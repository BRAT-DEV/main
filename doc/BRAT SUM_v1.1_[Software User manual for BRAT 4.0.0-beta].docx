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2F836D" w14:textId="77777777" w:rsidR="002F36BA" w:rsidRPr="00906B09" w:rsidRDefault="002F36BA"/>
    <w:tbl>
      <w:tblPr>
        <w:tblW w:w="9639" w:type="dxa"/>
        <w:jc w:val="center"/>
        <w:tblBorders>
          <w:top w:val="single" w:sz="12" w:space="0" w:color="333399"/>
          <w:left w:val="single" w:sz="12" w:space="0" w:color="333399"/>
          <w:bottom w:val="single" w:sz="12" w:space="0" w:color="333399"/>
          <w:right w:val="single" w:sz="12" w:space="0" w:color="333399"/>
          <w:insideH w:val="single" w:sz="12" w:space="0" w:color="333399"/>
          <w:insideV w:val="single" w:sz="12" w:space="0" w:color="333399"/>
        </w:tblBorders>
        <w:tblLook w:val="0000" w:firstRow="0" w:lastRow="0" w:firstColumn="0" w:lastColumn="0" w:noHBand="0" w:noVBand="0"/>
      </w:tblPr>
      <w:tblGrid>
        <w:gridCol w:w="9855"/>
      </w:tblGrid>
      <w:tr w:rsidR="002F36BA" w:rsidRPr="00906B09" w14:paraId="35EA86D0" w14:textId="77777777" w:rsidTr="007119A9">
        <w:trPr>
          <w:trHeight w:val="11518"/>
          <w:jc w:val="center"/>
        </w:trPr>
        <w:tc>
          <w:tcPr>
            <w:tcW w:w="9639" w:type="dxa"/>
          </w:tcPr>
          <w:p w14:paraId="40D1C5FD" w14:textId="77777777" w:rsidR="002F36BA" w:rsidRPr="00906B09" w:rsidRDefault="002F36BA">
            <w:pPr>
              <w:jc w:val="center"/>
              <w:rPr>
                <w:b/>
                <w:i/>
                <w:iCs/>
                <w:color w:val="003F87"/>
                <w:sz w:val="24"/>
                <w:highlight w:val="yellow"/>
              </w:rPr>
            </w:pPr>
          </w:p>
          <w:p w14:paraId="4AA54923" w14:textId="77777777" w:rsidR="007119A9" w:rsidRPr="00906B09" w:rsidRDefault="007119A9">
            <w:pPr>
              <w:jc w:val="center"/>
              <w:rPr>
                <w:b/>
                <w:i/>
                <w:iCs/>
                <w:color w:val="003F87"/>
                <w:sz w:val="24"/>
                <w:highlight w:val="yellow"/>
              </w:rPr>
            </w:pPr>
          </w:p>
          <w:p w14:paraId="41F38F78" w14:textId="77777777" w:rsidR="007119A9" w:rsidRPr="00906B09" w:rsidRDefault="007119A9">
            <w:pPr>
              <w:jc w:val="center"/>
              <w:rPr>
                <w:b/>
                <w:i/>
                <w:iCs/>
                <w:color w:val="003F87"/>
                <w:sz w:val="24"/>
                <w:highlight w:val="yellow"/>
              </w:rPr>
            </w:pPr>
          </w:p>
          <w:p w14:paraId="37D3BA92" w14:textId="77777777" w:rsidR="007119A9" w:rsidRPr="00906B09" w:rsidRDefault="007119A9">
            <w:pPr>
              <w:jc w:val="center"/>
              <w:rPr>
                <w:b/>
                <w:i/>
                <w:iCs/>
                <w:color w:val="003F87"/>
                <w:sz w:val="24"/>
                <w:highlight w:val="yellow"/>
              </w:rPr>
            </w:pPr>
            <w:r w:rsidRPr="00906B09">
              <w:rPr>
                <w:b/>
                <w:i/>
                <w:iCs/>
                <w:noProof/>
                <w:color w:val="003F87"/>
                <w:sz w:val="24"/>
                <w:lang w:val="pt-PT" w:eastAsia="pt-PT"/>
              </w:rPr>
              <w:drawing>
                <wp:inline distT="0" distB="0" distL="0" distR="0" wp14:anchorId="50FB6815" wp14:editId="57D4CC30">
                  <wp:extent cx="6120765" cy="28924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T_newOKlogo_2015.jpg"/>
                          <pic:cNvPicPr/>
                        </pic:nvPicPr>
                        <pic:blipFill>
                          <a:blip r:embed="rId9">
                            <a:extLst>
                              <a:ext uri="{28A0092B-C50C-407E-A947-70E740481C1C}">
                                <a14:useLocalDpi xmlns:a14="http://schemas.microsoft.com/office/drawing/2010/main" val="0"/>
                              </a:ext>
                            </a:extLst>
                          </a:blip>
                          <a:stretch>
                            <a:fillRect/>
                          </a:stretch>
                        </pic:blipFill>
                        <pic:spPr>
                          <a:xfrm>
                            <a:off x="0" y="0"/>
                            <a:ext cx="6120765" cy="2892425"/>
                          </a:xfrm>
                          <a:prstGeom prst="rect">
                            <a:avLst/>
                          </a:prstGeom>
                        </pic:spPr>
                      </pic:pic>
                    </a:graphicData>
                  </a:graphic>
                </wp:inline>
              </w:drawing>
            </w:r>
          </w:p>
          <w:p w14:paraId="50A953EC" w14:textId="77777777" w:rsidR="007119A9" w:rsidRPr="00906B09" w:rsidRDefault="007119A9">
            <w:pPr>
              <w:jc w:val="center"/>
              <w:rPr>
                <w:b/>
                <w:i/>
                <w:iCs/>
                <w:color w:val="003F87"/>
                <w:sz w:val="24"/>
                <w:highlight w:val="yellow"/>
              </w:rPr>
            </w:pPr>
          </w:p>
          <w:p w14:paraId="0B055942" w14:textId="77777777" w:rsidR="007119A9" w:rsidRPr="00906B09" w:rsidRDefault="007119A9">
            <w:pPr>
              <w:jc w:val="center"/>
              <w:rPr>
                <w:b/>
                <w:i/>
                <w:iCs/>
                <w:color w:val="003F87"/>
                <w:sz w:val="24"/>
                <w:highlight w:val="yellow"/>
              </w:rPr>
            </w:pPr>
          </w:p>
          <w:p w14:paraId="673DE841" w14:textId="77777777" w:rsidR="00C77A48" w:rsidRPr="00906B09" w:rsidRDefault="00C77A48">
            <w:pPr>
              <w:jc w:val="center"/>
              <w:rPr>
                <w:b/>
                <w:i/>
                <w:iCs/>
                <w:color w:val="003F87"/>
                <w:sz w:val="24"/>
                <w:highlight w:val="yellow"/>
              </w:rPr>
            </w:pPr>
          </w:p>
          <w:p w14:paraId="4D03F70E" w14:textId="77777777" w:rsidR="00C77A48" w:rsidRPr="00906B09" w:rsidRDefault="00C77A48">
            <w:pPr>
              <w:jc w:val="center"/>
              <w:rPr>
                <w:b/>
                <w:i/>
                <w:iCs/>
                <w:color w:val="003F87"/>
                <w:sz w:val="24"/>
                <w:highlight w:val="yellow"/>
              </w:rPr>
            </w:pPr>
          </w:p>
          <w:p w14:paraId="2C29AE14" w14:textId="77777777" w:rsidR="007119A9" w:rsidRPr="00906B09" w:rsidRDefault="007119A9">
            <w:pPr>
              <w:jc w:val="center"/>
              <w:rPr>
                <w:b/>
                <w:i/>
                <w:iCs/>
                <w:sz w:val="36"/>
                <w:szCs w:val="36"/>
              </w:rPr>
            </w:pPr>
            <w:r w:rsidRPr="00906B09">
              <w:rPr>
                <w:b/>
                <w:i/>
                <w:iCs/>
                <w:sz w:val="36"/>
                <w:szCs w:val="36"/>
              </w:rPr>
              <w:t>SOFTWARE USER MANUAL</w:t>
            </w:r>
          </w:p>
          <w:p w14:paraId="5607EE83" w14:textId="77777777" w:rsidR="0070576C" w:rsidRPr="00906B09" w:rsidRDefault="0070576C">
            <w:pPr>
              <w:jc w:val="center"/>
              <w:rPr>
                <w:b/>
                <w:i/>
                <w:iCs/>
                <w:color w:val="003F87"/>
                <w:sz w:val="24"/>
                <w:highlight w:val="yellow"/>
              </w:rPr>
            </w:pPr>
            <w:r w:rsidRPr="00906B09">
              <w:rPr>
                <w:b/>
                <w:i/>
                <w:iCs/>
                <w:sz w:val="24"/>
              </w:rPr>
              <w:t xml:space="preserve">(brat version </w:t>
            </w:r>
            <w:r w:rsidR="00B341F5" w:rsidRPr="00906B09">
              <w:rPr>
                <w:b/>
                <w:i/>
                <w:iCs/>
                <w:sz w:val="24"/>
              </w:rPr>
              <w:t>4.0.0-beta</w:t>
            </w:r>
            <w:r w:rsidRPr="00906B09">
              <w:rPr>
                <w:b/>
                <w:i/>
                <w:iCs/>
                <w:sz w:val="24"/>
              </w:rPr>
              <w:t>)</w:t>
            </w:r>
          </w:p>
          <w:p w14:paraId="0955E8BE" w14:textId="77777777" w:rsidR="007119A9" w:rsidRPr="00906B09" w:rsidRDefault="007119A9">
            <w:pPr>
              <w:jc w:val="center"/>
              <w:rPr>
                <w:b/>
                <w:i/>
                <w:iCs/>
                <w:color w:val="003F87"/>
                <w:sz w:val="24"/>
                <w:highlight w:val="yellow"/>
              </w:rPr>
            </w:pPr>
          </w:p>
          <w:p w14:paraId="3FCE69A3" w14:textId="77777777" w:rsidR="007119A9" w:rsidRPr="00906B09" w:rsidRDefault="007119A9">
            <w:pPr>
              <w:jc w:val="center"/>
              <w:rPr>
                <w:b/>
                <w:i/>
                <w:iCs/>
                <w:color w:val="003F87"/>
                <w:sz w:val="24"/>
                <w:highlight w:val="yellow"/>
              </w:rPr>
            </w:pPr>
          </w:p>
          <w:p w14:paraId="6CB756EC" w14:textId="77777777" w:rsidR="007119A9" w:rsidRPr="00906B09" w:rsidRDefault="007119A9">
            <w:pPr>
              <w:jc w:val="center"/>
              <w:rPr>
                <w:b/>
                <w:i/>
                <w:iCs/>
                <w:color w:val="003F87"/>
                <w:sz w:val="24"/>
                <w:highlight w:val="yellow"/>
              </w:rPr>
            </w:pPr>
          </w:p>
          <w:p w14:paraId="508E8B3A" w14:textId="77777777" w:rsidR="007119A9" w:rsidRPr="00906B09" w:rsidRDefault="007119A9" w:rsidP="00734F42">
            <w:pPr>
              <w:rPr>
                <w:highlight w:val="yellow"/>
              </w:rPr>
            </w:pPr>
          </w:p>
          <w:p w14:paraId="078014B4" w14:textId="77777777" w:rsidR="007119A9" w:rsidRPr="00906B09" w:rsidRDefault="007119A9">
            <w:pPr>
              <w:jc w:val="center"/>
              <w:rPr>
                <w:b/>
                <w:i/>
                <w:iCs/>
                <w:color w:val="003F87"/>
                <w:sz w:val="24"/>
                <w:highlight w:val="yellow"/>
              </w:rPr>
            </w:pPr>
          </w:p>
          <w:p w14:paraId="57A6EEB1" w14:textId="77777777" w:rsidR="007119A9" w:rsidRPr="00906B09" w:rsidRDefault="007119A9">
            <w:pPr>
              <w:jc w:val="center"/>
              <w:rPr>
                <w:b/>
                <w:i/>
                <w:iCs/>
                <w:color w:val="003F87"/>
                <w:sz w:val="24"/>
                <w:highlight w:val="yellow"/>
              </w:rPr>
            </w:pPr>
          </w:p>
          <w:p w14:paraId="3A1FEA12" w14:textId="77777777" w:rsidR="007119A9" w:rsidRPr="00906B09" w:rsidRDefault="007119A9">
            <w:pPr>
              <w:jc w:val="center"/>
              <w:rPr>
                <w:b/>
                <w:i/>
                <w:iCs/>
                <w:color w:val="003F87"/>
                <w:sz w:val="24"/>
                <w:highlight w:val="yellow"/>
              </w:rPr>
            </w:pPr>
          </w:p>
          <w:p w14:paraId="75639259" w14:textId="77777777" w:rsidR="00734F42" w:rsidRPr="00906B09" w:rsidRDefault="00734F42">
            <w:pPr>
              <w:jc w:val="center"/>
              <w:rPr>
                <w:b/>
                <w:i/>
                <w:iCs/>
                <w:color w:val="003F87"/>
                <w:sz w:val="24"/>
                <w:highlight w:val="yellow"/>
              </w:rPr>
            </w:pPr>
          </w:p>
          <w:tbl>
            <w:tblPr>
              <w:tblW w:w="0" w:type="auto"/>
              <w:jc w:val="center"/>
              <w:tblInd w:w="4329" w:type="dxa"/>
              <w:tblCellMar>
                <w:left w:w="70" w:type="dxa"/>
                <w:right w:w="70" w:type="dxa"/>
              </w:tblCellMar>
              <w:tblLook w:val="0000" w:firstRow="0" w:lastRow="0" w:firstColumn="0" w:lastColumn="0" w:noHBand="0" w:noVBand="0"/>
            </w:tblPr>
            <w:tblGrid>
              <w:gridCol w:w="887"/>
              <w:gridCol w:w="213"/>
              <w:gridCol w:w="1862"/>
            </w:tblGrid>
            <w:tr w:rsidR="00734F42" w:rsidRPr="00906B09" w14:paraId="6717937C" w14:textId="77777777" w:rsidTr="00A102D7">
              <w:trPr>
                <w:jc w:val="center"/>
              </w:trPr>
              <w:tc>
                <w:tcPr>
                  <w:tcW w:w="887" w:type="dxa"/>
                </w:tcPr>
                <w:p w14:paraId="07F24A0F" w14:textId="77777777" w:rsidR="00734F42" w:rsidRPr="00906B09" w:rsidRDefault="00734F42" w:rsidP="00A102D7">
                  <w:pPr>
                    <w:spacing w:before="40" w:after="40"/>
                    <w:jc w:val="left"/>
                    <w:rPr>
                      <w:b/>
                      <w:szCs w:val="18"/>
                    </w:rPr>
                  </w:pPr>
                  <w:r w:rsidRPr="00906B09">
                    <w:rPr>
                      <w:b/>
                      <w:szCs w:val="18"/>
                    </w:rPr>
                    <w:t>version</w:t>
                  </w:r>
                </w:p>
              </w:tc>
              <w:tc>
                <w:tcPr>
                  <w:tcW w:w="213" w:type="dxa"/>
                </w:tcPr>
                <w:p w14:paraId="750FE050" w14:textId="77777777" w:rsidR="00734F42" w:rsidRPr="00906B09" w:rsidRDefault="00734F42" w:rsidP="00A102D7">
                  <w:pPr>
                    <w:spacing w:before="40" w:after="40"/>
                    <w:jc w:val="right"/>
                    <w:rPr>
                      <w:b/>
                      <w:bCs/>
                      <w:szCs w:val="18"/>
                    </w:rPr>
                  </w:pPr>
                  <w:r w:rsidRPr="00906B09">
                    <w:rPr>
                      <w:b/>
                      <w:bCs/>
                      <w:szCs w:val="18"/>
                    </w:rPr>
                    <w:t>:</w:t>
                  </w:r>
                </w:p>
              </w:tc>
              <w:tc>
                <w:tcPr>
                  <w:tcW w:w="1862" w:type="dxa"/>
                </w:tcPr>
                <w:p w14:paraId="7D1D461C" w14:textId="20B74C27" w:rsidR="00734F42" w:rsidRPr="00906B09" w:rsidRDefault="0002551B" w:rsidP="00A102D7">
                  <w:pPr>
                    <w:spacing w:before="40" w:after="40"/>
                    <w:jc w:val="right"/>
                    <w:rPr>
                      <w:szCs w:val="18"/>
                    </w:rPr>
                  </w:pPr>
                  <w:r w:rsidRPr="00906B09">
                    <w:rPr>
                      <w:szCs w:val="18"/>
                    </w:rPr>
                    <w:t>1.</w:t>
                  </w:r>
                  <w:ins w:id="0" w:author="Ricardo Capote" w:date="2016-06-16T12:13:00Z">
                    <w:r w:rsidR="00A84449" w:rsidRPr="00906B09">
                      <w:rPr>
                        <w:szCs w:val="18"/>
                      </w:rPr>
                      <w:t>1</w:t>
                    </w:r>
                  </w:ins>
                  <w:del w:id="1" w:author="Ricardo Capote" w:date="2016-06-16T12:13:00Z">
                    <w:r w:rsidRPr="00906B09" w:rsidDel="00A84449">
                      <w:rPr>
                        <w:szCs w:val="18"/>
                      </w:rPr>
                      <w:delText>0</w:delText>
                    </w:r>
                  </w:del>
                </w:p>
              </w:tc>
            </w:tr>
            <w:tr w:rsidR="00734F42" w:rsidRPr="00906B09" w14:paraId="176079D0" w14:textId="77777777" w:rsidTr="00A102D7">
              <w:trPr>
                <w:jc w:val="center"/>
              </w:trPr>
              <w:tc>
                <w:tcPr>
                  <w:tcW w:w="887" w:type="dxa"/>
                </w:tcPr>
                <w:p w14:paraId="0E81EADF" w14:textId="77777777" w:rsidR="00734F42" w:rsidRPr="00906B09" w:rsidRDefault="00734F42" w:rsidP="00A102D7">
                  <w:pPr>
                    <w:spacing w:before="40" w:after="40"/>
                    <w:jc w:val="left"/>
                    <w:rPr>
                      <w:b/>
                      <w:szCs w:val="18"/>
                    </w:rPr>
                  </w:pPr>
                  <w:r w:rsidRPr="00906B09">
                    <w:rPr>
                      <w:b/>
                      <w:szCs w:val="18"/>
                    </w:rPr>
                    <w:t>date</w:t>
                  </w:r>
                </w:p>
              </w:tc>
              <w:tc>
                <w:tcPr>
                  <w:tcW w:w="213" w:type="dxa"/>
                </w:tcPr>
                <w:p w14:paraId="291C12ED" w14:textId="77777777" w:rsidR="00734F42" w:rsidRPr="00906B09" w:rsidRDefault="00734F42" w:rsidP="00A102D7">
                  <w:pPr>
                    <w:spacing w:before="40" w:after="40"/>
                    <w:jc w:val="right"/>
                    <w:rPr>
                      <w:b/>
                      <w:bCs/>
                      <w:szCs w:val="18"/>
                    </w:rPr>
                  </w:pPr>
                  <w:r w:rsidRPr="00906B09">
                    <w:rPr>
                      <w:b/>
                      <w:bCs/>
                      <w:szCs w:val="18"/>
                    </w:rPr>
                    <w:t>:</w:t>
                  </w:r>
                </w:p>
              </w:tc>
              <w:tc>
                <w:tcPr>
                  <w:tcW w:w="1862" w:type="dxa"/>
                </w:tcPr>
                <w:p w14:paraId="350EE47E" w14:textId="2CBF8157" w:rsidR="00734F42" w:rsidRPr="00906B09" w:rsidRDefault="00A84449" w:rsidP="009D7313">
                  <w:pPr>
                    <w:spacing w:before="40" w:after="40"/>
                    <w:jc w:val="right"/>
                    <w:rPr>
                      <w:szCs w:val="18"/>
                    </w:rPr>
                    <w:pPrChange w:id="2" w:author="Ana Friaças" w:date="2016-06-27T10:37:00Z">
                      <w:pPr>
                        <w:spacing w:before="40" w:after="40"/>
                        <w:jc w:val="right"/>
                      </w:pPr>
                    </w:pPrChange>
                  </w:pPr>
                  <w:bookmarkStart w:id="3" w:name="Date"/>
                  <w:ins w:id="4" w:author="Ricardo Capote" w:date="2016-06-16T12:13:00Z">
                    <w:del w:id="5" w:author="Ana Friaças" w:date="2016-06-27T10:37:00Z">
                      <w:r w:rsidRPr="00906B09" w:rsidDel="009D7313">
                        <w:rPr>
                          <w:szCs w:val="18"/>
                        </w:rPr>
                        <w:delText>16</w:delText>
                      </w:r>
                    </w:del>
                  </w:ins>
                  <w:ins w:id="6" w:author="Ana Friaças" w:date="2016-06-27T10:37:00Z">
                    <w:r w:rsidR="009D7313">
                      <w:rPr>
                        <w:szCs w:val="18"/>
                      </w:rPr>
                      <w:t>30</w:t>
                    </w:r>
                  </w:ins>
                  <w:del w:id="7" w:author="Ricardo Capote" w:date="2016-06-16T12:13:00Z">
                    <w:r w:rsidR="0002551B" w:rsidRPr="00906B09" w:rsidDel="00A84449">
                      <w:rPr>
                        <w:szCs w:val="18"/>
                      </w:rPr>
                      <w:delText>02</w:delText>
                    </w:r>
                  </w:del>
                  <w:r w:rsidR="00734F42" w:rsidRPr="00906B09">
                    <w:rPr>
                      <w:szCs w:val="18"/>
                    </w:rPr>
                    <w:t>/</w:t>
                  </w:r>
                  <w:r w:rsidR="0002551B" w:rsidRPr="00906B09">
                    <w:rPr>
                      <w:szCs w:val="18"/>
                    </w:rPr>
                    <w:t>0</w:t>
                  </w:r>
                  <w:ins w:id="8" w:author="Ricardo Capote" w:date="2016-06-16T12:13:00Z">
                    <w:r w:rsidRPr="00906B09">
                      <w:rPr>
                        <w:szCs w:val="18"/>
                      </w:rPr>
                      <w:t>6</w:t>
                    </w:r>
                  </w:ins>
                  <w:del w:id="9" w:author="Ricardo Capote" w:date="2016-06-16T12:13:00Z">
                    <w:r w:rsidR="0002551B" w:rsidRPr="00906B09" w:rsidDel="00A84449">
                      <w:rPr>
                        <w:szCs w:val="18"/>
                      </w:rPr>
                      <w:delText>5</w:delText>
                    </w:r>
                  </w:del>
                  <w:r w:rsidR="00734F42" w:rsidRPr="00906B09">
                    <w:rPr>
                      <w:szCs w:val="18"/>
                    </w:rPr>
                    <w:t>/</w:t>
                  </w:r>
                  <w:r w:rsidR="0002551B" w:rsidRPr="00906B09">
                    <w:rPr>
                      <w:szCs w:val="18"/>
                    </w:rPr>
                    <w:t>2016</w:t>
                  </w:r>
                  <w:bookmarkEnd w:id="3"/>
                </w:p>
              </w:tc>
            </w:tr>
          </w:tbl>
          <w:p w14:paraId="6B2DD157" w14:textId="77777777" w:rsidR="00734F42" w:rsidRPr="00906B09" w:rsidRDefault="00734F42" w:rsidP="00734F42">
            <w:pPr>
              <w:rPr>
                <w:b/>
                <w:i/>
                <w:iCs/>
                <w:color w:val="003F87"/>
                <w:sz w:val="24"/>
                <w:highlight w:val="yellow"/>
              </w:rPr>
            </w:pPr>
          </w:p>
          <w:p w14:paraId="57C4D9F6" w14:textId="77777777" w:rsidR="00461C87" w:rsidRPr="00906B09" w:rsidRDefault="00461C87" w:rsidP="007119A9">
            <w:pPr>
              <w:jc w:val="center"/>
              <w:rPr>
                <w:rFonts w:ascii="Trebuchet MS" w:hAnsi="Trebuchet MS"/>
                <w:b/>
                <w:sz w:val="24"/>
              </w:rPr>
            </w:pPr>
          </w:p>
        </w:tc>
      </w:tr>
    </w:tbl>
    <w:p w14:paraId="0142A83E" w14:textId="77777777" w:rsidR="002F36BA" w:rsidRPr="00906B09" w:rsidRDefault="002F36BA">
      <w:pPr>
        <w:framePr w:w="9240" w:wrap="auto" w:hAnchor="text"/>
        <w:rPr>
          <w:rFonts w:ascii="Times New Roman" w:hAnsi="Times New Roman"/>
          <w:szCs w:val="18"/>
        </w:rPr>
        <w:sectPr w:rsidR="002F36BA" w:rsidRPr="00906B09" w:rsidSect="00734F42">
          <w:headerReference w:type="even" r:id="rId10"/>
          <w:headerReference w:type="default" r:id="rId11"/>
          <w:footerReference w:type="default" r:id="rId12"/>
          <w:pgSz w:w="11907" w:h="16840" w:code="9"/>
          <w:pgMar w:top="1418" w:right="1134" w:bottom="1418" w:left="1134" w:header="709" w:footer="403" w:gutter="0"/>
          <w:cols w:space="708"/>
          <w:docGrid w:linePitch="360"/>
        </w:sectPr>
      </w:pPr>
    </w:p>
    <w:p w14:paraId="753CFB5B" w14:textId="77777777" w:rsidR="002F36BA" w:rsidRPr="00906B09" w:rsidRDefault="002F36BA">
      <w:pPr>
        <w:rPr>
          <w:rFonts w:ascii="Times New Roman" w:hAnsi="Times New Roman"/>
          <w:szCs w:val="18"/>
        </w:rPr>
      </w:pPr>
    </w:p>
    <w:p w14:paraId="3F83D20A" w14:textId="77777777" w:rsidR="002F36BA" w:rsidRPr="00906B09" w:rsidRDefault="002F36BA">
      <w:pPr>
        <w:rPr>
          <w:szCs w:val="18"/>
        </w:rPr>
      </w:pPr>
    </w:p>
    <w:p w14:paraId="3F1D91F0" w14:textId="77777777" w:rsidR="002F36BA" w:rsidRPr="00906B09" w:rsidRDefault="002F36BA">
      <w:pPr>
        <w:rPr>
          <w:szCs w:val="18"/>
        </w:rPr>
      </w:pPr>
    </w:p>
    <w:p w14:paraId="6C7488E4" w14:textId="77777777" w:rsidR="002F36BA" w:rsidRPr="00906B09" w:rsidRDefault="002F36BA">
      <w:pPr>
        <w:rPr>
          <w:szCs w:val="18"/>
        </w:rPr>
      </w:pPr>
    </w:p>
    <w:p w14:paraId="4DB47176" w14:textId="77777777" w:rsidR="002F36BA" w:rsidRPr="00906B09" w:rsidRDefault="002F36BA">
      <w:pPr>
        <w:rPr>
          <w:szCs w:val="18"/>
        </w:rPr>
      </w:pPr>
    </w:p>
    <w:p w14:paraId="1E71A598" w14:textId="77777777" w:rsidR="002F36BA" w:rsidRPr="00906B09" w:rsidRDefault="002F36BA">
      <w:pPr>
        <w:rPr>
          <w:szCs w:val="18"/>
        </w:rPr>
      </w:pPr>
    </w:p>
    <w:p w14:paraId="08EA7703" w14:textId="77777777" w:rsidR="002F36BA" w:rsidRPr="00906B09" w:rsidRDefault="002F36BA">
      <w:pPr>
        <w:rPr>
          <w:szCs w:val="18"/>
        </w:rPr>
      </w:pPr>
    </w:p>
    <w:p w14:paraId="25E469CF" w14:textId="77777777" w:rsidR="002F36BA" w:rsidRPr="00906B09" w:rsidRDefault="002F36BA">
      <w:pPr>
        <w:rPr>
          <w:szCs w:val="18"/>
        </w:rPr>
      </w:pPr>
    </w:p>
    <w:p w14:paraId="46BBFB1F" w14:textId="77777777" w:rsidR="002F36BA" w:rsidRPr="00906B09" w:rsidRDefault="002F36BA">
      <w:pPr>
        <w:rPr>
          <w:szCs w:val="18"/>
        </w:rPr>
      </w:pPr>
    </w:p>
    <w:p w14:paraId="349DB4B2" w14:textId="77777777" w:rsidR="002F36BA" w:rsidRPr="00906B09" w:rsidRDefault="002F36BA">
      <w:pPr>
        <w:rPr>
          <w:szCs w:val="18"/>
        </w:rPr>
      </w:pPr>
    </w:p>
    <w:p w14:paraId="2129E1BD" w14:textId="77777777" w:rsidR="002F36BA" w:rsidRPr="00906B09" w:rsidRDefault="002F36BA">
      <w:pPr>
        <w:rPr>
          <w:szCs w:val="18"/>
        </w:rPr>
      </w:pPr>
    </w:p>
    <w:p w14:paraId="5EC5D7AA" w14:textId="77777777" w:rsidR="002F36BA" w:rsidRPr="00906B09" w:rsidRDefault="002F36BA">
      <w:pPr>
        <w:rPr>
          <w:szCs w:val="18"/>
        </w:rPr>
      </w:pPr>
    </w:p>
    <w:p w14:paraId="66EF83F3" w14:textId="77777777" w:rsidR="00001203" w:rsidRPr="00906B09" w:rsidRDefault="00001203">
      <w:pPr>
        <w:jc w:val="center"/>
        <w:rPr>
          <w:szCs w:val="18"/>
        </w:rPr>
      </w:pPr>
    </w:p>
    <w:p w14:paraId="0DA5F066" w14:textId="77777777" w:rsidR="00001203" w:rsidRPr="00906B09" w:rsidRDefault="00001203">
      <w:pPr>
        <w:jc w:val="center"/>
        <w:rPr>
          <w:szCs w:val="18"/>
        </w:rPr>
      </w:pPr>
    </w:p>
    <w:p w14:paraId="32043AD8" w14:textId="77777777" w:rsidR="00001203" w:rsidRPr="00906B09" w:rsidRDefault="00001203">
      <w:pPr>
        <w:jc w:val="center"/>
        <w:rPr>
          <w:szCs w:val="18"/>
        </w:rPr>
      </w:pPr>
    </w:p>
    <w:p w14:paraId="67523660" w14:textId="77777777" w:rsidR="00001203" w:rsidRPr="00906B09" w:rsidRDefault="00001203">
      <w:pPr>
        <w:jc w:val="center"/>
        <w:rPr>
          <w:szCs w:val="18"/>
        </w:rPr>
      </w:pPr>
    </w:p>
    <w:p w14:paraId="57FCECC5" w14:textId="77777777" w:rsidR="002F36BA" w:rsidRPr="00906B09" w:rsidRDefault="002F36BA">
      <w:pPr>
        <w:jc w:val="center"/>
        <w:rPr>
          <w:szCs w:val="18"/>
        </w:rPr>
      </w:pPr>
      <w:r w:rsidRPr="00906B09">
        <w:rPr>
          <w:szCs w:val="18"/>
        </w:rPr>
        <w:t>This page intentionally left blank</w:t>
      </w:r>
    </w:p>
    <w:p w14:paraId="1D1430FD" w14:textId="77777777" w:rsidR="002F36BA" w:rsidRPr="00906B09" w:rsidRDefault="002F36BA" w:rsidP="00117ADC">
      <w:pPr>
        <w:pStyle w:val="IndependentTitle"/>
      </w:pPr>
      <w:r w:rsidRPr="00906B09">
        <w:rPr>
          <w:sz w:val="18"/>
          <w:szCs w:val="18"/>
        </w:rPr>
        <w:br w:type="page"/>
      </w:r>
    </w:p>
    <w:p w14:paraId="2AA81135" w14:textId="77777777" w:rsidR="00712B7A" w:rsidRPr="00906B09" w:rsidRDefault="00712B7A" w:rsidP="00DF24A2">
      <w:pPr>
        <w:pStyle w:val="IndependentTitle"/>
      </w:pPr>
    </w:p>
    <w:p w14:paraId="0CA8FA0B" w14:textId="77777777" w:rsidR="00117ADC" w:rsidRPr="00906B09" w:rsidRDefault="00DF24A2" w:rsidP="00DF24A2">
      <w:pPr>
        <w:pStyle w:val="IndependentTitle"/>
      </w:pPr>
      <w:r w:rsidRPr="00906B09">
        <w:t>Document Information</w:t>
      </w:r>
    </w:p>
    <w:tbl>
      <w:tblPr>
        <w:tblW w:w="0" w:type="auto"/>
        <w:jc w:val="center"/>
        <w:tblInd w:w="-4089" w:type="dxa"/>
        <w:tblBorders>
          <w:top w:val="single" w:sz="18" w:space="0" w:color="auto"/>
          <w:left w:val="single" w:sz="18" w:space="0" w:color="auto"/>
          <w:bottom w:val="single" w:sz="18" w:space="0" w:color="auto"/>
          <w:right w:val="single" w:sz="18" w:space="0" w:color="auto"/>
        </w:tblBorders>
        <w:tblCellMar>
          <w:left w:w="70" w:type="dxa"/>
          <w:right w:w="70" w:type="dxa"/>
        </w:tblCellMar>
        <w:tblLook w:val="0000" w:firstRow="0" w:lastRow="0" w:firstColumn="0" w:lastColumn="0" w:noHBand="0" w:noVBand="0"/>
      </w:tblPr>
      <w:tblGrid>
        <w:gridCol w:w="1718"/>
        <w:gridCol w:w="7387"/>
      </w:tblGrid>
      <w:tr w:rsidR="004C6B64" w:rsidRPr="00906B09" w14:paraId="4AB7D0E0" w14:textId="77777777" w:rsidTr="007A10E7">
        <w:trPr>
          <w:cantSplit/>
          <w:trHeight w:val="191"/>
          <w:jc w:val="center"/>
        </w:trPr>
        <w:tc>
          <w:tcPr>
            <w:tcW w:w="9105" w:type="dxa"/>
            <w:gridSpan w:val="2"/>
            <w:tcBorders>
              <w:top w:val="single" w:sz="12" w:space="0" w:color="auto"/>
              <w:left w:val="single" w:sz="12" w:space="0" w:color="auto"/>
              <w:bottom w:val="single" w:sz="12" w:space="0" w:color="auto"/>
              <w:right w:val="single" w:sz="12" w:space="0" w:color="auto"/>
            </w:tcBorders>
            <w:shd w:val="clear" w:color="333399" w:fill="1C94F8"/>
            <w:vAlign w:val="center"/>
          </w:tcPr>
          <w:p w14:paraId="498D3F07" w14:textId="77777777" w:rsidR="00DF24A2" w:rsidRPr="00906B09" w:rsidRDefault="00DF24A2" w:rsidP="00A102D7">
            <w:pPr>
              <w:spacing w:before="60" w:after="60"/>
              <w:jc w:val="center"/>
              <w:rPr>
                <w:b/>
                <w:bCs/>
                <w:color w:val="FFFFFF" w:themeColor="background1"/>
                <w:szCs w:val="18"/>
              </w:rPr>
            </w:pPr>
            <w:r w:rsidRPr="00906B09">
              <w:rPr>
                <w:b/>
                <w:bCs/>
                <w:color w:val="FFFFFF" w:themeColor="background1"/>
                <w:szCs w:val="18"/>
              </w:rPr>
              <w:t>Contract Data</w:t>
            </w:r>
          </w:p>
        </w:tc>
      </w:tr>
      <w:tr w:rsidR="00DF24A2" w:rsidRPr="00906B09" w14:paraId="3EAE0ECB" w14:textId="77777777" w:rsidTr="00B341F5">
        <w:trPr>
          <w:cantSplit/>
          <w:trHeight w:val="516"/>
          <w:jc w:val="center"/>
        </w:trPr>
        <w:tc>
          <w:tcPr>
            <w:tcW w:w="1718" w:type="dxa"/>
            <w:tcBorders>
              <w:top w:val="single" w:sz="12" w:space="0" w:color="auto"/>
              <w:left w:val="single" w:sz="12" w:space="0" w:color="auto"/>
              <w:bottom w:val="single" w:sz="2" w:space="0" w:color="auto"/>
              <w:right w:val="nil"/>
            </w:tcBorders>
            <w:shd w:val="clear" w:color="auto" w:fill="DAEEF3" w:themeFill="accent5" w:themeFillTint="33"/>
            <w:vAlign w:val="center"/>
          </w:tcPr>
          <w:p w14:paraId="08D4F958" w14:textId="77777777" w:rsidR="00DF24A2" w:rsidRPr="00906B09" w:rsidRDefault="00DF24A2" w:rsidP="00A102D7">
            <w:pPr>
              <w:spacing w:before="60" w:after="60"/>
              <w:rPr>
                <w:szCs w:val="18"/>
              </w:rPr>
            </w:pPr>
            <w:r w:rsidRPr="00906B09">
              <w:rPr>
                <w:b/>
                <w:bCs/>
                <w:szCs w:val="18"/>
              </w:rPr>
              <w:t>Contract Number:</w:t>
            </w:r>
          </w:p>
        </w:tc>
        <w:tc>
          <w:tcPr>
            <w:tcW w:w="7387" w:type="dxa"/>
            <w:tcBorders>
              <w:top w:val="single" w:sz="12" w:space="0" w:color="auto"/>
              <w:left w:val="nil"/>
              <w:bottom w:val="single" w:sz="2" w:space="0" w:color="auto"/>
              <w:right w:val="single" w:sz="12" w:space="0" w:color="auto"/>
            </w:tcBorders>
            <w:vAlign w:val="center"/>
          </w:tcPr>
          <w:p w14:paraId="6D6E61E2" w14:textId="77777777" w:rsidR="00DF24A2" w:rsidRPr="00906B09" w:rsidRDefault="004B7CAB" w:rsidP="00A102D7">
            <w:pPr>
              <w:spacing w:before="60" w:after="60"/>
              <w:rPr>
                <w:sz w:val="16"/>
                <w:szCs w:val="16"/>
              </w:rPr>
            </w:pPr>
            <w:r w:rsidRPr="00906B09">
              <w:rPr>
                <w:sz w:val="16"/>
                <w:szCs w:val="16"/>
              </w:rPr>
              <w:t>4000113810/15/I-LG</w:t>
            </w:r>
          </w:p>
        </w:tc>
      </w:tr>
      <w:tr w:rsidR="00DF24A2" w:rsidRPr="00906B09" w14:paraId="176A6244" w14:textId="77777777" w:rsidTr="00B341F5">
        <w:trPr>
          <w:cantSplit/>
          <w:trHeight w:val="300"/>
          <w:jc w:val="center"/>
        </w:trPr>
        <w:tc>
          <w:tcPr>
            <w:tcW w:w="1718" w:type="dxa"/>
            <w:vMerge w:val="restart"/>
            <w:tcBorders>
              <w:top w:val="single" w:sz="2" w:space="0" w:color="auto"/>
              <w:left w:val="single" w:sz="12" w:space="0" w:color="auto"/>
              <w:bottom w:val="single" w:sz="12" w:space="0" w:color="auto"/>
              <w:right w:val="nil"/>
            </w:tcBorders>
            <w:shd w:val="clear" w:color="auto" w:fill="DAEEF3" w:themeFill="accent5" w:themeFillTint="33"/>
            <w:vAlign w:val="center"/>
          </w:tcPr>
          <w:p w14:paraId="367A469B" w14:textId="77777777" w:rsidR="00DF24A2" w:rsidRPr="00906B09" w:rsidRDefault="00DF24A2" w:rsidP="00A102D7">
            <w:pPr>
              <w:spacing w:before="60" w:after="60"/>
              <w:rPr>
                <w:szCs w:val="18"/>
              </w:rPr>
            </w:pPr>
            <w:r w:rsidRPr="00906B09">
              <w:rPr>
                <w:b/>
                <w:bCs/>
                <w:szCs w:val="18"/>
              </w:rPr>
              <w:t>Contract Issuer:</w:t>
            </w:r>
          </w:p>
        </w:tc>
        <w:tc>
          <w:tcPr>
            <w:tcW w:w="7387" w:type="dxa"/>
            <w:vMerge w:val="restart"/>
            <w:tcBorders>
              <w:top w:val="single" w:sz="2" w:space="0" w:color="auto"/>
              <w:left w:val="nil"/>
              <w:bottom w:val="single" w:sz="12" w:space="0" w:color="auto"/>
              <w:right w:val="single" w:sz="12" w:space="0" w:color="auto"/>
            </w:tcBorders>
            <w:vAlign w:val="center"/>
          </w:tcPr>
          <w:p w14:paraId="0BF37F61" w14:textId="77777777" w:rsidR="00DF24A2" w:rsidRPr="00906B09" w:rsidRDefault="004B7CAB" w:rsidP="00A102D7">
            <w:pPr>
              <w:spacing w:before="60" w:after="60"/>
              <w:rPr>
                <w:sz w:val="16"/>
                <w:szCs w:val="16"/>
              </w:rPr>
            </w:pPr>
            <w:r w:rsidRPr="00906B09">
              <w:rPr>
                <w:sz w:val="16"/>
                <w:szCs w:val="16"/>
              </w:rPr>
              <w:t>ESA</w:t>
            </w:r>
          </w:p>
        </w:tc>
      </w:tr>
      <w:tr w:rsidR="00DF24A2" w:rsidRPr="00906B09" w14:paraId="4DFFB911" w14:textId="77777777" w:rsidTr="00B341F5">
        <w:trPr>
          <w:cantSplit/>
          <w:trHeight w:val="363"/>
          <w:jc w:val="center"/>
        </w:trPr>
        <w:tc>
          <w:tcPr>
            <w:tcW w:w="1718" w:type="dxa"/>
            <w:vMerge/>
            <w:tcBorders>
              <w:top w:val="nil"/>
              <w:left w:val="single" w:sz="12" w:space="0" w:color="auto"/>
              <w:bottom w:val="single" w:sz="12" w:space="0" w:color="auto"/>
              <w:right w:val="nil"/>
            </w:tcBorders>
            <w:shd w:val="clear" w:color="auto" w:fill="DAEEF3" w:themeFill="accent5" w:themeFillTint="33"/>
          </w:tcPr>
          <w:p w14:paraId="67487CC1" w14:textId="77777777" w:rsidR="00DF24A2" w:rsidRPr="00906B09" w:rsidRDefault="00DF24A2" w:rsidP="00A102D7">
            <w:pPr>
              <w:spacing w:before="60" w:after="60"/>
              <w:rPr>
                <w:szCs w:val="18"/>
              </w:rPr>
            </w:pPr>
          </w:p>
        </w:tc>
        <w:tc>
          <w:tcPr>
            <w:tcW w:w="7387" w:type="dxa"/>
            <w:vMerge/>
            <w:tcBorders>
              <w:top w:val="nil"/>
              <w:left w:val="nil"/>
              <w:bottom w:val="single" w:sz="12" w:space="0" w:color="auto"/>
              <w:right w:val="single" w:sz="12" w:space="0" w:color="auto"/>
            </w:tcBorders>
          </w:tcPr>
          <w:p w14:paraId="62E6DED7" w14:textId="77777777" w:rsidR="00DF24A2" w:rsidRPr="00906B09" w:rsidRDefault="00DF24A2" w:rsidP="00A102D7">
            <w:pPr>
              <w:spacing w:before="60" w:after="60"/>
              <w:rPr>
                <w:szCs w:val="18"/>
              </w:rPr>
            </w:pPr>
          </w:p>
        </w:tc>
      </w:tr>
    </w:tbl>
    <w:p w14:paraId="666BAEA5" w14:textId="77777777" w:rsidR="00DF24A2" w:rsidRPr="00906B09" w:rsidRDefault="00DF24A2" w:rsidP="00DF24A2"/>
    <w:p w14:paraId="4C17D83E" w14:textId="77777777" w:rsidR="00DF24A2" w:rsidRPr="00906B09" w:rsidRDefault="00DF24A2" w:rsidP="00DF24A2"/>
    <w:p w14:paraId="49CF965E" w14:textId="77777777" w:rsidR="00712B7A" w:rsidRPr="00906B09" w:rsidRDefault="00712B7A" w:rsidP="00DF24A2"/>
    <w:tbl>
      <w:tblPr>
        <w:tblW w:w="0" w:type="auto"/>
        <w:jc w:val="center"/>
        <w:tblInd w:w="-503" w:type="dxa"/>
        <w:tblCellMar>
          <w:left w:w="70" w:type="dxa"/>
          <w:right w:w="70" w:type="dxa"/>
        </w:tblCellMar>
        <w:tblLook w:val="0000" w:firstRow="0" w:lastRow="0" w:firstColumn="0" w:lastColumn="0" w:noHBand="0" w:noVBand="0"/>
      </w:tblPr>
      <w:tblGrid>
        <w:gridCol w:w="2032"/>
        <w:gridCol w:w="2267"/>
        <w:gridCol w:w="2393"/>
        <w:gridCol w:w="2369"/>
      </w:tblGrid>
      <w:tr w:rsidR="00DF24A2" w:rsidRPr="00906B09" w14:paraId="6DA51A96" w14:textId="77777777" w:rsidTr="007A10E7">
        <w:trPr>
          <w:jc w:val="center"/>
        </w:trPr>
        <w:tc>
          <w:tcPr>
            <w:tcW w:w="2032" w:type="dxa"/>
            <w:tcBorders>
              <w:bottom w:val="single" w:sz="4" w:space="0" w:color="auto"/>
              <w:right w:val="single" w:sz="4" w:space="0" w:color="auto"/>
            </w:tcBorders>
          </w:tcPr>
          <w:p w14:paraId="3BC877CE" w14:textId="77777777" w:rsidR="00DF24A2" w:rsidRPr="00906B09" w:rsidRDefault="00DF24A2" w:rsidP="00A102D7">
            <w:pPr>
              <w:jc w:val="left"/>
              <w:rPr>
                <w:szCs w:val="18"/>
              </w:rPr>
            </w:pPr>
          </w:p>
        </w:tc>
        <w:tc>
          <w:tcPr>
            <w:tcW w:w="2267" w:type="dxa"/>
            <w:tcBorders>
              <w:top w:val="single" w:sz="4" w:space="0" w:color="auto"/>
              <w:left w:val="single" w:sz="4" w:space="0" w:color="auto"/>
              <w:bottom w:val="single" w:sz="4" w:space="0" w:color="auto"/>
              <w:right w:val="single" w:sz="4" w:space="0" w:color="auto"/>
            </w:tcBorders>
            <w:shd w:val="clear" w:color="333399" w:fill="1C94F8"/>
            <w:vAlign w:val="center"/>
          </w:tcPr>
          <w:p w14:paraId="14A8E3A5" w14:textId="77777777" w:rsidR="00DF24A2" w:rsidRPr="00906B09" w:rsidRDefault="00DF24A2" w:rsidP="00A102D7">
            <w:pPr>
              <w:spacing w:before="0"/>
              <w:jc w:val="center"/>
              <w:rPr>
                <w:b/>
                <w:color w:val="FFFFFF" w:themeColor="background1"/>
                <w:szCs w:val="18"/>
              </w:rPr>
            </w:pPr>
            <w:r w:rsidRPr="00906B09">
              <w:rPr>
                <w:b/>
                <w:color w:val="FFFFFF" w:themeColor="background1"/>
                <w:szCs w:val="18"/>
              </w:rPr>
              <w:t>Name</w:t>
            </w:r>
          </w:p>
        </w:tc>
        <w:tc>
          <w:tcPr>
            <w:tcW w:w="2393" w:type="dxa"/>
            <w:tcBorders>
              <w:top w:val="single" w:sz="4" w:space="0" w:color="auto"/>
              <w:left w:val="single" w:sz="4" w:space="0" w:color="auto"/>
              <w:bottom w:val="single" w:sz="4" w:space="0" w:color="auto"/>
              <w:right w:val="single" w:sz="4" w:space="0" w:color="auto"/>
            </w:tcBorders>
            <w:shd w:val="clear" w:color="333399" w:fill="1C94F8"/>
            <w:vAlign w:val="center"/>
          </w:tcPr>
          <w:p w14:paraId="2E31E132" w14:textId="77777777" w:rsidR="00DF24A2" w:rsidRPr="00906B09" w:rsidRDefault="00DF24A2" w:rsidP="00A102D7">
            <w:pPr>
              <w:spacing w:before="0"/>
              <w:jc w:val="center"/>
              <w:rPr>
                <w:b/>
                <w:color w:val="FFFFFF" w:themeColor="background1"/>
                <w:szCs w:val="18"/>
              </w:rPr>
            </w:pPr>
            <w:r w:rsidRPr="00906B09">
              <w:rPr>
                <w:b/>
                <w:color w:val="FFFFFF" w:themeColor="background1"/>
                <w:szCs w:val="18"/>
              </w:rPr>
              <w:t>Function</w:t>
            </w:r>
          </w:p>
        </w:tc>
        <w:tc>
          <w:tcPr>
            <w:tcW w:w="2369" w:type="dxa"/>
            <w:tcBorders>
              <w:top w:val="single" w:sz="4" w:space="0" w:color="auto"/>
              <w:left w:val="single" w:sz="4" w:space="0" w:color="auto"/>
              <w:bottom w:val="single" w:sz="4" w:space="0" w:color="auto"/>
              <w:right w:val="single" w:sz="4" w:space="0" w:color="auto"/>
            </w:tcBorders>
            <w:shd w:val="clear" w:color="333399" w:fill="1C94F8"/>
            <w:vAlign w:val="center"/>
          </w:tcPr>
          <w:p w14:paraId="4A99141B" w14:textId="77777777" w:rsidR="00DF24A2" w:rsidRPr="00906B09" w:rsidRDefault="00DF24A2" w:rsidP="00A102D7">
            <w:pPr>
              <w:spacing w:before="0"/>
              <w:jc w:val="center"/>
              <w:rPr>
                <w:b/>
                <w:color w:val="FFFFFF" w:themeColor="background1"/>
                <w:szCs w:val="18"/>
              </w:rPr>
            </w:pPr>
            <w:r w:rsidRPr="00906B09">
              <w:rPr>
                <w:b/>
                <w:color w:val="FFFFFF" w:themeColor="background1"/>
                <w:szCs w:val="18"/>
              </w:rPr>
              <w:t>Signature</w:t>
            </w:r>
          </w:p>
        </w:tc>
      </w:tr>
      <w:tr w:rsidR="00DF24A2" w:rsidRPr="00906B09" w14:paraId="37F59D95" w14:textId="77777777" w:rsidTr="007A10E7">
        <w:trPr>
          <w:trHeight w:val="680"/>
          <w:jc w:val="center"/>
        </w:trPr>
        <w:tc>
          <w:tcPr>
            <w:tcW w:w="2032" w:type="dxa"/>
            <w:tcBorders>
              <w:top w:val="single" w:sz="4" w:space="0" w:color="auto"/>
              <w:left w:val="single" w:sz="4" w:space="0" w:color="auto"/>
              <w:bottom w:val="single" w:sz="4" w:space="0" w:color="auto"/>
              <w:right w:val="single" w:sz="4" w:space="0" w:color="auto"/>
            </w:tcBorders>
            <w:shd w:val="clear" w:color="333399" w:fill="1C94F8"/>
            <w:vAlign w:val="center"/>
          </w:tcPr>
          <w:p w14:paraId="71F9D0F8" w14:textId="77777777" w:rsidR="00DF24A2" w:rsidRPr="00906B09" w:rsidRDefault="00DF24A2" w:rsidP="00A102D7">
            <w:pPr>
              <w:jc w:val="left"/>
              <w:rPr>
                <w:b/>
                <w:color w:val="FFFFFF" w:themeColor="background1"/>
                <w:szCs w:val="18"/>
              </w:rPr>
            </w:pPr>
            <w:r w:rsidRPr="00906B09">
              <w:rPr>
                <w:b/>
                <w:color w:val="FFFFFF" w:themeColor="background1"/>
                <w:szCs w:val="18"/>
              </w:rPr>
              <w:t>Prepared by</w:t>
            </w:r>
          </w:p>
        </w:tc>
        <w:tc>
          <w:tcPr>
            <w:tcW w:w="2267" w:type="dxa"/>
            <w:tcBorders>
              <w:top w:val="single" w:sz="4" w:space="0" w:color="auto"/>
              <w:left w:val="single" w:sz="4" w:space="0" w:color="auto"/>
              <w:bottom w:val="single" w:sz="4" w:space="0" w:color="auto"/>
              <w:right w:val="single" w:sz="4" w:space="0" w:color="auto"/>
            </w:tcBorders>
            <w:vAlign w:val="center"/>
          </w:tcPr>
          <w:p w14:paraId="17D2AA44" w14:textId="77777777" w:rsidR="00DF24A2" w:rsidRPr="00906B09" w:rsidRDefault="00707089" w:rsidP="00A102D7">
            <w:pPr>
              <w:jc w:val="center"/>
              <w:rPr>
                <w:sz w:val="16"/>
                <w:szCs w:val="16"/>
              </w:rPr>
            </w:pPr>
            <w:r w:rsidRPr="00906B09">
              <w:rPr>
                <w:sz w:val="16"/>
                <w:szCs w:val="16"/>
              </w:rPr>
              <w:t>BRAT development team</w:t>
            </w:r>
          </w:p>
        </w:tc>
        <w:tc>
          <w:tcPr>
            <w:tcW w:w="2393" w:type="dxa"/>
            <w:tcBorders>
              <w:top w:val="single" w:sz="4" w:space="0" w:color="auto"/>
              <w:left w:val="single" w:sz="4" w:space="0" w:color="auto"/>
              <w:bottom w:val="single" w:sz="4" w:space="0" w:color="auto"/>
              <w:right w:val="single" w:sz="4" w:space="0" w:color="auto"/>
            </w:tcBorders>
            <w:vAlign w:val="center"/>
          </w:tcPr>
          <w:p w14:paraId="07DAA309" w14:textId="77777777" w:rsidR="00DF24A2" w:rsidRPr="00906B09" w:rsidRDefault="00707089" w:rsidP="00A102D7">
            <w:pPr>
              <w:jc w:val="center"/>
              <w:rPr>
                <w:sz w:val="16"/>
                <w:szCs w:val="16"/>
              </w:rPr>
            </w:pPr>
            <w:r w:rsidRPr="00906B09">
              <w:rPr>
                <w:sz w:val="16"/>
                <w:szCs w:val="16"/>
              </w:rPr>
              <w:t>-</w:t>
            </w:r>
          </w:p>
        </w:tc>
        <w:tc>
          <w:tcPr>
            <w:tcW w:w="2369" w:type="dxa"/>
            <w:tcBorders>
              <w:top w:val="single" w:sz="4" w:space="0" w:color="auto"/>
              <w:left w:val="single" w:sz="4" w:space="0" w:color="auto"/>
              <w:bottom w:val="single" w:sz="4" w:space="0" w:color="auto"/>
              <w:right w:val="single" w:sz="4" w:space="0" w:color="auto"/>
            </w:tcBorders>
            <w:vAlign w:val="center"/>
          </w:tcPr>
          <w:p w14:paraId="69AD49D0" w14:textId="77777777" w:rsidR="00DF24A2" w:rsidRPr="00906B09" w:rsidRDefault="00707089" w:rsidP="00A102D7">
            <w:pPr>
              <w:jc w:val="center"/>
              <w:rPr>
                <w:sz w:val="16"/>
                <w:szCs w:val="16"/>
              </w:rPr>
            </w:pPr>
            <w:r w:rsidRPr="00906B09">
              <w:rPr>
                <w:sz w:val="16"/>
                <w:szCs w:val="16"/>
              </w:rPr>
              <w:t>-</w:t>
            </w:r>
          </w:p>
        </w:tc>
      </w:tr>
      <w:tr w:rsidR="00DF24A2" w:rsidRPr="00906B09" w14:paraId="1C95A27D" w14:textId="77777777" w:rsidTr="007A10E7">
        <w:trPr>
          <w:trHeight w:val="680"/>
          <w:jc w:val="center"/>
        </w:trPr>
        <w:tc>
          <w:tcPr>
            <w:tcW w:w="2032" w:type="dxa"/>
            <w:tcBorders>
              <w:top w:val="single" w:sz="4" w:space="0" w:color="auto"/>
              <w:left w:val="single" w:sz="4" w:space="0" w:color="auto"/>
              <w:bottom w:val="single" w:sz="4" w:space="0" w:color="auto"/>
              <w:right w:val="single" w:sz="4" w:space="0" w:color="auto"/>
            </w:tcBorders>
            <w:shd w:val="clear" w:color="333399" w:fill="1C94F8"/>
            <w:vAlign w:val="center"/>
          </w:tcPr>
          <w:p w14:paraId="64AB41FB" w14:textId="77777777" w:rsidR="00DF24A2" w:rsidRPr="00906B09" w:rsidRDefault="00DF24A2" w:rsidP="00A102D7">
            <w:pPr>
              <w:jc w:val="left"/>
              <w:rPr>
                <w:b/>
                <w:color w:val="FFFFFF" w:themeColor="background1"/>
                <w:szCs w:val="18"/>
              </w:rPr>
            </w:pPr>
            <w:r w:rsidRPr="00906B09">
              <w:rPr>
                <w:b/>
                <w:color w:val="FFFFFF" w:themeColor="background1"/>
                <w:szCs w:val="18"/>
              </w:rPr>
              <w:t>Reviewed by</w:t>
            </w:r>
          </w:p>
        </w:tc>
        <w:tc>
          <w:tcPr>
            <w:tcW w:w="2267" w:type="dxa"/>
            <w:tcBorders>
              <w:top w:val="single" w:sz="4" w:space="0" w:color="auto"/>
              <w:left w:val="single" w:sz="4" w:space="0" w:color="auto"/>
              <w:bottom w:val="single" w:sz="4" w:space="0" w:color="auto"/>
              <w:right w:val="single" w:sz="4" w:space="0" w:color="auto"/>
            </w:tcBorders>
            <w:vAlign w:val="center"/>
          </w:tcPr>
          <w:p w14:paraId="190F26C2" w14:textId="77777777" w:rsidR="00DF24A2" w:rsidRPr="00906B09" w:rsidRDefault="00707089" w:rsidP="00A102D7">
            <w:pPr>
              <w:spacing w:before="0"/>
              <w:jc w:val="center"/>
              <w:rPr>
                <w:sz w:val="16"/>
                <w:szCs w:val="16"/>
              </w:rPr>
            </w:pPr>
            <w:r w:rsidRPr="00906B09">
              <w:rPr>
                <w:sz w:val="16"/>
                <w:szCs w:val="16"/>
              </w:rPr>
              <w:t>Ana Friaças</w:t>
            </w:r>
          </w:p>
        </w:tc>
        <w:tc>
          <w:tcPr>
            <w:tcW w:w="2393" w:type="dxa"/>
            <w:tcBorders>
              <w:top w:val="single" w:sz="4" w:space="0" w:color="auto"/>
              <w:left w:val="single" w:sz="4" w:space="0" w:color="auto"/>
              <w:bottom w:val="single" w:sz="4" w:space="0" w:color="auto"/>
              <w:right w:val="single" w:sz="4" w:space="0" w:color="auto"/>
            </w:tcBorders>
            <w:vAlign w:val="center"/>
          </w:tcPr>
          <w:p w14:paraId="754E9B84" w14:textId="77777777" w:rsidR="00DF24A2" w:rsidRPr="00906B09" w:rsidRDefault="00707089" w:rsidP="00A102D7">
            <w:pPr>
              <w:jc w:val="center"/>
              <w:rPr>
                <w:sz w:val="16"/>
                <w:szCs w:val="16"/>
              </w:rPr>
            </w:pPr>
            <w:r w:rsidRPr="00906B09">
              <w:rPr>
                <w:sz w:val="16"/>
                <w:szCs w:val="16"/>
              </w:rPr>
              <w:t>PA Manager</w:t>
            </w:r>
          </w:p>
        </w:tc>
        <w:tc>
          <w:tcPr>
            <w:tcW w:w="2369" w:type="dxa"/>
            <w:tcBorders>
              <w:top w:val="single" w:sz="4" w:space="0" w:color="auto"/>
              <w:left w:val="single" w:sz="4" w:space="0" w:color="auto"/>
              <w:bottom w:val="single" w:sz="4" w:space="0" w:color="auto"/>
              <w:right w:val="single" w:sz="4" w:space="0" w:color="auto"/>
            </w:tcBorders>
            <w:vAlign w:val="center"/>
          </w:tcPr>
          <w:p w14:paraId="63B11C40" w14:textId="77777777" w:rsidR="00DF24A2" w:rsidRPr="00906B09" w:rsidRDefault="00DF24A2" w:rsidP="00A102D7">
            <w:pPr>
              <w:jc w:val="center"/>
              <w:rPr>
                <w:sz w:val="16"/>
                <w:szCs w:val="16"/>
              </w:rPr>
            </w:pPr>
          </w:p>
        </w:tc>
      </w:tr>
      <w:tr w:rsidR="00DF24A2" w:rsidRPr="00906B09" w14:paraId="2CA01890" w14:textId="77777777" w:rsidTr="007A10E7">
        <w:trPr>
          <w:trHeight w:val="680"/>
          <w:jc w:val="center"/>
        </w:trPr>
        <w:tc>
          <w:tcPr>
            <w:tcW w:w="2032" w:type="dxa"/>
            <w:tcBorders>
              <w:top w:val="single" w:sz="4" w:space="0" w:color="auto"/>
              <w:left w:val="single" w:sz="4" w:space="0" w:color="auto"/>
              <w:bottom w:val="single" w:sz="4" w:space="0" w:color="auto"/>
              <w:right w:val="single" w:sz="4" w:space="0" w:color="auto"/>
            </w:tcBorders>
            <w:shd w:val="clear" w:color="333399" w:fill="1C94F8"/>
            <w:vAlign w:val="center"/>
          </w:tcPr>
          <w:p w14:paraId="338743B8" w14:textId="77777777" w:rsidR="00DF24A2" w:rsidRPr="00906B09" w:rsidRDefault="00DF24A2" w:rsidP="00A102D7">
            <w:pPr>
              <w:jc w:val="left"/>
              <w:rPr>
                <w:b/>
                <w:color w:val="FFFFFF" w:themeColor="background1"/>
                <w:szCs w:val="18"/>
              </w:rPr>
            </w:pPr>
            <w:r w:rsidRPr="00906B09">
              <w:rPr>
                <w:b/>
                <w:color w:val="FFFFFF" w:themeColor="background1"/>
                <w:szCs w:val="18"/>
              </w:rPr>
              <w:t>Approved by</w:t>
            </w:r>
          </w:p>
        </w:tc>
        <w:tc>
          <w:tcPr>
            <w:tcW w:w="2267" w:type="dxa"/>
            <w:tcBorders>
              <w:top w:val="single" w:sz="4" w:space="0" w:color="auto"/>
              <w:left w:val="single" w:sz="4" w:space="0" w:color="auto"/>
              <w:bottom w:val="single" w:sz="4" w:space="0" w:color="auto"/>
              <w:right w:val="single" w:sz="4" w:space="0" w:color="auto"/>
            </w:tcBorders>
            <w:vAlign w:val="center"/>
          </w:tcPr>
          <w:p w14:paraId="673DA70F" w14:textId="77777777" w:rsidR="00DF24A2" w:rsidRPr="00906B09" w:rsidRDefault="004B7CAB" w:rsidP="00A102D7">
            <w:pPr>
              <w:jc w:val="center"/>
              <w:rPr>
                <w:sz w:val="16"/>
                <w:szCs w:val="16"/>
              </w:rPr>
            </w:pPr>
            <w:r w:rsidRPr="00906B09">
              <w:rPr>
                <w:sz w:val="16"/>
                <w:szCs w:val="16"/>
              </w:rPr>
              <w:t>Miguel Terra-Homem</w:t>
            </w:r>
          </w:p>
        </w:tc>
        <w:tc>
          <w:tcPr>
            <w:tcW w:w="2393" w:type="dxa"/>
            <w:tcBorders>
              <w:top w:val="single" w:sz="4" w:space="0" w:color="auto"/>
              <w:left w:val="single" w:sz="4" w:space="0" w:color="auto"/>
              <w:bottom w:val="single" w:sz="4" w:space="0" w:color="auto"/>
              <w:right w:val="single" w:sz="4" w:space="0" w:color="auto"/>
            </w:tcBorders>
            <w:vAlign w:val="center"/>
          </w:tcPr>
          <w:p w14:paraId="433ED3A6" w14:textId="77777777" w:rsidR="00DF24A2" w:rsidRPr="00906B09" w:rsidRDefault="00707089" w:rsidP="00A102D7">
            <w:pPr>
              <w:jc w:val="center"/>
              <w:rPr>
                <w:sz w:val="16"/>
                <w:szCs w:val="16"/>
              </w:rPr>
            </w:pPr>
            <w:r w:rsidRPr="00906B09">
              <w:rPr>
                <w:sz w:val="16"/>
                <w:szCs w:val="16"/>
              </w:rPr>
              <w:t>Project Manager</w:t>
            </w:r>
          </w:p>
        </w:tc>
        <w:tc>
          <w:tcPr>
            <w:tcW w:w="2369" w:type="dxa"/>
            <w:tcBorders>
              <w:top w:val="single" w:sz="4" w:space="0" w:color="auto"/>
              <w:left w:val="single" w:sz="4" w:space="0" w:color="auto"/>
              <w:bottom w:val="single" w:sz="4" w:space="0" w:color="auto"/>
              <w:right w:val="single" w:sz="4" w:space="0" w:color="auto"/>
            </w:tcBorders>
            <w:vAlign w:val="center"/>
          </w:tcPr>
          <w:p w14:paraId="5C4A620B" w14:textId="77777777" w:rsidR="00DF24A2" w:rsidRPr="00906B09" w:rsidRDefault="00DF24A2" w:rsidP="00A102D7">
            <w:pPr>
              <w:jc w:val="center"/>
              <w:rPr>
                <w:sz w:val="16"/>
                <w:szCs w:val="16"/>
              </w:rPr>
            </w:pPr>
          </w:p>
        </w:tc>
      </w:tr>
    </w:tbl>
    <w:p w14:paraId="14DB1A9E" w14:textId="77777777" w:rsidR="00DF24A2" w:rsidRPr="00906B09" w:rsidRDefault="00DF24A2" w:rsidP="00DF24A2"/>
    <w:p w14:paraId="3498CBC2" w14:textId="77777777" w:rsidR="00DF24A2" w:rsidRPr="00906B09" w:rsidRDefault="00DF24A2" w:rsidP="00DF24A2"/>
    <w:p w14:paraId="64CD9955" w14:textId="77777777" w:rsidR="00DF24A2" w:rsidRPr="00906B09" w:rsidRDefault="00DF24A2">
      <w:pPr>
        <w:spacing w:before="0"/>
        <w:jc w:val="left"/>
        <w:rPr>
          <w:b/>
          <w:sz w:val="28"/>
          <w:szCs w:val="20"/>
        </w:rPr>
      </w:pPr>
      <w:r w:rsidRPr="00906B09">
        <w:br w:type="page"/>
      </w:r>
    </w:p>
    <w:p w14:paraId="3E803323" w14:textId="77777777" w:rsidR="00DF24A2" w:rsidRPr="00906B09" w:rsidRDefault="00DF24A2" w:rsidP="00DF24A2">
      <w:pPr>
        <w:pStyle w:val="IndependentTitle"/>
      </w:pPr>
    </w:p>
    <w:p w14:paraId="573696B6" w14:textId="77777777" w:rsidR="00DF24A2" w:rsidRPr="00906B09" w:rsidRDefault="00DF24A2" w:rsidP="00DF24A2">
      <w:pPr>
        <w:pStyle w:val="IndependentTitle"/>
      </w:pPr>
      <w:r w:rsidRPr="00906B09">
        <w:t>Document Change Log</w:t>
      </w:r>
    </w:p>
    <w:tbl>
      <w:tblPr>
        <w:tblW w:w="9781" w:type="dxa"/>
        <w:tblInd w:w="10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993"/>
        <w:gridCol w:w="1417"/>
        <w:gridCol w:w="1276"/>
        <w:gridCol w:w="4819"/>
        <w:gridCol w:w="1276"/>
        <w:tblGridChange w:id="10">
          <w:tblGrid>
            <w:gridCol w:w="993"/>
            <w:gridCol w:w="1417"/>
            <w:gridCol w:w="1276"/>
            <w:gridCol w:w="4819"/>
            <w:gridCol w:w="1276"/>
          </w:tblGrid>
        </w:tblGridChange>
      </w:tblGrid>
      <w:tr w:rsidR="00A37748" w:rsidRPr="00906B09" w14:paraId="63016AE3" w14:textId="77777777" w:rsidTr="007A10E7">
        <w:trPr>
          <w:tblHeader/>
        </w:trPr>
        <w:tc>
          <w:tcPr>
            <w:tcW w:w="993" w:type="dxa"/>
            <w:tcBorders>
              <w:top w:val="single" w:sz="12" w:space="0" w:color="auto"/>
              <w:bottom w:val="single" w:sz="12" w:space="0" w:color="auto"/>
              <w:right w:val="single" w:sz="12" w:space="0" w:color="auto"/>
            </w:tcBorders>
            <w:shd w:val="clear" w:color="333399" w:fill="1C94F8"/>
            <w:vAlign w:val="center"/>
          </w:tcPr>
          <w:p w14:paraId="6440AB84" w14:textId="77777777" w:rsidR="00DF24A2" w:rsidRPr="00906B09" w:rsidRDefault="00DF24A2" w:rsidP="00A102D7">
            <w:pPr>
              <w:spacing w:before="60" w:after="60"/>
              <w:jc w:val="center"/>
              <w:rPr>
                <w:b/>
                <w:bCs/>
                <w:color w:val="FFFFFF" w:themeColor="background1"/>
                <w:szCs w:val="18"/>
              </w:rPr>
            </w:pPr>
            <w:r w:rsidRPr="00906B09">
              <w:rPr>
                <w:b/>
                <w:bCs/>
                <w:color w:val="FFFFFF" w:themeColor="background1"/>
                <w:szCs w:val="18"/>
              </w:rPr>
              <w:t>Issue</w:t>
            </w:r>
          </w:p>
        </w:tc>
        <w:tc>
          <w:tcPr>
            <w:tcW w:w="1417" w:type="dxa"/>
            <w:tcBorders>
              <w:top w:val="single" w:sz="12" w:space="0" w:color="auto"/>
              <w:left w:val="single" w:sz="12" w:space="0" w:color="auto"/>
              <w:bottom w:val="single" w:sz="12" w:space="0" w:color="auto"/>
              <w:right w:val="single" w:sz="12" w:space="0" w:color="auto"/>
            </w:tcBorders>
            <w:shd w:val="clear" w:color="333399" w:fill="1C94F8"/>
          </w:tcPr>
          <w:p w14:paraId="2000DA45" w14:textId="77777777" w:rsidR="00DF24A2" w:rsidRPr="00906B09" w:rsidRDefault="00B3532F" w:rsidP="00A102D7">
            <w:pPr>
              <w:spacing w:before="60" w:after="60"/>
              <w:jc w:val="center"/>
              <w:rPr>
                <w:b/>
                <w:bCs/>
                <w:color w:val="FFFFFF" w:themeColor="background1"/>
                <w:szCs w:val="18"/>
              </w:rPr>
            </w:pPr>
            <w:r w:rsidRPr="00906B09">
              <w:rPr>
                <w:b/>
                <w:bCs/>
                <w:color w:val="FFFFFF" w:themeColor="background1"/>
                <w:szCs w:val="18"/>
              </w:rPr>
              <w:t>Author</w:t>
            </w:r>
          </w:p>
        </w:tc>
        <w:tc>
          <w:tcPr>
            <w:tcW w:w="1276" w:type="dxa"/>
            <w:tcBorders>
              <w:top w:val="single" w:sz="12" w:space="0" w:color="auto"/>
              <w:left w:val="single" w:sz="12" w:space="0" w:color="auto"/>
              <w:bottom w:val="single" w:sz="12" w:space="0" w:color="auto"/>
              <w:right w:val="single" w:sz="12" w:space="0" w:color="auto"/>
            </w:tcBorders>
            <w:shd w:val="clear" w:color="333399" w:fill="1C94F8"/>
            <w:vAlign w:val="center"/>
          </w:tcPr>
          <w:p w14:paraId="5BC25172" w14:textId="77777777" w:rsidR="00DF24A2" w:rsidRPr="00906B09" w:rsidRDefault="00DF24A2" w:rsidP="00A102D7">
            <w:pPr>
              <w:spacing w:before="60" w:after="60"/>
              <w:jc w:val="center"/>
              <w:rPr>
                <w:b/>
                <w:bCs/>
                <w:color w:val="FFFFFF" w:themeColor="background1"/>
                <w:szCs w:val="18"/>
              </w:rPr>
            </w:pPr>
            <w:r w:rsidRPr="00906B09">
              <w:rPr>
                <w:b/>
                <w:bCs/>
                <w:color w:val="FFFFFF" w:themeColor="background1"/>
                <w:szCs w:val="18"/>
              </w:rPr>
              <w:t>Section</w:t>
            </w:r>
          </w:p>
        </w:tc>
        <w:tc>
          <w:tcPr>
            <w:tcW w:w="4819" w:type="dxa"/>
            <w:tcBorders>
              <w:top w:val="single" w:sz="12" w:space="0" w:color="auto"/>
              <w:left w:val="single" w:sz="12" w:space="0" w:color="auto"/>
              <w:bottom w:val="single" w:sz="12" w:space="0" w:color="auto"/>
              <w:right w:val="single" w:sz="12" w:space="0" w:color="auto"/>
            </w:tcBorders>
            <w:shd w:val="clear" w:color="333399" w:fill="1C94F8"/>
          </w:tcPr>
          <w:p w14:paraId="48BB6E16" w14:textId="77777777" w:rsidR="00DF24A2" w:rsidRPr="00906B09" w:rsidRDefault="00DF24A2" w:rsidP="00A102D7">
            <w:pPr>
              <w:spacing w:before="60" w:after="60"/>
              <w:jc w:val="center"/>
              <w:rPr>
                <w:b/>
                <w:bCs/>
                <w:color w:val="FFFFFF" w:themeColor="background1"/>
                <w:szCs w:val="18"/>
              </w:rPr>
            </w:pPr>
            <w:r w:rsidRPr="00906B09">
              <w:rPr>
                <w:b/>
                <w:bCs/>
                <w:color w:val="FFFFFF" w:themeColor="background1"/>
                <w:szCs w:val="18"/>
              </w:rPr>
              <w:t>Change Description</w:t>
            </w:r>
          </w:p>
        </w:tc>
        <w:tc>
          <w:tcPr>
            <w:tcW w:w="1276" w:type="dxa"/>
            <w:tcBorders>
              <w:top w:val="single" w:sz="12" w:space="0" w:color="auto"/>
              <w:left w:val="single" w:sz="12" w:space="0" w:color="auto"/>
              <w:bottom w:val="single" w:sz="12" w:space="0" w:color="auto"/>
            </w:tcBorders>
            <w:shd w:val="clear" w:color="333399" w:fill="1C94F8"/>
          </w:tcPr>
          <w:p w14:paraId="597B1C81" w14:textId="77777777" w:rsidR="00DF24A2" w:rsidRPr="00906B09" w:rsidRDefault="00DF24A2" w:rsidP="00A102D7">
            <w:pPr>
              <w:tabs>
                <w:tab w:val="center" w:pos="813"/>
                <w:tab w:val="left" w:pos="1530"/>
              </w:tabs>
              <w:spacing w:before="60" w:after="60"/>
              <w:jc w:val="center"/>
              <w:rPr>
                <w:b/>
                <w:bCs/>
                <w:color w:val="FFFFFF" w:themeColor="background1"/>
                <w:szCs w:val="18"/>
              </w:rPr>
            </w:pPr>
            <w:r w:rsidRPr="00906B09">
              <w:rPr>
                <w:b/>
                <w:bCs/>
                <w:color w:val="FFFFFF" w:themeColor="background1"/>
                <w:szCs w:val="18"/>
              </w:rPr>
              <w:t>Date</w:t>
            </w:r>
          </w:p>
        </w:tc>
      </w:tr>
      <w:tr w:rsidR="00DF24A2" w:rsidRPr="00906B09" w14:paraId="59AD452F" w14:textId="77777777" w:rsidTr="009D7313">
        <w:tblPrEx>
          <w:tblW w:w="9781" w:type="dxa"/>
          <w:tblInd w:w="10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ExChange w:id="11" w:author="Ana Friaças" w:date="2016-06-27T10:38:00Z">
            <w:tblPrEx>
              <w:tblW w:w="9781" w:type="dxa"/>
              <w:tblInd w:w="10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Ex>
          </w:tblPrExChange>
        </w:tblPrEx>
        <w:tc>
          <w:tcPr>
            <w:tcW w:w="993" w:type="dxa"/>
            <w:tcBorders>
              <w:top w:val="single" w:sz="12" w:space="0" w:color="auto"/>
              <w:bottom w:val="single" w:sz="2" w:space="0" w:color="auto"/>
              <w:right w:val="single" w:sz="12" w:space="0" w:color="auto"/>
            </w:tcBorders>
            <w:tcPrChange w:id="12" w:author="Ana Friaças" w:date="2016-06-27T10:38:00Z">
              <w:tcPr>
                <w:tcW w:w="993" w:type="dxa"/>
                <w:tcBorders>
                  <w:top w:val="single" w:sz="12" w:space="0" w:color="auto"/>
                  <w:bottom w:val="nil"/>
                  <w:right w:val="single" w:sz="12" w:space="0" w:color="auto"/>
                </w:tcBorders>
              </w:tcPr>
            </w:tcPrChange>
          </w:tcPr>
          <w:p w14:paraId="486E6121" w14:textId="1C78FE56" w:rsidR="00DF24A2" w:rsidRPr="00906B09" w:rsidRDefault="00C40CF3" w:rsidP="009D7313">
            <w:pPr>
              <w:jc w:val="center"/>
              <w:rPr>
                <w:sz w:val="16"/>
                <w:szCs w:val="16"/>
              </w:rPr>
              <w:pPrChange w:id="13" w:author="Ana Friaças" w:date="2016-06-27T10:38:00Z">
                <w:pPr>
                  <w:jc w:val="center"/>
                </w:pPr>
              </w:pPrChange>
            </w:pPr>
            <w:r w:rsidRPr="00906B09">
              <w:rPr>
                <w:sz w:val="16"/>
                <w:szCs w:val="16"/>
              </w:rPr>
              <w:t>1.</w:t>
            </w:r>
            <w:del w:id="14" w:author="Ana Friaças" w:date="2016-06-27T10:38:00Z">
              <w:r w:rsidRPr="00906B09" w:rsidDel="009D7313">
                <w:rPr>
                  <w:sz w:val="16"/>
                  <w:szCs w:val="16"/>
                </w:rPr>
                <w:delText>A</w:delText>
              </w:r>
            </w:del>
            <w:ins w:id="15" w:author="Ana Friaças" w:date="2016-06-27T10:38:00Z">
              <w:r w:rsidR="009D7313">
                <w:rPr>
                  <w:sz w:val="16"/>
                  <w:szCs w:val="16"/>
                </w:rPr>
                <w:t>0</w:t>
              </w:r>
            </w:ins>
          </w:p>
        </w:tc>
        <w:tc>
          <w:tcPr>
            <w:tcW w:w="1417" w:type="dxa"/>
            <w:tcBorders>
              <w:top w:val="single" w:sz="12" w:space="0" w:color="auto"/>
              <w:left w:val="single" w:sz="12" w:space="0" w:color="auto"/>
              <w:bottom w:val="single" w:sz="2" w:space="0" w:color="auto"/>
              <w:right w:val="single" w:sz="12" w:space="0" w:color="auto"/>
            </w:tcBorders>
            <w:tcPrChange w:id="16" w:author="Ana Friaças" w:date="2016-06-27T10:38:00Z">
              <w:tcPr>
                <w:tcW w:w="1417" w:type="dxa"/>
                <w:tcBorders>
                  <w:top w:val="single" w:sz="12" w:space="0" w:color="auto"/>
                  <w:left w:val="single" w:sz="12" w:space="0" w:color="auto"/>
                  <w:bottom w:val="nil"/>
                  <w:right w:val="single" w:sz="12" w:space="0" w:color="auto"/>
                </w:tcBorders>
              </w:tcPr>
            </w:tcPrChange>
          </w:tcPr>
          <w:p w14:paraId="4D910096" w14:textId="77777777" w:rsidR="00DF24A2" w:rsidRPr="00906B09" w:rsidRDefault="00C40CF3" w:rsidP="00A102D7">
            <w:pPr>
              <w:jc w:val="center"/>
              <w:rPr>
                <w:sz w:val="16"/>
                <w:szCs w:val="16"/>
              </w:rPr>
            </w:pPr>
            <w:r w:rsidRPr="00906B09">
              <w:rPr>
                <w:sz w:val="16"/>
                <w:szCs w:val="16"/>
              </w:rPr>
              <w:t>BRAT Dev team</w:t>
            </w:r>
          </w:p>
        </w:tc>
        <w:tc>
          <w:tcPr>
            <w:tcW w:w="1276" w:type="dxa"/>
            <w:tcBorders>
              <w:top w:val="single" w:sz="12" w:space="0" w:color="auto"/>
              <w:left w:val="single" w:sz="12" w:space="0" w:color="auto"/>
              <w:bottom w:val="single" w:sz="2" w:space="0" w:color="auto"/>
              <w:right w:val="single" w:sz="12" w:space="0" w:color="auto"/>
            </w:tcBorders>
            <w:tcPrChange w:id="17" w:author="Ana Friaças" w:date="2016-06-27T10:38:00Z">
              <w:tcPr>
                <w:tcW w:w="1276" w:type="dxa"/>
                <w:tcBorders>
                  <w:top w:val="single" w:sz="12" w:space="0" w:color="auto"/>
                  <w:left w:val="single" w:sz="12" w:space="0" w:color="auto"/>
                  <w:bottom w:val="nil"/>
                  <w:right w:val="single" w:sz="12" w:space="0" w:color="auto"/>
                </w:tcBorders>
              </w:tcPr>
            </w:tcPrChange>
          </w:tcPr>
          <w:p w14:paraId="4ED04CEA" w14:textId="77777777" w:rsidR="00DF24A2" w:rsidRPr="00906B09" w:rsidRDefault="00C40CF3" w:rsidP="00A102D7">
            <w:pPr>
              <w:jc w:val="center"/>
              <w:rPr>
                <w:sz w:val="16"/>
                <w:szCs w:val="16"/>
              </w:rPr>
            </w:pPr>
            <w:r w:rsidRPr="00906B09">
              <w:rPr>
                <w:sz w:val="16"/>
                <w:szCs w:val="16"/>
              </w:rPr>
              <w:t>All</w:t>
            </w:r>
          </w:p>
        </w:tc>
        <w:tc>
          <w:tcPr>
            <w:tcW w:w="4819" w:type="dxa"/>
            <w:tcBorders>
              <w:top w:val="single" w:sz="12" w:space="0" w:color="auto"/>
              <w:left w:val="single" w:sz="12" w:space="0" w:color="auto"/>
              <w:bottom w:val="single" w:sz="2" w:space="0" w:color="auto"/>
              <w:right w:val="single" w:sz="12" w:space="0" w:color="auto"/>
            </w:tcBorders>
            <w:tcPrChange w:id="18" w:author="Ana Friaças" w:date="2016-06-27T10:38:00Z">
              <w:tcPr>
                <w:tcW w:w="4819" w:type="dxa"/>
                <w:tcBorders>
                  <w:top w:val="single" w:sz="12" w:space="0" w:color="auto"/>
                  <w:left w:val="single" w:sz="12" w:space="0" w:color="auto"/>
                  <w:bottom w:val="nil"/>
                  <w:right w:val="single" w:sz="12" w:space="0" w:color="auto"/>
                </w:tcBorders>
              </w:tcPr>
            </w:tcPrChange>
          </w:tcPr>
          <w:p w14:paraId="28237F5B" w14:textId="77777777" w:rsidR="00DF24A2" w:rsidRPr="00906B09" w:rsidRDefault="00C40CF3" w:rsidP="00A102D7">
            <w:pPr>
              <w:rPr>
                <w:sz w:val="16"/>
                <w:szCs w:val="16"/>
              </w:rPr>
            </w:pPr>
            <w:r w:rsidRPr="00906B09">
              <w:rPr>
                <w:sz w:val="16"/>
                <w:szCs w:val="16"/>
              </w:rPr>
              <w:t>SUM version aligned with the new BRAT GUI.</w:t>
            </w:r>
          </w:p>
        </w:tc>
        <w:tc>
          <w:tcPr>
            <w:tcW w:w="1276" w:type="dxa"/>
            <w:tcBorders>
              <w:top w:val="single" w:sz="12" w:space="0" w:color="auto"/>
              <w:left w:val="single" w:sz="12" w:space="0" w:color="auto"/>
              <w:bottom w:val="single" w:sz="2" w:space="0" w:color="auto"/>
            </w:tcBorders>
            <w:tcPrChange w:id="19" w:author="Ana Friaças" w:date="2016-06-27T10:38:00Z">
              <w:tcPr>
                <w:tcW w:w="1276" w:type="dxa"/>
                <w:tcBorders>
                  <w:top w:val="single" w:sz="12" w:space="0" w:color="auto"/>
                  <w:left w:val="single" w:sz="12" w:space="0" w:color="auto"/>
                  <w:bottom w:val="nil"/>
                </w:tcBorders>
              </w:tcPr>
            </w:tcPrChange>
          </w:tcPr>
          <w:p w14:paraId="74D9916F" w14:textId="77777777" w:rsidR="00DF24A2" w:rsidRPr="00906B09" w:rsidRDefault="00C40CF3" w:rsidP="00A102D7">
            <w:pPr>
              <w:jc w:val="center"/>
              <w:rPr>
                <w:sz w:val="16"/>
                <w:szCs w:val="16"/>
              </w:rPr>
            </w:pPr>
            <w:r w:rsidRPr="00906B09">
              <w:rPr>
                <w:sz w:val="16"/>
                <w:szCs w:val="16"/>
              </w:rPr>
              <w:t>02/05/2016</w:t>
            </w:r>
          </w:p>
        </w:tc>
      </w:tr>
      <w:tr w:rsidR="009D7313" w:rsidRPr="00906B09" w14:paraId="12B72A06" w14:textId="77777777" w:rsidTr="009D7313">
        <w:tblPrEx>
          <w:tblW w:w="9781" w:type="dxa"/>
          <w:tblInd w:w="10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ExChange w:id="20" w:author="Ana Friaças" w:date="2016-06-27T10:38:00Z">
            <w:tblPrEx>
              <w:tblW w:w="9781" w:type="dxa"/>
              <w:tblInd w:w="10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Ex>
          </w:tblPrExChange>
        </w:tblPrEx>
        <w:tc>
          <w:tcPr>
            <w:tcW w:w="993" w:type="dxa"/>
            <w:tcBorders>
              <w:top w:val="single" w:sz="2" w:space="0" w:color="auto"/>
              <w:bottom w:val="nil"/>
              <w:right w:val="single" w:sz="12" w:space="0" w:color="auto"/>
            </w:tcBorders>
            <w:tcPrChange w:id="21" w:author="Ana Friaças" w:date="2016-06-27T10:38:00Z">
              <w:tcPr>
                <w:tcW w:w="993" w:type="dxa"/>
                <w:tcBorders>
                  <w:top w:val="nil"/>
                  <w:bottom w:val="nil"/>
                  <w:right w:val="single" w:sz="12" w:space="0" w:color="auto"/>
                </w:tcBorders>
              </w:tcPr>
            </w:tcPrChange>
          </w:tcPr>
          <w:p w14:paraId="674411A2" w14:textId="68C1E1BC" w:rsidR="009D7313" w:rsidRPr="00906B09" w:rsidRDefault="009D7313" w:rsidP="00A102D7">
            <w:pPr>
              <w:jc w:val="center"/>
              <w:rPr>
                <w:sz w:val="16"/>
                <w:szCs w:val="16"/>
              </w:rPr>
            </w:pPr>
            <w:ins w:id="22" w:author="Ana Friaças" w:date="2016-06-27T10:38:00Z">
              <w:r>
                <w:rPr>
                  <w:sz w:val="16"/>
                  <w:szCs w:val="16"/>
                </w:rPr>
                <w:t>1.1</w:t>
              </w:r>
            </w:ins>
          </w:p>
        </w:tc>
        <w:tc>
          <w:tcPr>
            <w:tcW w:w="1417" w:type="dxa"/>
            <w:tcBorders>
              <w:top w:val="single" w:sz="2" w:space="0" w:color="auto"/>
              <w:left w:val="single" w:sz="12" w:space="0" w:color="auto"/>
              <w:bottom w:val="nil"/>
              <w:right w:val="single" w:sz="12" w:space="0" w:color="auto"/>
            </w:tcBorders>
            <w:tcPrChange w:id="23" w:author="Ana Friaças" w:date="2016-06-27T10:38:00Z">
              <w:tcPr>
                <w:tcW w:w="1417" w:type="dxa"/>
                <w:tcBorders>
                  <w:top w:val="nil"/>
                  <w:left w:val="single" w:sz="12" w:space="0" w:color="auto"/>
                  <w:bottom w:val="nil"/>
                  <w:right w:val="single" w:sz="12" w:space="0" w:color="auto"/>
                </w:tcBorders>
              </w:tcPr>
            </w:tcPrChange>
          </w:tcPr>
          <w:p w14:paraId="396573D4" w14:textId="57B46804" w:rsidR="009D7313" w:rsidRPr="00906B09" w:rsidRDefault="009D7313" w:rsidP="00A102D7">
            <w:pPr>
              <w:jc w:val="center"/>
              <w:rPr>
                <w:sz w:val="16"/>
                <w:szCs w:val="16"/>
              </w:rPr>
            </w:pPr>
            <w:ins w:id="24" w:author="Ana Friaças" w:date="2016-06-27T10:38:00Z">
              <w:r w:rsidRPr="00906B09">
                <w:rPr>
                  <w:sz w:val="16"/>
                  <w:szCs w:val="16"/>
                </w:rPr>
                <w:t>BRAT Dev team</w:t>
              </w:r>
            </w:ins>
          </w:p>
        </w:tc>
        <w:tc>
          <w:tcPr>
            <w:tcW w:w="1276" w:type="dxa"/>
            <w:tcBorders>
              <w:top w:val="single" w:sz="2" w:space="0" w:color="auto"/>
              <w:left w:val="single" w:sz="12" w:space="0" w:color="auto"/>
              <w:bottom w:val="nil"/>
              <w:right w:val="single" w:sz="12" w:space="0" w:color="auto"/>
            </w:tcBorders>
            <w:tcPrChange w:id="25" w:author="Ana Friaças" w:date="2016-06-27T10:38:00Z">
              <w:tcPr>
                <w:tcW w:w="1276" w:type="dxa"/>
                <w:tcBorders>
                  <w:top w:val="nil"/>
                  <w:left w:val="single" w:sz="12" w:space="0" w:color="auto"/>
                  <w:bottom w:val="nil"/>
                  <w:right w:val="single" w:sz="12" w:space="0" w:color="auto"/>
                </w:tcBorders>
              </w:tcPr>
            </w:tcPrChange>
          </w:tcPr>
          <w:p w14:paraId="04196F26" w14:textId="3F0748C8" w:rsidR="009D7313" w:rsidRPr="00906B09" w:rsidRDefault="009D7313" w:rsidP="00A102D7">
            <w:pPr>
              <w:jc w:val="center"/>
              <w:rPr>
                <w:sz w:val="16"/>
                <w:szCs w:val="16"/>
              </w:rPr>
            </w:pPr>
            <w:ins w:id="26" w:author="Ana Friaças" w:date="2016-06-27T10:38:00Z">
              <w:r>
                <w:rPr>
                  <w:sz w:val="16"/>
                  <w:szCs w:val="16"/>
                </w:rPr>
                <w:t>All</w:t>
              </w:r>
            </w:ins>
          </w:p>
        </w:tc>
        <w:tc>
          <w:tcPr>
            <w:tcW w:w="4819" w:type="dxa"/>
            <w:tcBorders>
              <w:top w:val="single" w:sz="2" w:space="0" w:color="auto"/>
              <w:left w:val="single" w:sz="12" w:space="0" w:color="auto"/>
              <w:bottom w:val="nil"/>
              <w:right w:val="single" w:sz="12" w:space="0" w:color="auto"/>
            </w:tcBorders>
            <w:tcPrChange w:id="27" w:author="Ana Friaças" w:date="2016-06-27T10:38:00Z">
              <w:tcPr>
                <w:tcW w:w="4819" w:type="dxa"/>
                <w:tcBorders>
                  <w:top w:val="nil"/>
                  <w:left w:val="single" w:sz="12" w:space="0" w:color="auto"/>
                  <w:bottom w:val="nil"/>
                  <w:right w:val="single" w:sz="12" w:space="0" w:color="auto"/>
                </w:tcBorders>
              </w:tcPr>
            </w:tcPrChange>
          </w:tcPr>
          <w:p w14:paraId="5EC9C431" w14:textId="143D4A76" w:rsidR="009D7313" w:rsidRPr="00906B09" w:rsidRDefault="009D7313" w:rsidP="00A102D7">
            <w:pPr>
              <w:rPr>
                <w:sz w:val="16"/>
                <w:szCs w:val="16"/>
              </w:rPr>
            </w:pPr>
            <w:ins w:id="28" w:author="Ana Friaças" w:date="2016-06-27T10:38:00Z">
              <w:r w:rsidRPr="00906B09">
                <w:rPr>
                  <w:sz w:val="16"/>
                  <w:szCs w:val="16"/>
                </w:rPr>
                <w:t>SUM version aligned with the new BRAT GUI.</w:t>
              </w:r>
            </w:ins>
          </w:p>
        </w:tc>
        <w:tc>
          <w:tcPr>
            <w:tcW w:w="1276" w:type="dxa"/>
            <w:tcBorders>
              <w:top w:val="single" w:sz="2" w:space="0" w:color="auto"/>
              <w:left w:val="single" w:sz="12" w:space="0" w:color="auto"/>
              <w:bottom w:val="nil"/>
            </w:tcBorders>
            <w:tcPrChange w:id="29" w:author="Ana Friaças" w:date="2016-06-27T10:38:00Z">
              <w:tcPr>
                <w:tcW w:w="1276" w:type="dxa"/>
                <w:tcBorders>
                  <w:top w:val="nil"/>
                  <w:left w:val="single" w:sz="12" w:space="0" w:color="auto"/>
                  <w:bottom w:val="nil"/>
                </w:tcBorders>
              </w:tcPr>
            </w:tcPrChange>
          </w:tcPr>
          <w:p w14:paraId="7D787F43" w14:textId="0E5E3CDA" w:rsidR="009D7313" w:rsidRPr="00906B09" w:rsidRDefault="009D7313" w:rsidP="00A102D7">
            <w:pPr>
              <w:jc w:val="center"/>
              <w:rPr>
                <w:sz w:val="16"/>
                <w:szCs w:val="16"/>
              </w:rPr>
            </w:pPr>
            <w:ins w:id="30" w:author="Ana Friaças" w:date="2016-06-27T10:38:00Z">
              <w:r>
                <w:rPr>
                  <w:sz w:val="16"/>
                  <w:szCs w:val="16"/>
                </w:rPr>
                <w:t>30/06/2016</w:t>
              </w:r>
            </w:ins>
          </w:p>
        </w:tc>
      </w:tr>
      <w:tr w:rsidR="009D7313" w:rsidRPr="00906B09" w14:paraId="291F2390" w14:textId="77777777" w:rsidTr="00B3532F">
        <w:tc>
          <w:tcPr>
            <w:tcW w:w="993" w:type="dxa"/>
            <w:tcBorders>
              <w:top w:val="nil"/>
              <w:bottom w:val="nil"/>
              <w:right w:val="single" w:sz="12" w:space="0" w:color="auto"/>
            </w:tcBorders>
          </w:tcPr>
          <w:p w14:paraId="17D3E540" w14:textId="77777777" w:rsidR="009D7313" w:rsidRPr="00906B09" w:rsidRDefault="009D7313" w:rsidP="00A102D7">
            <w:pPr>
              <w:jc w:val="center"/>
              <w:rPr>
                <w:sz w:val="16"/>
                <w:szCs w:val="16"/>
              </w:rPr>
            </w:pPr>
          </w:p>
        </w:tc>
        <w:tc>
          <w:tcPr>
            <w:tcW w:w="1417" w:type="dxa"/>
            <w:tcBorders>
              <w:top w:val="nil"/>
              <w:left w:val="single" w:sz="12" w:space="0" w:color="auto"/>
              <w:bottom w:val="nil"/>
              <w:right w:val="single" w:sz="12" w:space="0" w:color="auto"/>
            </w:tcBorders>
          </w:tcPr>
          <w:p w14:paraId="370E7D26" w14:textId="77777777" w:rsidR="009D7313" w:rsidRPr="00906B09" w:rsidRDefault="009D7313" w:rsidP="00A102D7">
            <w:pPr>
              <w:jc w:val="center"/>
              <w:rPr>
                <w:sz w:val="16"/>
                <w:szCs w:val="16"/>
              </w:rPr>
            </w:pPr>
          </w:p>
        </w:tc>
        <w:tc>
          <w:tcPr>
            <w:tcW w:w="1276" w:type="dxa"/>
            <w:tcBorders>
              <w:top w:val="nil"/>
              <w:left w:val="single" w:sz="12" w:space="0" w:color="auto"/>
              <w:bottom w:val="nil"/>
              <w:right w:val="single" w:sz="12" w:space="0" w:color="auto"/>
            </w:tcBorders>
          </w:tcPr>
          <w:p w14:paraId="41E3FDC9" w14:textId="77777777" w:rsidR="009D7313" w:rsidRPr="00906B09" w:rsidRDefault="009D7313" w:rsidP="00A102D7">
            <w:pPr>
              <w:jc w:val="center"/>
              <w:rPr>
                <w:sz w:val="16"/>
                <w:szCs w:val="16"/>
              </w:rPr>
            </w:pPr>
          </w:p>
        </w:tc>
        <w:tc>
          <w:tcPr>
            <w:tcW w:w="4819" w:type="dxa"/>
            <w:tcBorders>
              <w:top w:val="nil"/>
              <w:left w:val="single" w:sz="12" w:space="0" w:color="auto"/>
              <w:bottom w:val="nil"/>
              <w:right w:val="single" w:sz="12" w:space="0" w:color="auto"/>
            </w:tcBorders>
          </w:tcPr>
          <w:p w14:paraId="628BDFD5" w14:textId="77777777" w:rsidR="009D7313" w:rsidRPr="00906B09" w:rsidRDefault="009D7313" w:rsidP="00A102D7">
            <w:pPr>
              <w:rPr>
                <w:sz w:val="16"/>
                <w:szCs w:val="16"/>
              </w:rPr>
            </w:pPr>
          </w:p>
        </w:tc>
        <w:tc>
          <w:tcPr>
            <w:tcW w:w="1276" w:type="dxa"/>
            <w:tcBorders>
              <w:top w:val="nil"/>
              <w:left w:val="single" w:sz="12" w:space="0" w:color="auto"/>
              <w:bottom w:val="nil"/>
            </w:tcBorders>
          </w:tcPr>
          <w:p w14:paraId="2B16EA16" w14:textId="77777777" w:rsidR="009D7313" w:rsidRPr="00906B09" w:rsidRDefault="009D7313" w:rsidP="00A102D7">
            <w:pPr>
              <w:jc w:val="center"/>
              <w:rPr>
                <w:sz w:val="16"/>
                <w:szCs w:val="16"/>
              </w:rPr>
            </w:pPr>
          </w:p>
        </w:tc>
      </w:tr>
      <w:tr w:rsidR="009D7313" w:rsidRPr="00906B09" w14:paraId="748B9D21" w14:textId="77777777" w:rsidTr="00B3532F">
        <w:tc>
          <w:tcPr>
            <w:tcW w:w="993" w:type="dxa"/>
            <w:tcBorders>
              <w:top w:val="nil"/>
              <w:bottom w:val="single" w:sz="12" w:space="0" w:color="auto"/>
              <w:right w:val="single" w:sz="12" w:space="0" w:color="auto"/>
            </w:tcBorders>
          </w:tcPr>
          <w:p w14:paraId="2AA40F6D" w14:textId="77777777" w:rsidR="009D7313" w:rsidRPr="00906B09" w:rsidRDefault="009D7313" w:rsidP="00A102D7">
            <w:pPr>
              <w:jc w:val="center"/>
              <w:rPr>
                <w:sz w:val="16"/>
                <w:szCs w:val="16"/>
              </w:rPr>
            </w:pPr>
          </w:p>
        </w:tc>
        <w:tc>
          <w:tcPr>
            <w:tcW w:w="1417" w:type="dxa"/>
            <w:tcBorders>
              <w:top w:val="nil"/>
              <w:left w:val="single" w:sz="12" w:space="0" w:color="auto"/>
              <w:bottom w:val="single" w:sz="12" w:space="0" w:color="auto"/>
              <w:right w:val="single" w:sz="12" w:space="0" w:color="auto"/>
            </w:tcBorders>
          </w:tcPr>
          <w:p w14:paraId="72F08057" w14:textId="77777777" w:rsidR="009D7313" w:rsidRPr="00906B09" w:rsidRDefault="009D7313" w:rsidP="00A102D7">
            <w:pPr>
              <w:jc w:val="center"/>
              <w:rPr>
                <w:sz w:val="16"/>
                <w:szCs w:val="16"/>
              </w:rPr>
            </w:pPr>
          </w:p>
        </w:tc>
        <w:tc>
          <w:tcPr>
            <w:tcW w:w="1276" w:type="dxa"/>
            <w:tcBorders>
              <w:top w:val="nil"/>
              <w:left w:val="single" w:sz="12" w:space="0" w:color="auto"/>
              <w:bottom w:val="single" w:sz="12" w:space="0" w:color="auto"/>
              <w:right w:val="single" w:sz="12" w:space="0" w:color="auto"/>
            </w:tcBorders>
          </w:tcPr>
          <w:p w14:paraId="0F788F35" w14:textId="77777777" w:rsidR="009D7313" w:rsidRPr="00906B09" w:rsidRDefault="009D7313" w:rsidP="00A102D7">
            <w:pPr>
              <w:jc w:val="center"/>
              <w:rPr>
                <w:sz w:val="16"/>
                <w:szCs w:val="16"/>
              </w:rPr>
            </w:pPr>
          </w:p>
        </w:tc>
        <w:tc>
          <w:tcPr>
            <w:tcW w:w="4819" w:type="dxa"/>
            <w:tcBorders>
              <w:top w:val="nil"/>
              <w:left w:val="single" w:sz="12" w:space="0" w:color="auto"/>
              <w:bottom w:val="single" w:sz="12" w:space="0" w:color="auto"/>
              <w:right w:val="single" w:sz="12" w:space="0" w:color="auto"/>
            </w:tcBorders>
          </w:tcPr>
          <w:p w14:paraId="1F1A92A3" w14:textId="77777777" w:rsidR="009D7313" w:rsidRPr="00906B09" w:rsidRDefault="009D7313" w:rsidP="00A102D7">
            <w:pPr>
              <w:rPr>
                <w:sz w:val="16"/>
                <w:szCs w:val="16"/>
              </w:rPr>
            </w:pPr>
          </w:p>
        </w:tc>
        <w:tc>
          <w:tcPr>
            <w:tcW w:w="1276" w:type="dxa"/>
            <w:tcBorders>
              <w:top w:val="nil"/>
              <w:left w:val="single" w:sz="12" w:space="0" w:color="auto"/>
              <w:bottom w:val="single" w:sz="12" w:space="0" w:color="auto"/>
            </w:tcBorders>
          </w:tcPr>
          <w:p w14:paraId="59783B66" w14:textId="77777777" w:rsidR="009D7313" w:rsidRPr="00906B09" w:rsidRDefault="009D7313" w:rsidP="00A102D7">
            <w:pPr>
              <w:jc w:val="center"/>
              <w:rPr>
                <w:sz w:val="16"/>
                <w:szCs w:val="16"/>
              </w:rPr>
            </w:pPr>
          </w:p>
        </w:tc>
      </w:tr>
    </w:tbl>
    <w:p w14:paraId="2B17FC77" w14:textId="77777777" w:rsidR="00DF24A2" w:rsidRPr="00906B09" w:rsidRDefault="00DF24A2" w:rsidP="00DF24A2"/>
    <w:p w14:paraId="523D3646" w14:textId="77777777" w:rsidR="00DF24A2" w:rsidRPr="00906B09" w:rsidRDefault="00DF24A2" w:rsidP="00DF24A2"/>
    <w:p w14:paraId="1157FB7E" w14:textId="77777777" w:rsidR="00DF24A2" w:rsidRPr="00906B09" w:rsidRDefault="00DF24A2" w:rsidP="00DF24A2"/>
    <w:p w14:paraId="7757BF00" w14:textId="77777777" w:rsidR="00DF24A2" w:rsidRPr="00906B09" w:rsidRDefault="00DF24A2">
      <w:pPr>
        <w:spacing w:before="0"/>
        <w:jc w:val="left"/>
        <w:rPr>
          <w:b/>
          <w:sz w:val="28"/>
          <w:szCs w:val="20"/>
        </w:rPr>
      </w:pPr>
      <w:r w:rsidRPr="00906B09">
        <w:br w:type="page"/>
      </w:r>
      <w:bookmarkStart w:id="31" w:name="_GoBack"/>
      <w:bookmarkEnd w:id="31"/>
    </w:p>
    <w:p w14:paraId="7C4765F9" w14:textId="77777777" w:rsidR="00DF24A2" w:rsidRPr="00906B09" w:rsidRDefault="00DF24A2" w:rsidP="00187F26">
      <w:pPr>
        <w:pStyle w:val="IndependentTitle"/>
      </w:pPr>
    </w:p>
    <w:p w14:paraId="5A1FEEC7" w14:textId="77777777" w:rsidR="002F36BA" w:rsidRPr="00906B09" w:rsidRDefault="002F36BA" w:rsidP="00187F26">
      <w:pPr>
        <w:pStyle w:val="IndependentTitle"/>
      </w:pPr>
      <w:r w:rsidRPr="00906B09">
        <w:t>Table of Contents</w:t>
      </w:r>
    </w:p>
    <w:p w14:paraId="161822BC" w14:textId="77777777" w:rsidR="00885577" w:rsidRPr="00906B09" w:rsidRDefault="00172F16">
      <w:pPr>
        <w:pStyle w:val="TOC1"/>
        <w:tabs>
          <w:tab w:val="right" w:leader="dot" w:pos="9629"/>
        </w:tabs>
        <w:rPr>
          <w:rFonts w:asciiTheme="minorHAnsi" w:eastAsiaTheme="minorEastAsia" w:hAnsiTheme="minorHAnsi" w:cstheme="minorBidi"/>
          <w:b w:val="0"/>
          <w:bCs w:val="0"/>
          <w:noProof/>
          <w:sz w:val="22"/>
          <w:szCs w:val="22"/>
          <w:lang w:eastAsia="pt-PT"/>
        </w:rPr>
      </w:pPr>
      <w:r w:rsidRPr="00906B09">
        <w:fldChar w:fldCharType="begin"/>
      </w:r>
      <w:r w:rsidR="00954E21" w:rsidRPr="00906B09">
        <w:instrText xml:space="preserve"> TOC \o "1-4" \h \z \u </w:instrText>
      </w:r>
      <w:r w:rsidRPr="00906B09">
        <w:fldChar w:fldCharType="separate"/>
      </w:r>
      <w:hyperlink w:anchor="_Toc449978428" w:history="1">
        <w:r w:rsidR="00885577" w:rsidRPr="00906B09">
          <w:rPr>
            <w:rStyle w:val="Hyperlink"/>
            <w:noProof/>
          </w:rPr>
          <w:t>1. INTRODUCTION</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_Toc449978428 \h </w:instrText>
        </w:r>
        <w:r w:rsidR="00885577" w:rsidRPr="00906B09">
          <w:rPr>
            <w:noProof/>
            <w:webHidden/>
          </w:rPr>
        </w:r>
        <w:r w:rsidR="00885577" w:rsidRPr="00906B09">
          <w:rPr>
            <w:noProof/>
            <w:webHidden/>
          </w:rPr>
          <w:fldChar w:fldCharType="separate"/>
        </w:r>
        <w:r w:rsidR="00F62EB0">
          <w:rPr>
            <w:noProof/>
            <w:webHidden/>
          </w:rPr>
          <w:t>10</w:t>
        </w:r>
        <w:r w:rsidR="00885577" w:rsidRPr="00906B09">
          <w:rPr>
            <w:noProof/>
            <w:webHidden/>
          </w:rPr>
          <w:fldChar w:fldCharType="end"/>
        </w:r>
      </w:hyperlink>
    </w:p>
    <w:p w14:paraId="36F942FD"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29" w:history="1">
        <w:r w:rsidR="00885577" w:rsidRPr="00906B09">
          <w:rPr>
            <w:rStyle w:val="Hyperlink"/>
            <w:noProof/>
          </w:rPr>
          <w:t>1.1. Project history and background</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_Toc449978429 \h </w:instrText>
        </w:r>
        <w:r w:rsidR="00885577" w:rsidRPr="00906B09">
          <w:rPr>
            <w:noProof/>
            <w:webHidden/>
          </w:rPr>
        </w:r>
        <w:r w:rsidR="00885577" w:rsidRPr="00906B09">
          <w:rPr>
            <w:noProof/>
            <w:webHidden/>
          </w:rPr>
          <w:fldChar w:fldCharType="separate"/>
        </w:r>
        <w:r w:rsidR="00F62EB0">
          <w:rPr>
            <w:noProof/>
            <w:webHidden/>
          </w:rPr>
          <w:t>10</w:t>
        </w:r>
        <w:r w:rsidR="00885577" w:rsidRPr="00906B09">
          <w:rPr>
            <w:noProof/>
            <w:webHidden/>
          </w:rPr>
          <w:fldChar w:fldCharType="end"/>
        </w:r>
      </w:hyperlink>
    </w:p>
    <w:p w14:paraId="138BC2B3"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30" w:history="1">
        <w:r w:rsidR="00885577" w:rsidRPr="00906B09">
          <w:rPr>
            <w:rStyle w:val="Hyperlink"/>
            <w:noProof/>
          </w:rPr>
          <w:t>1.2. Global overview</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_Toc449978430 \h </w:instrText>
        </w:r>
        <w:r w:rsidR="00885577" w:rsidRPr="00906B09">
          <w:rPr>
            <w:noProof/>
            <w:webHidden/>
          </w:rPr>
        </w:r>
        <w:r w:rsidR="00885577" w:rsidRPr="00906B09">
          <w:rPr>
            <w:noProof/>
            <w:webHidden/>
          </w:rPr>
          <w:fldChar w:fldCharType="separate"/>
        </w:r>
        <w:r w:rsidR="00F62EB0">
          <w:rPr>
            <w:noProof/>
            <w:webHidden/>
          </w:rPr>
          <w:t>10</w:t>
        </w:r>
        <w:r w:rsidR="00885577" w:rsidRPr="00906B09">
          <w:rPr>
            <w:noProof/>
            <w:webHidden/>
          </w:rPr>
          <w:fldChar w:fldCharType="end"/>
        </w:r>
      </w:hyperlink>
    </w:p>
    <w:p w14:paraId="73B8F7E2"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31" w:history="1">
        <w:r w:rsidR="00885577" w:rsidRPr="00906B09">
          <w:rPr>
            <w:rStyle w:val="Hyperlink"/>
            <w:noProof/>
          </w:rPr>
          <w:t>1.3. Toolbox contents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_Toc449978431 \h </w:instrText>
        </w:r>
        <w:r w:rsidR="00885577" w:rsidRPr="00906B09">
          <w:rPr>
            <w:noProof/>
            <w:webHidden/>
          </w:rPr>
        </w:r>
        <w:r w:rsidR="00885577" w:rsidRPr="00906B09">
          <w:rPr>
            <w:noProof/>
            <w:webHidden/>
          </w:rPr>
          <w:fldChar w:fldCharType="separate"/>
        </w:r>
        <w:r w:rsidR="00F62EB0">
          <w:rPr>
            <w:noProof/>
            <w:webHidden/>
          </w:rPr>
          <w:t>11</w:t>
        </w:r>
        <w:r w:rsidR="00885577" w:rsidRPr="00906B09">
          <w:rPr>
            <w:noProof/>
            <w:webHidden/>
          </w:rPr>
          <w:fldChar w:fldCharType="end"/>
        </w:r>
      </w:hyperlink>
    </w:p>
    <w:p w14:paraId="1A0A9569" w14:textId="77777777" w:rsidR="00885577" w:rsidRPr="00906B09" w:rsidRDefault="00702578">
      <w:pPr>
        <w:pStyle w:val="TOC1"/>
        <w:tabs>
          <w:tab w:val="right" w:leader="dot" w:pos="9629"/>
        </w:tabs>
        <w:rPr>
          <w:rFonts w:asciiTheme="minorHAnsi" w:eastAsiaTheme="minorEastAsia" w:hAnsiTheme="minorHAnsi" w:cstheme="minorBidi"/>
          <w:b w:val="0"/>
          <w:bCs w:val="0"/>
          <w:noProof/>
          <w:sz w:val="22"/>
          <w:szCs w:val="22"/>
          <w:lang w:eastAsia="pt-PT"/>
        </w:rPr>
      </w:pPr>
      <w:hyperlink w:anchor="_Toc449978432" w:history="1">
        <w:r w:rsidR="00885577" w:rsidRPr="00906B09">
          <w:rPr>
            <w:rStyle w:val="Hyperlink"/>
            <w:noProof/>
          </w:rPr>
          <w:t>2. DATA READ AND PROCESSED</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_Toc449978432 \h </w:instrText>
        </w:r>
        <w:r w:rsidR="00885577" w:rsidRPr="00906B09">
          <w:rPr>
            <w:noProof/>
            <w:webHidden/>
          </w:rPr>
        </w:r>
        <w:r w:rsidR="00885577" w:rsidRPr="00906B09">
          <w:rPr>
            <w:noProof/>
            <w:webHidden/>
          </w:rPr>
          <w:fldChar w:fldCharType="separate"/>
        </w:r>
        <w:r w:rsidR="00F62EB0">
          <w:rPr>
            <w:noProof/>
            <w:webHidden/>
          </w:rPr>
          <w:t>13</w:t>
        </w:r>
        <w:r w:rsidR="00885577" w:rsidRPr="00906B09">
          <w:rPr>
            <w:noProof/>
            <w:webHidden/>
          </w:rPr>
          <w:fldChar w:fldCharType="end"/>
        </w:r>
      </w:hyperlink>
    </w:p>
    <w:p w14:paraId="23129DCF"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33" w:history="1">
        <w:r w:rsidR="00885577" w:rsidRPr="00906B09">
          <w:rPr>
            <w:rStyle w:val="Hyperlink"/>
            <w:noProof/>
          </w:rPr>
          <w:t>2.1. Background</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_Toc449978433 \h </w:instrText>
        </w:r>
        <w:r w:rsidR="00885577" w:rsidRPr="00906B09">
          <w:rPr>
            <w:noProof/>
            <w:webHidden/>
          </w:rPr>
        </w:r>
        <w:r w:rsidR="00885577" w:rsidRPr="00906B09">
          <w:rPr>
            <w:noProof/>
            <w:webHidden/>
          </w:rPr>
          <w:fldChar w:fldCharType="separate"/>
        </w:r>
        <w:r w:rsidR="00F62EB0">
          <w:rPr>
            <w:noProof/>
            <w:webHidden/>
          </w:rPr>
          <w:t>13</w:t>
        </w:r>
        <w:r w:rsidR="00885577" w:rsidRPr="00906B09">
          <w:rPr>
            <w:noProof/>
            <w:webHidden/>
          </w:rPr>
          <w:fldChar w:fldCharType="end"/>
        </w:r>
      </w:hyperlink>
    </w:p>
    <w:p w14:paraId="1C3CDEAD"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34" w:history="1">
        <w:r w:rsidR="00885577" w:rsidRPr="00906B09">
          <w:rPr>
            <w:rStyle w:val="Hyperlink"/>
            <w:noProof/>
          </w:rPr>
          <w:t>2.2. Level 1B/2 data products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_Toc449978434 \h </w:instrText>
        </w:r>
        <w:r w:rsidR="00885577" w:rsidRPr="00906B09">
          <w:rPr>
            <w:noProof/>
            <w:webHidden/>
          </w:rPr>
        </w:r>
        <w:r w:rsidR="00885577" w:rsidRPr="00906B09">
          <w:rPr>
            <w:noProof/>
            <w:webHidden/>
          </w:rPr>
          <w:fldChar w:fldCharType="separate"/>
        </w:r>
        <w:r w:rsidR="00F62EB0">
          <w:rPr>
            <w:noProof/>
            <w:webHidden/>
          </w:rPr>
          <w:t>13</w:t>
        </w:r>
        <w:r w:rsidR="00885577" w:rsidRPr="00906B09">
          <w:rPr>
            <w:noProof/>
            <w:webHidden/>
          </w:rPr>
          <w:fldChar w:fldCharType="end"/>
        </w:r>
      </w:hyperlink>
    </w:p>
    <w:p w14:paraId="66374978"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35" w:history="1">
        <w:r w:rsidR="00885577" w:rsidRPr="00906B09">
          <w:rPr>
            <w:rStyle w:val="Hyperlink"/>
            <w:noProof/>
          </w:rPr>
          <w:t>2.3. Higher level products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_Toc449978435 \h </w:instrText>
        </w:r>
        <w:r w:rsidR="00885577" w:rsidRPr="00906B09">
          <w:rPr>
            <w:noProof/>
            <w:webHidden/>
          </w:rPr>
        </w:r>
        <w:r w:rsidR="00885577" w:rsidRPr="00906B09">
          <w:rPr>
            <w:noProof/>
            <w:webHidden/>
          </w:rPr>
          <w:fldChar w:fldCharType="separate"/>
        </w:r>
        <w:r w:rsidR="00F62EB0">
          <w:rPr>
            <w:noProof/>
            <w:webHidden/>
          </w:rPr>
          <w:t>14</w:t>
        </w:r>
        <w:r w:rsidR="00885577" w:rsidRPr="00906B09">
          <w:rPr>
            <w:noProof/>
            <w:webHidden/>
          </w:rPr>
          <w:fldChar w:fldCharType="end"/>
        </w:r>
      </w:hyperlink>
    </w:p>
    <w:p w14:paraId="720A6A64" w14:textId="77777777" w:rsidR="00885577" w:rsidRPr="00906B09" w:rsidRDefault="00702578">
      <w:pPr>
        <w:pStyle w:val="TOC1"/>
        <w:tabs>
          <w:tab w:val="right" w:leader="dot" w:pos="9629"/>
        </w:tabs>
        <w:rPr>
          <w:rFonts w:asciiTheme="minorHAnsi" w:eastAsiaTheme="minorEastAsia" w:hAnsiTheme="minorHAnsi" w:cstheme="minorBidi"/>
          <w:b w:val="0"/>
          <w:bCs w:val="0"/>
          <w:noProof/>
          <w:sz w:val="22"/>
          <w:szCs w:val="22"/>
          <w:lang w:eastAsia="pt-PT"/>
        </w:rPr>
      </w:pPr>
      <w:hyperlink w:anchor="_Toc449978436" w:history="1">
        <w:r w:rsidR="00885577" w:rsidRPr="00906B09">
          <w:rPr>
            <w:rStyle w:val="Hyperlink"/>
            <w:noProof/>
          </w:rPr>
          <w:t>3. HOW TO INSTALL AND UNINSTALL BRAT</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_Toc449978436 \h </w:instrText>
        </w:r>
        <w:r w:rsidR="00885577" w:rsidRPr="00906B09">
          <w:rPr>
            <w:noProof/>
            <w:webHidden/>
          </w:rPr>
        </w:r>
        <w:r w:rsidR="00885577" w:rsidRPr="00906B09">
          <w:rPr>
            <w:noProof/>
            <w:webHidden/>
          </w:rPr>
          <w:fldChar w:fldCharType="separate"/>
        </w:r>
        <w:r w:rsidR="00F62EB0">
          <w:rPr>
            <w:noProof/>
            <w:webHidden/>
          </w:rPr>
          <w:t>16</w:t>
        </w:r>
        <w:r w:rsidR="00885577" w:rsidRPr="00906B09">
          <w:rPr>
            <w:noProof/>
            <w:webHidden/>
          </w:rPr>
          <w:fldChar w:fldCharType="end"/>
        </w:r>
      </w:hyperlink>
    </w:p>
    <w:p w14:paraId="14A06A74"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37" w:history="1">
        <w:r w:rsidR="00885577" w:rsidRPr="00906B09">
          <w:rPr>
            <w:rStyle w:val="Hyperlink"/>
            <w:noProof/>
          </w:rPr>
          <w:t>3.1. Supported platforms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_Toc449978437 \h </w:instrText>
        </w:r>
        <w:r w:rsidR="00885577" w:rsidRPr="00906B09">
          <w:rPr>
            <w:noProof/>
            <w:webHidden/>
          </w:rPr>
        </w:r>
        <w:r w:rsidR="00885577" w:rsidRPr="00906B09">
          <w:rPr>
            <w:noProof/>
            <w:webHidden/>
          </w:rPr>
          <w:fldChar w:fldCharType="separate"/>
        </w:r>
        <w:r w:rsidR="00F62EB0">
          <w:rPr>
            <w:noProof/>
            <w:webHidden/>
          </w:rPr>
          <w:t>16</w:t>
        </w:r>
        <w:r w:rsidR="00885577" w:rsidRPr="00906B09">
          <w:rPr>
            <w:noProof/>
            <w:webHidden/>
          </w:rPr>
          <w:fldChar w:fldCharType="end"/>
        </w:r>
      </w:hyperlink>
    </w:p>
    <w:p w14:paraId="69209BCF"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38" w:history="1">
        <w:r w:rsidR="00885577" w:rsidRPr="00906B09">
          <w:rPr>
            <w:rStyle w:val="Hyperlink"/>
            <w:noProof/>
          </w:rPr>
          <w:t>3.2. The BRAT distribution CD</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_Toc449978438 \h </w:instrText>
        </w:r>
        <w:r w:rsidR="00885577" w:rsidRPr="00906B09">
          <w:rPr>
            <w:noProof/>
            <w:webHidden/>
          </w:rPr>
        </w:r>
        <w:r w:rsidR="00885577" w:rsidRPr="00906B09">
          <w:rPr>
            <w:noProof/>
            <w:webHidden/>
          </w:rPr>
          <w:fldChar w:fldCharType="separate"/>
        </w:r>
        <w:r w:rsidR="00F62EB0">
          <w:rPr>
            <w:noProof/>
            <w:webHidden/>
          </w:rPr>
          <w:t>16</w:t>
        </w:r>
        <w:r w:rsidR="00885577" w:rsidRPr="00906B09">
          <w:rPr>
            <w:noProof/>
            <w:webHidden/>
          </w:rPr>
          <w:fldChar w:fldCharType="end"/>
        </w:r>
      </w:hyperlink>
    </w:p>
    <w:p w14:paraId="230652D5"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39" w:history="1">
        <w:r w:rsidR="00885577" w:rsidRPr="00906B09">
          <w:rPr>
            <w:rStyle w:val="Hyperlink"/>
            <w:noProof/>
          </w:rPr>
          <w:t>3.3. MS Windows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_Toc449978439 \h </w:instrText>
        </w:r>
        <w:r w:rsidR="00885577" w:rsidRPr="00906B09">
          <w:rPr>
            <w:noProof/>
            <w:webHidden/>
          </w:rPr>
        </w:r>
        <w:r w:rsidR="00885577" w:rsidRPr="00906B09">
          <w:rPr>
            <w:noProof/>
            <w:webHidden/>
          </w:rPr>
          <w:fldChar w:fldCharType="separate"/>
        </w:r>
        <w:r w:rsidR="00F62EB0">
          <w:rPr>
            <w:noProof/>
            <w:webHidden/>
          </w:rPr>
          <w:t>16</w:t>
        </w:r>
        <w:r w:rsidR="00885577" w:rsidRPr="00906B09">
          <w:rPr>
            <w:noProof/>
            <w:webHidden/>
          </w:rPr>
          <w:fldChar w:fldCharType="end"/>
        </w:r>
      </w:hyperlink>
    </w:p>
    <w:p w14:paraId="44A467CE" w14:textId="77777777" w:rsidR="00885577" w:rsidRPr="00906B09" w:rsidRDefault="00702578">
      <w:pPr>
        <w:pStyle w:val="TOC3"/>
        <w:tabs>
          <w:tab w:val="right" w:leader="dot" w:pos="9629"/>
        </w:tabs>
        <w:rPr>
          <w:rFonts w:asciiTheme="minorHAnsi" w:eastAsiaTheme="minorEastAsia" w:hAnsiTheme="minorHAnsi" w:cstheme="minorBidi"/>
          <w:noProof/>
          <w:sz w:val="22"/>
          <w:szCs w:val="22"/>
          <w:lang w:eastAsia="pt-PT"/>
        </w:rPr>
      </w:pPr>
      <w:hyperlink w:anchor="_Toc449978440" w:history="1">
        <w:r w:rsidR="00885577" w:rsidRPr="00906B09">
          <w:rPr>
            <w:rStyle w:val="Hyperlink"/>
            <w:noProof/>
          </w:rPr>
          <w:t>3.3.1. Installing the binary distribution</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_Toc449978440 \h </w:instrText>
        </w:r>
        <w:r w:rsidR="00885577" w:rsidRPr="00906B09">
          <w:rPr>
            <w:noProof/>
            <w:webHidden/>
          </w:rPr>
        </w:r>
        <w:r w:rsidR="00885577" w:rsidRPr="00906B09">
          <w:rPr>
            <w:noProof/>
            <w:webHidden/>
          </w:rPr>
          <w:fldChar w:fldCharType="separate"/>
        </w:r>
        <w:r w:rsidR="00F62EB0">
          <w:rPr>
            <w:noProof/>
            <w:webHidden/>
          </w:rPr>
          <w:t>16</w:t>
        </w:r>
        <w:r w:rsidR="00885577" w:rsidRPr="00906B09">
          <w:rPr>
            <w:noProof/>
            <w:webHidden/>
          </w:rPr>
          <w:fldChar w:fldCharType="end"/>
        </w:r>
      </w:hyperlink>
    </w:p>
    <w:p w14:paraId="722F2D0A" w14:textId="77777777" w:rsidR="00885577" w:rsidRPr="00906B09" w:rsidRDefault="00702578">
      <w:pPr>
        <w:pStyle w:val="TOC3"/>
        <w:tabs>
          <w:tab w:val="right" w:leader="dot" w:pos="9629"/>
        </w:tabs>
        <w:rPr>
          <w:rFonts w:asciiTheme="minorHAnsi" w:eastAsiaTheme="minorEastAsia" w:hAnsiTheme="minorHAnsi" w:cstheme="minorBidi"/>
          <w:noProof/>
          <w:sz w:val="22"/>
          <w:szCs w:val="22"/>
          <w:lang w:eastAsia="pt-PT"/>
        </w:rPr>
      </w:pPr>
      <w:hyperlink w:anchor="_Toc449978441" w:history="1">
        <w:r w:rsidR="00885577" w:rsidRPr="00906B09">
          <w:rPr>
            <w:rStyle w:val="Hyperlink"/>
            <w:noProof/>
          </w:rPr>
          <w:t>3.3.2. Installing from source</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_Toc449978441 \h </w:instrText>
        </w:r>
        <w:r w:rsidR="00885577" w:rsidRPr="00906B09">
          <w:rPr>
            <w:noProof/>
            <w:webHidden/>
          </w:rPr>
        </w:r>
        <w:r w:rsidR="00885577" w:rsidRPr="00906B09">
          <w:rPr>
            <w:noProof/>
            <w:webHidden/>
          </w:rPr>
          <w:fldChar w:fldCharType="separate"/>
        </w:r>
        <w:r w:rsidR="00F62EB0">
          <w:rPr>
            <w:noProof/>
            <w:webHidden/>
          </w:rPr>
          <w:t>17</w:t>
        </w:r>
        <w:r w:rsidR="00885577" w:rsidRPr="00906B09">
          <w:rPr>
            <w:noProof/>
            <w:webHidden/>
          </w:rPr>
          <w:fldChar w:fldCharType="end"/>
        </w:r>
      </w:hyperlink>
    </w:p>
    <w:p w14:paraId="16DFC55B" w14:textId="77777777" w:rsidR="00885577" w:rsidRPr="00906B09" w:rsidRDefault="00702578">
      <w:pPr>
        <w:pStyle w:val="TOC3"/>
        <w:tabs>
          <w:tab w:val="right" w:leader="dot" w:pos="9629"/>
        </w:tabs>
        <w:rPr>
          <w:rFonts w:asciiTheme="minorHAnsi" w:eastAsiaTheme="minorEastAsia" w:hAnsiTheme="minorHAnsi" w:cstheme="minorBidi"/>
          <w:noProof/>
          <w:sz w:val="22"/>
          <w:szCs w:val="22"/>
          <w:lang w:eastAsia="pt-PT"/>
        </w:rPr>
      </w:pPr>
      <w:hyperlink w:anchor="_Toc449978442" w:history="1">
        <w:r w:rsidR="00885577" w:rsidRPr="00906B09">
          <w:rPr>
            <w:rStyle w:val="Hyperlink"/>
            <w:noProof/>
          </w:rPr>
          <w:t>3.3.3. Uninstalling</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_Toc449978442 \h </w:instrText>
        </w:r>
        <w:r w:rsidR="00885577" w:rsidRPr="00906B09">
          <w:rPr>
            <w:noProof/>
            <w:webHidden/>
          </w:rPr>
        </w:r>
        <w:r w:rsidR="00885577" w:rsidRPr="00906B09">
          <w:rPr>
            <w:noProof/>
            <w:webHidden/>
          </w:rPr>
          <w:fldChar w:fldCharType="separate"/>
        </w:r>
        <w:r w:rsidR="00F62EB0">
          <w:rPr>
            <w:noProof/>
            <w:webHidden/>
          </w:rPr>
          <w:t>17</w:t>
        </w:r>
        <w:r w:rsidR="00885577" w:rsidRPr="00906B09">
          <w:rPr>
            <w:noProof/>
            <w:webHidden/>
          </w:rPr>
          <w:fldChar w:fldCharType="end"/>
        </w:r>
      </w:hyperlink>
    </w:p>
    <w:p w14:paraId="21A2FD1E"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43" w:history="1">
        <w:r w:rsidR="00885577" w:rsidRPr="00906B09">
          <w:rPr>
            <w:rStyle w:val="Hyperlink"/>
            <w:noProof/>
          </w:rPr>
          <w:t>3.4. Linux</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_Toc449978443 \h </w:instrText>
        </w:r>
        <w:r w:rsidR="00885577" w:rsidRPr="00906B09">
          <w:rPr>
            <w:noProof/>
            <w:webHidden/>
          </w:rPr>
        </w:r>
        <w:r w:rsidR="00885577" w:rsidRPr="00906B09">
          <w:rPr>
            <w:noProof/>
            <w:webHidden/>
          </w:rPr>
          <w:fldChar w:fldCharType="separate"/>
        </w:r>
        <w:r w:rsidR="00F62EB0">
          <w:rPr>
            <w:noProof/>
            <w:webHidden/>
          </w:rPr>
          <w:t>17</w:t>
        </w:r>
        <w:r w:rsidR="00885577" w:rsidRPr="00906B09">
          <w:rPr>
            <w:noProof/>
            <w:webHidden/>
          </w:rPr>
          <w:fldChar w:fldCharType="end"/>
        </w:r>
      </w:hyperlink>
    </w:p>
    <w:p w14:paraId="04D51F33" w14:textId="77777777" w:rsidR="00885577" w:rsidRPr="00906B09" w:rsidRDefault="00702578">
      <w:pPr>
        <w:pStyle w:val="TOC3"/>
        <w:tabs>
          <w:tab w:val="right" w:leader="dot" w:pos="9629"/>
        </w:tabs>
        <w:rPr>
          <w:rFonts w:asciiTheme="minorHAnsi" w:eastAsiaTheme="minorEastAsia" w:hAnsiTheme="minorHAnsi" w:cstheme="minorBidi"/>
          <w:noProof/>
          <w:sz w:val="22"/>
          <w:szCs w:val="22"/>
          <w:lang w:eastAsia="pt-PT"/>
        </w:rPr>
      </w:pPr>
      <w:hyperlink w:anchor="_Toc449978444" w:history="1">
        <w:r w:rsidR="00885577" w:rsidRPr="00906B09">
          <w:rPr>
            <w:rStyle w:val="Hyperlink"/>
            <w:noProof/>
          </w:rPr>
          <w:t>3.4.1. Installing the binary distribution</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_Toc449978444 \h </w:instrText>
        </w:r>
        <w:r w:rsidR="00885577" w:rsidRPr="00906B09">
          <w:rPr>
            <w:noProof/>
            <w:webHidden/>
          </w:rPr>
        </w:r>
        <w:r w:rsidR="00885577" w:rsidRPr="00906B09">
          <w:rPr>
            <w:noProof/>
            <w:webHidden/>
          </w:rPr>
          <w:fldChar w:fldCharType="separate"/>
        </w:r>
        <w:r w:rsidR="00F62EB0">
          <w:rPr>
            <w:noProof/>
            <w:webHidden/>
          </w:rPr>
          <w:t>17</w:t>
        </w:r>
        <w:r w:rsidR="00885577" w:rsidRPr="00906B09">
          <w:rPr>
            <w:noProof/>
            <w:webHidden/>
          </w:rPr>
          <w:fldChar w:fldCharType="end"/>
        </w:r>
      </w:hyperlink>
    </w:p>
    <w:p w14:paraId="7F1A9CF3" w14:textId="77777777" w:rsidR="00885577" w:rsidRPr="00906B09" w:rsidRDefault="00702578">
      <w:pPr>
        <w:pStyle w:val="TOC3"/>
        <w:tabs>
          <w:tab w:val="right" w:leader="dot" w:pos="9629"/>
        </w:tabs>
        <w:rPr>
          <w:rFonts w:asciiTheme="minorHAnsi" w:eastAsiaTheme="minorEastAsia" w:hAnsiTheme="minorHAnsi" w:cstheme="minorBidi"/>
          <w:noProof/>
          <w:sz w:val="22"/>
          <w:szCs w:val="22"/>
          <w:lang w:eastAsia="pt-PT"/>
        </w:rPr>
      </w:pPr>
      <w:hyperlink w:anchor="_Toc449978445" w:history="1">
        <w:r w:rsidR="00885577" w:rsidRPr="00906B09">
          <w:rPr>
            <w:rStyle w:val="Hyperlink"/>
            <w:noProof/>
          </w:rPr>
          <w:t>3.4.2. Installing from source</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_Toc449978445 \h </w:instrText>
        </w:r>
        <w:r w:rsidR="00885577" w:rsidRPr="00906B09">
          <w:rPr>
            <w:noProof/>
            <w:webHidden/>
          </w:rPr>
        </w:r>
        <w:r w:rsidR="00885577" w:rsidRPr="00906B09">
          <w:rPr>
            <w:noProof/>
            <w:webHidden/>
          </w:rPr>
          <w:fldChar w:fldCharType="separate"/>
        </w:r>
        <w:r w:rsidR="00F62EB0">
          <w:rPr>
            <w:noProof/>
            <w:webHidden/>
          </w:rPr>
          <w:t>18</w:t>
        </w:r>
        <w:r w:rsidR="00885577" w:rsidRPr="00906B09">
          <w:rPr>
            <w:noProof/>
            <w:webHidden/>
          </w:rPr>
          <w:fldChar w:fldCharType="end"/>
        </w:r>
      </w:hyperlink>
    </w:p>
    <w:p w14:paraId="3B0403AC" w14:textId="77777777" w:rsidR="00885577" w:rsidRPr="00906B09" w:rsidRDefault="00702578">
      <w:pPr>
        <w:pStyle w:val="TOC3"/>
        <w:tabs>
          <w:tab w:val="right" w:leader="dot" w:pos="9629"/>
        </w:tabs>
        <w:rPr>
          <w:rFonts w:asciiTheme="minorHAnsi" w:eastAsiaTheme="minorEastAsia" w:hAnsiTheme="minorHAnsi" w:cstheme="minorBidi"/>
          <w:noProof/>
          <w:sz w:val="22"/>
          <w:szCs w:val="22"/>
          <w:lang w:eastAsia="pt-PT"/>
        </w:rPr>
      </w:pPr>
      <w:hyperlink w:anchor="_Toc449978446" w:history="1">
        <w:r w:rsidR="00885577" w:rsidRPr="00906B09">
          <w:rPr>
            <w:rStyle w:val="Hyperlink"/>
            <w:noProof/>
          </w:rPr>
          <w:t>3.4.3. Uninstalling</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_Toc449978446 \h </w:instrText>
        </w:r>
        <w:r w:rsidR="00885577" w:rsidRPr="00906B09">
          <w:rPr>
            <w:noProof/>
            <w:webHidden/>
          </w:rPr>
        </w:r>
        <w:r w:rsidR="00885577" w:rsidRPr="00906B09">
          <w:rPr>
            <w:noProof/>
            <w:webHidden/>
          </w:rPr>
          <w:fldChar w:fldCharType="separate"/>
        </w:r>
        <w:r w:rsidR="00F62EB0">
          <w:rPr>
            <w:noProof/>
            <w:webHidden/>
          </w:rPr>
          <w:t>19</w:t>
        </w:r>
        <w:r w:rsidR="00885577" w:rsidRPr="00906B09">
          <w:rPr>
            <w:noProof/>
            <w:webHidden/>
          </w:rPr>
          <w:fldChar w:fldCharType="end"/>
        </w:r>
      </w:hyperlink>
    </w:p>
    <w:p w14:paraId="240DBED1"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47" w:history="1">
        <w:r w:rsidR="00885577" w:rsidRPr="00906B09">
          <w:rPr>
            <w:rStyle w:val="Hyperlink"/>
            <w:noProof/>
          </w:rPr>
          <w:t>3.5. Mac OS X</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_Toc449978447 \h </w:instrText>
        </w:r>
        <w:r w:rsidR="00885577" w:rsidRPr="00906B09">
          <w:rPr>
            <w:noProof/>
            <w:webHidden/>
          </w:rPr>
        </w:r>
        <w:r w:rsidR="00885577" w:rsidRPr="00906B09">
          <w:rPr>
            <w:noProof/>
            <w:webHidden/>
          </w:rPr>
          <w:fldChar w:fldCharType="separate"/>
        </w:r>
        <w:r w:rsidR="00F62EB0">
          <w:rPr>
            <w:noProof/>
            <w:webHidden/>
          </w:rPr>
          <w:t>19</w:t>
        </w:r>
        <w:r w:rsidR="00885577" w:rsidRPr="00906B09">
          <w:rPr>
            <w:noProof/>
            <w:webHidden/>
          </w:rPr>
          <w:fldChar w:fldCharType="end"/>
        </w:r>
      </w:hyperlink>
    </w:p>
    <w:p w14:paraId="3E5E2FE4" w14:textId="77777777" w:rsidR="00885577" w:rsidRPr="00906B09" w:rsidRDefault="00702578">
      <w:pPr>
        <w:pStyle w:val="TOC3"/>
        <w:tabs>
          <w:tab w:val="right" w:leader="dot" w:pos="9629"/>
        </w:tabs>
        <w:rPr>
          <w:rFonts w:asciiTheme="minorHAnsi" w:eastAsiaTheme="minorEastAsia" w:hAnsiTheme="minorHAnsi" w:cstheme="minorBidi"/>
          <w:noProof/>
          <w:sz w:val="22"/>
          <w:szCs w:val="22"/>
          <w:lang w:eastAsia="pt-PT"/>
        </w:rPr>
      </w:pPr>
      <w:hyperlink w:anchor="_Toc449978448" w:history="1">
        <w:r w:rsidR="00885577" w:rsidRPr="00906B09">
          <w:rPr>
            <w:rStyle w:val="Hyperlink"/>
            <w:noProof/>
          </w:rPr>
          <w:t>3.5.1. Installing the binary distribution</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_Toc449978448 \h </w:instrText>
        </w:r>
        <w:r w:rsidR="00885577" w:rsidRPr="00906B09">
          <w:rPr>
            <w:noProof/>
            <w:webHidden/>
          </w:rPr>
        </w:r>
        <w:r w:rsidR="00885577" w:rsidRPr="00906B09">
          <w:rPr>
            <w:noProof/>
            <w:webHidden/>
          </w:rPr>
          <w:fldChar w:fldCharType="separate"/>
        </w:r>
        <w:r w:rsidR="00F62EB0">
          <w:rPr>
            <w:noProof/>
            <w:webHidden/>
          </w:rPr>
          <w:t>19</w:t>
        </w:r>
        <w:r w:rsidR="00885577" w:rsidRPr="00906B09">
          <w:rPr>
            <w:noProof/>
            <w:webHidden/>
          </w:rPr>
          <w:fldChar w:fldCharType="end"/>
        </w:r>
      </w:hyperlink>
    </w:p>
    <w:p w14:paraId="3E60211C" w14:textId="77777777" w:rsidR="00885577" w:rsidRPr="00906B09" w:rsidRDefault="00702578">
      <w:pPr>
        <w:pStyle w:val="TOC3"/>
        <w:tabs>
          <w:tab w:val="right" w:leader="dot" w:pos="9629"/>
        </w:tabs>
        <w:rPr>
          <w:rFonts w:asciiTheme="minorHAnsi" w:eastAsiaTheme="minorEastAsia" w:hAnsiTheme="minorHAnsi" w:cstheme="minorBidi"/>
          <w:noProof/>
          <w:sz w:val="22"/>
          <w:szCs w:val="22"/>
          <w:lang w:eastAsia="pt-PT"/>
        </w:rPr>
      </w:pPr>
      <w:hyperlink w:anchor="_Toc449978449" w:history="1">
        <w:r w:rsidR="00885577" w:rsidRPr="00906B09">
          <w:rPr>
            <w:rStyle w:val="Hyperlink"/>
            <w:noProof/>
          </w:rPr>
          <w:t>3.5.2. Installing from source</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_Toc449978449 \h </w:instrText>
        </w:r>
        <w:r w:rsidR="00885577" w:rsidRPr="00906B09">
          <w:rPr>
            <w:noProof/>
            <w:webHidden/>
          </w:rPr>
        </w:r>
        <w:r w:rsidR="00885577" w:rsidRPr="00906B09">
          <w:rPr>
            <w:noProof/>
            <w:webHidden/>
          </w:rPr>
          <w:fldChar w:fldCharType="separate"/>
        </w:r>
        <w:r w:rsidR="00F62EB0">
          <w:rPr>
            <w:noProof/>
            <w:webHidden/>
          </w:rPr>
          <w:t>20</w:t>
        </w:r>
        <w:r w:rsidR="00885577" w:rsidRPr="00906B09">
          <w:rPr>
            <w:noProof/>
            <w:webHidden/>
          </w:rPr>
          <w:fldChar w:fldCharType="end"/>
        </w:r>
      </w:hyperlink>
    </w:p>
    <w:p w14:paraId="08E2FC80" w14:textId="77777777" w:rsidR="00885577" w:rsidRPr="00906B09" w:rsidRDefault="00702578">
      <w:pPr>
        <w:pStyle w:val="TOC3"/>
        <w:tabs>
          <w:tab w:val="right" w:leader="dot" w:pos="9629"/>
        </w:tabs>
        <w:rPr>
          <w:rFonts w:asciiTheme="minorHAnsi" w:eastAsiaTheme="minorEastAsia" w:hAnsiTheme="minorHAnsi" w:cstheme="minorBidi"/>
          <w:noProof/>
          <w:sz w:val="22"/>
          <w:szCs w:val="22"/>
          <w:lang w:eastAsia="pt-PT"/>
        </w:rPr>
      </w:pPr>
      <w:hyperlink w:anchor="_Toc449978450" w:history="1">
        <w:r w:rsidR="00885577" w:rsidRPr="00906B09">
          <w:rPr>
            <w:rStyle w:val="Hyperlink"/>
            <w:noProof/>
          </w:rPr>
          <w:t>3.5.3. Uninstalling</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_Toc449978450 \h </w:instrText>
        </w:r>
        <w:r w:rsidR="00885577" w:rsidRPr="00906B09">
          <w:rPr>
            <w:noProof/>
            <w:webHidden/>
          </w:rPr>
        </w:r>
        <w:r w:rsidR="00885577" w:rsidRPr="00906B09">
          <w:rPr>
            <w:noProof/>
            <w:webHidden/>
          </w:rPr>
          <w:fldChar w:fldCharType="separate"/>
        </w:r>
        <w:r w:rsidR="00F62EB0">
          <w:rPr>
            <w:noProof/>
            <w:webHidden/>
          </w:rPr>
          <w:t>20</w:t>
        </w:r>
        <w:r w:rsidR="00885577" w:rsidRPr="00906B09">
          <w:rPr>
            <w:noProof/>
            <w:webHidden/>
          </w:rPr>
          <w:fldChar w:fldCharType="end"/>
        </w:r>
      </w:hyperlink>
    </w:p>
    <w:p w14:paraId="06FD7F5D" w14:textId="77777777" w:rsidR="00885577" w:rsidRPr="00906B09" w:rsidRDefault="00702578">
      <w:pPr>
        <w:pStyle w:val="TOC1"/>
        <w:tabs>
          <w:tab w:val="right" w:leader="dot" w:pos="9629"/>
        </w:tabs>
        <w:rPr>
          <w:rFonts w:asciiTheme="minorHAnsi" w:eastAsiaTheme="minorEastAsia" w:hAnsiTheme="minorHAnsi" w:cstheme="minorBidi"/>
          <w:b w:val="0"/>
          <w:bCs w:val="0"/>
          <w:noProof/>
          <w:sz w:val="22"/>
          <w:szCs w:val="22"/>
          <w:lang w:eastAsia="pt-PT"/>
        </w:rPr>
      </w:pPr>
      <w:hyperlink w:anchor="_Toc449978451" w:history="1">
        <w:r w:rsidR="00885577" w:rsidRPr="00906B09">
          <w:rPr>
            <w:rStyle w:val="Hyperlink"/>
            <w:noProof/>
          </w:rPr>
          <w:t>4. BRAT GRAPHICAL USER INTERFACE (GUI)</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_Toc449978451 \h </w:instrText>
        </w:r>
        <w:r w:rsidR="00885577" w:rsidRPr="00906B09">
          <w:rPr>
            <w:noProof/>
            <w:webHidden/>
          </w:rPr>
        </w:r>
        <w:r w:rsidR="00885577" w:rsidRPr="00906B09">
          <w:rPr>
            <w:noProof/>
            <w:webHidden/>
          </w:rPr>
          <w:fldChar w:fldCharType="separate"/>
        </w:r>
        <w:r w:rsidR="00F62EB0">
          <w:rPr>
            <w:noProof/>
            <w:webHidden/>
          </w:rPr>
          <w:t>21</w:t>
        </w:r>
        <w:r w:rsidR="00885577" w:rsidRPr="00906B09">
          <w:rPr>
            <w:noProof/>
            <w:webHidden/>
          </w:rPr>
          <w:fldChar w:fldCharType="end"/>
        </w:r>
      </w:hyperlink>
    </w:p>
    <w:p w14:paraId="460BC37D"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52" w:history="1">
        <w:r w:rsidR="00885577" w:rsidRPr="00906B09">
          <w:rPr>
            <w:rStyle w:val="Hyperlink"/>
            <w:noProof/>
          </w:rPr>
          <w:t>4.1. Overview</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_Toc449978452 \h </w:instrText>
        </w:r>
        <w:r w:rsidR="00885577" w:rsidRPr="00906B09">
          <w:rPr>
            <w:noProof/>
            <w:webHidden/>
          </w:rPr>
        </w:r>
        <w:r w:rsidR="00885577" w:rsidRPr="00906B09">
          <w:rPr>
            <w:noProof/>
            <w:webHidden/>
          </w:rPr>
          <w:fldChar w:fldCharType="separate"/>
        </w:r>
        <w:r w:rsidR="00F62EB0">
          <w:rPr>
            <w:noProof/>
            <w:webHidden/>
          </w:rPr>
          <w:t>21</w:t>
        </w:r>
        <w:r w:rsidR="00885577" w:rsidRPr="00906B09">
          <w:rPr>
            <w:noProof/>
            <w:webHidden/>
          </w:rPr>
          <w:fldChar w:fldCharType="end"/>
        </w:r>
      </w:hyperlink>
    </w:p>
    <w:p w14:paraId="4C576ECC"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53" w:history="1">
        <w:r w:rsidR="00885577" w:rsidRPr="00906B09">
          <w:rPr>
            <w:rStyle w:val="Hyperlink"/>
            <w:noProof/>
          </w:rPr>
          <w:t>4.2. Starting with BRAT GUI</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_Toc449978453 \h </w:instrText>
        </w:r>
        <w:r w:rsidR="00885577" w:rsidRPr="00906B09">
          <w:rPr>
            <w:noProof/>
            <w:webHidden/>
          </w:rPr>
        </w:r>
        <w:r w:rsidR="00885577" w:rsidRPr="00906B09">
          <w:rPr>
            <w:noProof/>
            <w:webHidden/>
          </w:rPr>
          <w:fldChar w:fldCharType="separate"/>
        </w:r>
        <w:r w:rsidR="00F62EB0">
          <w:rPr>
            <w:noProof/>
            <w:webHidden/>
          </w:rPr>
          <w:t>21</w:t>
        </w:r>
        <w:r w:rsidR="00885577" w:rsidRPr="00906B09">
          <w:rPr>
            <w:noProof/>
            <w:webHidden/>
          </w:rPr>
          <w:fldChar w:fldCharType="end"/>
        </w:r>
      </w:hyperlink>
    </w:p>
    <w:p w14:paraId="51426086" w14:textId="77777777" w:rsidR="00885577" w:rsidRPr="00906B09" w:rsidRDefault="00702578">
      <w:pPr>
        <w:pStyle w:val="TOC3"/>
        <w:tabs>
          <w:tab w:val="right" w:leader="dot" w:pos="9629"/>
        </w:tabs>
        <w:rPr>
          <w:rFonts w:asciiTheme="minorHAnsi" w:eastAsiaTheme="minorEastAsia" w:hAnsiTheme="minorHAnsi" w:cstheme="minorBidi"/>
          <w:noProof/>
          <w:sz w:val="22"/>
          <w:szCs w:val="22"/>
          <w:lang w:eastAsia="pt-PT"/>
        </w:rPr>
      </w:pPr>
      <w:hyperlink w:anchor="_Toc449978454" w:history="1">
        <w:r w:rsidR="00885577" w:rsidRPr="00906B09">
          <w:rPr>
            <w:rStyle w:val="Hyperlink"/>
            <w:noProof/>
          </w:rPr>
          <w:t>4.2.1. Create a workspace</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_Toc449978454 \h </w:instrText>
        </w:r>
        <w:r w:rsidR="00885577" w:rsidRPr="00906B09">
          <w:rPr>
            <w:noProof/>
            <w:webHidden/>
          </w:rPr>
        </w:r>
        <w:r w:rsidR="00885577" w:rsidRPr="00906B09">
          <w:rPr>
            <w:noProof/>
            <w:webHidden/>
          </w:rPr>
          <w:fldChar w:fldCharType="separate"/>
        </w:r>
        <w:r w:rsidR="00F62EB0">
          <w:rPr>
            <w:noProof/>
            <w:webHidden/>
          </w:rPr>
          <w:t>21</w:t>
        </w:r>
        <w:r w:rsidR="00885577" w:rsidRPr="00906B09">
          <w:rPr>
            <w:noProof/>
            <w:webHidden/>
          </w:rPr>
          <w:fldChar w:fldCharType="end"/>
        </w:r>
      </w:hyperlink>
    </w:p>
    <w:p w14:paraId="7A7DDB67" w14:textId="77777777" w:rsidR="00885577" w:rsidRPr="00906B09" w:rsidRDefault="00702578">
      <w:pPr>
        <w:pStyle w:val="TOC3"/>
        <w:tabs>
          <w:tab w:val="right" w:leader="dot" w:pos="9629"/>
        </w:tabs>
        <w:rPr>
          <w:rFonts w:asciiTheme="minorHAnsi" w:eastAsiaTheme="minorEastAsia" w:hAnsiTheme="minorHAnsi" w:cstheme="minorBidi"/>
          <w:noProof/>
          <w:sz w:val="22"/>
          <w:szCs w:val="22"/>
          <w:lang w:eastAsia="pt-PT"/>
        </w:rPr>
      </w:pPr>
      <w:hyperlink w:anchor="_Toc449978455" w:history="1">
        <w:r w:rsidR="00885577" w:rsidRPr="00906B09">
          <w:rPr>
            <w:rStyle w:val="Hyperlink"/>
            <w:noProof/>
          </w:rPr>
          <w:t>4.2.2. Create a dataset</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_Toc449978455 \h </w:instrText>
        </w:r>
        <w:r w:rsidR="00885577" w:rsidRPr="00906B09">
          <w:rPr>
            <w:noProof/>
            <w:webHidden/>
          </w:rPr>
        </w:r>
        <w:r w:rsidR="00885577" w:rsidRPr="00906B09">
          <w:rPr>
            <w:noProof/>
            <w:webHidden/>
          </w:rPr>
          <w:fldChar w:fldCharType="separate"/>
        </w:r>
        <w:r w:rsidR="00F62EB0">
          <w:rPr>
            <w:noProof/>
            <w:webHidden/>
          </w:rPr>
          <w:t>22</w:t>
        </w:r>
        <w:r w:rsidR="00885577" w:rsidRPr="00906B09">
          <w:rPr>
            <w:noProof/>
            <w:webHidden/>
          </w:rPr>
          <w:fldChar w:fldCharType="end"/>
        </w:r>
      </w:hyperlink>
    </w:p>
    <w:p w14:paraId="4956FFBE" w14:textId="77777777" w:rsidR="00885577" w:rsidRPr="00906B09" w:rsidRDefault="00702578">
      <w:pPr>
        <w:pStyle w:val="TOC3"/>
        <w:tabs>
          <w:tab w:val="right" w:leader="dot" w:pos="9629"/>
        </w:tabs>
        <w:rPr>
          <w:rFonts w:asciiTheme="minorHAnsi" w:eastAsiaTheme="minorEastAsia" w:hAnsiTheme="minorHAnsi" w:cstheme="minorBidi"/>
          <w:noProof/>
          <w:sz w:val="22"/>
          <w:szCs w:val="22"/>
          <w:lang w:eastAsia="pt-PT"/>
        </w:rPr>
      </w:pPr>
      <w:hyperlink w:anchor="_Toc449978456" w:history="1">
        <w:r w:rsidR="00885577" w:rsidRPr="00906B09">
          <w:rPr>
            <w:rStyle w:val="Hyperlink"/>
            <w:noProof/>
          </w:rPr>
          <w:t>4.2.3. Create an operation</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_Toc449978456 \h </w:instrText>
        </w:r>
        <w:r w:rsidR="00885577" w:rsidRPr="00906B09">
          <w:rPr>
            <w:noProof/>
            <w:webHidden/>
          </w:rPr>
        </w:r>
        <w:r w:rsidR="00885577" w:rsidRPr="00906B09">
          <w:rPr>
            <w:noProof/>
            <w:webHidden/>
          </w:rPr>
          <w:fldChar w:fldCharType="separate"/>
        </w:r>
        <w:r w:rsidR="00F62EB0">
          <w:rPr>
            <w:noProof/>
            <w:webHidden/>
          </w:rPr>
          <w:t>24</w:t>
        </w:r>
        <w:r w:rsidR="00885577" w:rsidRPr="00906B09">
          <w:rPr>
            <w:noProof/>
            <w:webHidden/>
          </w:rPr>
          <w:fldChar w:fldCharType="end"/>
        </w:r>
      </w:hyperlink>
    </w:p>
    <w:p w14:paraId="299E09A5" w14:textId="77777777" w:rsidR="00885577" w:rsidRPr="00906B09" w:rsidRDefault="00702578">
      <w:pPr>
        <w:pStyle w:val="TOC4"/>
        <w:tabs>
          <w:tab w:val="right" w:leader="dot" w:pos="9629"/>
        </w:tabs>
        <w:rPr>
          <w:rFonts w:asciiTheme="minorHAnsi" w:eastAsiaTheme="minorEastAsia" w:hAnsiTheme="minorHAnsi" w:cstheme="minorBidi"/>
          <w:noProof/>
          <w:sz w:val="22"/>
          <w:szCs w:val="22"/>
          <w:lang w:eastAsia="pt-PT"/>
        </w:rPr>
      </w:pPr>
      <w:hyperlink w:anchor="_Toc449978457" w:history="1">
        <w:r w:rsidR="00885577" w:rsidRPr="00906B09">
          <w:rPr>
            <w:rStyle w:val="Hyperlink"/>
            <w:noProof/>
          </w:rPr>
          <w:t>4.2.3.1. Select source data</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_Toc449978457 \h </w:instrText>
        </w:r>
        <w:r w:rsidR="00885577" w:rsidRPr="00906B09">
          <w:rPr>
            <w:noProof/>
            <w:webHidden/>
          </w:rPr>
        </w:r>
        <w:r w:rsidR="00885577" w:rsidRPr="00906B09">
          <w:rPr>
            <w:noProof/>
            <w:webHidden/>
          </w:rPr>
          <w:fldChar w:fldCharType="separate"/>
        </w:r>
        <w:r w:rsidR="00F62EB0">
          <w:rPr>
            <w:noProof/>
            <w:webHidden/>
          </w:rPr>
          <w:t>24</w:t>
        </w:r>
        <w:r w:rsidR="00885577" w:rsidRPr="00906B09">
          <w:rPr>
            <w:noProof/>
            <w:webHidden/>
          </w:rPr>
          <w:fldChar w:fldCharType="end"/>
        </w:r>
      </w:hyperlink>
    </w:p>
    <w:p w14:paraId="2EE4CED1" w14:textId="77777777" w:rsidR="00885577" w:rsidRPr="00906B09" w:rsidRDefault="00702578">
      <w:pPr>
        <w:pStyle w:val="TOC4"/>
        <w:tabs>
          <w:tab w:val="right" w:leader="dot" w:pos="9629"/>
        </w:tabs>
        <w:rPr>
          <w:rFonts w:asciiTheme="minorHAnsi" w:eastAsiaTheme="minorEastAsia" w:hAnsiTheme="minorHAnsi" w:cstheme="minorBidi"/>
          <w:noProof/>
          <w:sz w:val="22"/>
          <w:szCs w:val="22"/>
          <w:lang w:eastAsia="pt-PT"/>
        </w:rPr>
      </w:pPr>
      <w:hyperlink w:anchor="_Toc449978458" w:history="1">
        <w:r w:rsidR="00885577" w:rsidRPr="00906B09">
          <w:rPr>
            <w:rStyle w:val="Hyperlink"/>
            <w:noProof/>
          </w:rPr>
          <w:t>4.2.3.2. Define expressions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_Toc449978458 \h </w:instrText>
        </w:r>
        <w:r w:rsidR="00885577" w:rsidRPr="00906B09">
          <w:rPr>
            <w:noProof/>
            <w:webHidden/>
          </w:rPr>
        </w:r>
        <w:r w:rsidR="00885577" w:rsidRPr="00906B09">
          <w:rPr>
            <w:noProof/>
            <w:webHidden/>
          </w:rPr>
          <w:fldChar w:fldCharType="separate"/>
        </w:r>
        <w:r w:rsidR="00F62EB0">
          <w:rPr>
            <w:noProof/>
            <w:webHidden/>
          </w:rPr>
          <w:t>25</w:t>
        </w:r>
        <w:r w:rsidR="00885577" w:rsidRPr="00906B09">
          <w:rPr>
            <w:noProof/>
            <w:webHidden/>
          </w:rPr>
          <w:fldChar w:fldCharType="end"/>
        </w:r>
      </w:hyperlink>
    </w:p>
    <w:p w14:paraId="1ADEF388" w14:textId="77777777" w:rsidR="00885577" w:rsidRPr="00906B09" w:rsidRDefault="00702578">
      <w:pPr>
        <w:pStyle w:val="TOC4"/>
        <w:tabs>
          <w:tab w:val="right" w:leader="dot" w:pos="9629"/>
        </w:tabs>
        <w:rPr>
          <w:rFonts w:asciiTheme="minorHAnsi" w:eastAsiaTheme="minorEastAsia" w:hAnsiTheme="minorHAnsi" w:cstheme="minorBidi"/>
          <w:noProof/>
          <w:sz w:val="22"/>
          <w:szCs w:val="22"/>
          <w:lang w:eastAsia="pt-PT"/>
        </w:rPr>
      </w:pPr>
      <w:hyperlink w:anchor="_Toc449978459" w:history="1">
        <w:r w:rsidR="00885577" w:rsidRPr="00906B09">
          <w:rPr>
            <w:rStyle w:val="Hyperlink"/>
            <w:noProof/>
          </w:rPr>
          <w:t>4.2.3.3. Output</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_Toc449978459 \h </w:instrText>
        </w:r>
        <w:r w:rsidR="00885577" w:rsidRPr="00906B09">
          <w:rPr>
            <w:noProof/>
            <w:webHidden/>
          </w:rPr>
        </w:r>
        <w:r w:rsidR="00885577" w:rsidRPr="00906B09">
          <w:rPr>
            <w:noProof/>
            <w:webHidden/>
          </w:rPr>
          <w:fldChar w:fldCharType="separate"/>
        </w:r>
        <w:r w:rsidR="00F62EB0">
          <w:rPr>
            <w:noProof/>
            <w:webHidden/>
          </w:rPr>
          <w:t>27</w:t>
        </w:r>
        <w:r w:rsidR="00885577" w:rsidRPr="00906B09">
          <w:rPr>
            <w:noProof/>
            <w:webHidden/>
          </w:rPr>
          <w:fldChar w:fldCharType="end"/>
        </w:r>
      </w:hyperlink>
    </w:p>
    <w:p w14:paraId="76316672" w14:textId="77777777" w:rsidR="00885577" w:rsidRPr="00906B09" w:rsidRDefault="00702578">
      <w:pPr>
        <w:pStyle w:val="TOC4"/>
        <w:tabs>
          <w:tab w:val="right" w:leader="dot" w:pos="9629"/>
        </w:tabs>
        <w:rPr>
          <w:rFonts w:asciiTheme="minorHAnsi" w:eastAsiaTheme="minorEastAsia" w:hAnsiTheme="minorHAnsi" w:cstheme="minorBidi"/>
          <w:noProof/>
          <w:sz w:val="22"/>
          <w:szCs w:val="22"/>
          <w:lang w:eastAsia="pt-PT"/>
        </w:rPr>
      </w:pPr>
      <w:hyperlink w:anchor="_Toc449978460" w:history="1">
        <w:r w:rsidR="00885577" w:rsidRPr="00906B09">
          <w:rPr>
            <w:rStyle w:val="Hyperlink"/>
            <w:noProof/>
          </w:rPr>
          <w:t>4.2.3.4. Export</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_Toc449978460 \h </w:instrText>
        </w:r>
        <w:r w:rsidR="00885577" w:rsidRPr="00906B09">
          <w:rPr>
            <w:noProof/>
            <w:webHidden/>
          </w:rPr>
        </w:r>
        <w:r w:rsidR="00885577" w:rsidRPr="00906B09">
          <w:rPr>
            <w:noProof/>
            <w:webHidden/>
          </w:rPr>
          <w:fldChar w:fldCharType="separate"/>
        </w:r>
        <w:r w:rsidR="00F62EB0">
          <w:rPr>
            <w:noProof/>
            <w:webHidden/>
          </w:rPr>
          <w:t>28</w:t>
        </w:r>
        <w:r w:rsidR="00885577" w:rsidRPr="00906B09">
          <w:rPr>
            <w:noProof/>
            <w:webHidden/>
          </w:rPr>
          <w:fldChar w:fldCharType="end"/>
        </w:r>
      </w:hyperlink>
    </w:p>
    <w:p w14:paraId="60340C89" w14:textId="77777777" w:rsidR="00885577" w:rsidRPr="00906B09" w:rsidRDefault="00702578">
      <w:pPr>
        <w:pStyle w:val="TOC3"/>
        <w:tabs>
          <w:tab w:val="right" w:leader="dot" w:pos="9629"/>
        </w:tabs>
        <w:rPr>
          <w:rFonts w:asciiTheme="minorHAnsi" w:eastAsiaTheme="minorEastAsia" w:hAnsiTheme="minorHAnsi" w:cstheme="minorBidi"/>
          <w:noProof/>
          <w:sz w:val="22"/>
          <w:szCs w:val="22"/>
          <w:lang w:eastAsia="pt-PT"/>
        </w:rPr>
      </w:pPr>
      <w:hyperlink w:anchor="_Toc449978461" w:history="1">
        <w:r w:rsidR="00885577" w:rsidRPr="00906B09">
          <w:rPr>
            <w:rStyle w:val="Hyperlink"/>
            <w:noProof/>
          </w:rPr>
          <w:t>4.2.4. Create a view</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_Toc449978461 \h </w:instrText>
        </w:r>
        <w:r w:rsidR="00885577" w:rsidRPr="00906B09">
          <w:rPr>
            <w:noProof/>
            <w:webHidden/>
          </w:rPr>
        </w:r>
        <w:r w:rsidR="00885577" w:rsidRPr="00906B09">
          <w:rPr>
            <w:noProof/>
            <w:webHidden/>
          </w:rPr>
          <w:fldChar w:fldCharType="separate"/>
        </w:r>
        <w:r w:rsidR="00F62EB0">
          <w:rPr>
            <w:noProof/>
            <w:webHidden/>
          </w:rPr>
          <w:t>28</w:t>
        </w:r>
        <w:r w:rsidR="00885577" w:rsidRPr="00906B09">
          <w:rPr>
            <w:noProof/>
            <w:webHidden/>
          </w:rPr>
          <w:fldChar w:fldCharType="end"/>
        </w:r>
      </w:hyperlink>
    </w:p>
    <w:p w14:paraId="47D1DDFA"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62" w:history="1">
        <w:r w:rsidR="00885577" w:rsidRPr="00906B09">
          <w:rPr>
            <w:rStyle w:val="Hyperlink"/>
            <w:noProof/>
          </w:rPr>
          <w:t>4.3. BRAT GUI tabs description</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_Toc449978462 \h </w:instrText>
        </w:r>
        <w:r w:rsidR="00885577" w:rsidRPr="00906B09">
          <w:rPr>
            <w:noProof/>
            <w:webHidden/>
          </w:rPr>
        </w:r>
        <w:r w:rsidR="00885577" w:rsidRPr="00906B09">
          <w:rPr>
            <w:noProof/>
            <w:webHidden/>
          </w:rPr>
          <w:fldChar w:fldCharType="separate"/>
        </w:r>
        <w:r w:rsidR="00F62EB0">
          <w:rPr>
            <w:noProof/>
            <w:webHidden/>
          </w:rPr>
          <w:t>30</w:t>
        </w:r>
        <w:r w:rsidR="00885577" w:rsidRPr="00906B09">
          <w:rPr>
            <w:noProof/>
            <w:webHidden/>
          </w:rPr>
          <w:fldChar w:fldCharType="end"/>
        </w:r>
      </w:hyperlink>
    </w:p>
    <w:p w14:paraId="593DA379" w14:textId="77777777" w:rsidR="00885577" w:rsidRPr="00906B09" w:rsidRDefault="00702578">
      <w:pPr>
        <w:pStyle w:val="TOC3"/>
        <w:tabs>
          <w:tab w:val="right" w:leader="dot" w:pos="9629"/>
        </w:tabs>
        <w:rPr>
          <w:rFonts w:asciiTheme="minorHAnsi" w:eastAsiaTheme="minorEastAsia" w:hAnsiTheme="minorHAnsi" w:cstheme="minorBidi"/>
          <w:noProof/>
          <w:sz w:val="22"/>
          <w:szCs w:val="22"/>
          <w:lang w:eastAsia="pt-PT"/>
        </w:rPr>
      </w:pPr>
      <w:hyperlink w:anchor="_Toc449978463" w:history="1">
        <w:r w:rsidR="00885577" w:rsidRPr="00906B09">
          <w:rPr>
            <w:rStyle w:val="Hyperlink"/>
            <w:noProof/>
          </w:rPr>
          <w:t>4.3.1. Workspace menu</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_Toc449978463 \h </w:instrText>
        </w:r>
        <w:r w:rsidR="00885577" w:rsidRPr="00906B09">
          <w:rPr>
            <w:noProof/>
            <w:webHidden/>
          </w:rPr>
        </w:r>
        <w:r w:rsidR="00885577" w:rsidRPr="00906B09">
          <w:rPr>
            <w:noProof/>
            <w:webHidden/>
          </w:rPr>
          <w:fldChar w:fldCharType="separate"/>
        </w:r>
        <w:r w:rsidR="00F62EB0">
          <w:rPr>
            <w:noProof/>
            <w:webHidden/>
          </w:rPr>
          <w:t>30</w:t>
        </w:r>
        <w:r w:rsidR="00885577" w:rsidRPr="00906B09">
          <w:rPr>
            <w:noProof/>
            <w:webHidden/>
          </w:rPr>
          <w:fldChar w:fldCharType="end"/>
        </w:r>
      </w:hyperlink>
    </w:p>
    <w:p w14:paraId="2CB54920" w14:textId="77777777" w:rsidR="00885577" w:rsidRPr="00906B09" w:rsidRDefault="00702578">
      <w:pPr>
        <w:pStyle w:val="TOC3"/>
        <w:tabs>
          <w:tab w:val="right" w:leader="dot" w:pos="9629"/>
        </w:tabs>
        <w:rPr>
          <w:rFonts w:asciiTheme="minorHAnsi" w:eastAsiaTheme="minorEastAsia" w:hAnsiTheme="minorHAnsi" w:cstheme="minorBidi"/>
          <w:noProof/>
          <w:sz w:val="22"/>
          <w:szCs w:val="22"/>
          <w:lang w:eastAsia="pt-PT"/>
        </w:rPr>
      </w:pPr>
      <w:hyperlink w:anchor="_Toc449978464" w:history="1">
        <w:r w:rsidR="00885577" w:rsidRPr="00906B09">
          <w:rPr>
            <w:rStyle w:val="Hyperlink"/>
            <w:noProof/>
          </w:rPr>
          <w:t>4.3.2. Datasets tab</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_Toc449978464 \h </w:instrText>
        </w:r>
        <w:r w:rsidR="00885577" w:rsidRPr="00906B09">
          <w:rPr>
            <w:noProof/>
            <w:webHidden/>
          </w:rPr>
        </w:r>
        <w:r w:rsidR="00885577" w:rsidRPr="00906B09">
          <w:rPr>
            <w:noProof/>
            <w:webHidden/>
          </w:rPr>
          <w:fldChar w:fldCharType="separate"/>
        </w:r>
        <w:r w:rsidR="00F62EB0">
          <w:rPr>
            <w:noProof/>
            <w:webHidden/>
          </w:rPr>
          <w:t>31</w:t>
        </w:r>
        <w:r w:rsidR="00885577" w:rsidRPr="00906B09">
          <w:rPr>
            <w:noProof/>
            <w:webHidden/>
          </w:rPr>
          <w:fldChar w:fldCharType="end"/>
        </w:r>
      </w:hyperlink>
    </w:p>
    <w:p w14:paraId="41C3273E" w14:textId="77777777" w:rsidR="00885577" w:rsidRPr="00906B09" w:rsidRDefault="00702578">
      <w:pPr>
        <w:pStyle w:val="TOC4"/>
        <w:tabs>
          <w:tab w:val="right" w:leader="dot" w:pos="9629"/>
        </w:tabs>
        <w:rPr>
          <w:rFonts w:asciiTheme="minorHAnsi" w:eastAsiaTheme="minorEastAsia" w:hAnsiTheme="minorHAnsi" w:cstheme="minorBidi"/>
          <w:noProof/>
          <w:sz w:val="22"/>
          <w:szCs w:val="22"/>
          <w:lang w:eastAsia="pt-PT"/>
        </w:rPr>
      </w:pPr>
      <w:hyperlink w:anchor="_Toc449978465" w:history="1">
        <w:r w:rsidR="00885577" w:rsidRPr="00906B09">
          <w:rPr>
            <w:rStyle w:val="Hyperlink"/>
            <w:noProof/>
          </w:rPr>
          <w:t>4.3.2.1. Creation of a dataset</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_Toc449978465 \h </w:instrText>
        </w:r>
        <w:r w:rsidR="00885577" w:rsidRPr="00906B09">
          <w:rPr>
            <w:noProof/>
            <w:webHidden/>
          </w:rPr>
        </w:r>
        <w:r w:rsidR="00885577" w:rsidRPr="00906B09">
          <w:rPr>
            <w:noProof/>
            <w:webHidden/>
          </w:rPr>
          <w:fldChar w:fldCharType="separate"/>
        </w:r>
        <w:r w:rsidR="00F62EB0">
          <w:rPr>
            <w:noProof/>
            <w:webHidden/>
          </w:rPr>
          <w:t>32</w:t>
        </w:r>
        <w:r w:rsidR="00885577" w:rsidRPr="00906B09">
          <w:rPr>
            <w:noProof/>
            <w:webHidden/>
          </w:rPr>
          <w:fldChar w:fldCharType="end"/>
        </w:r>
      </w:hyperlink>
    </w:p>
    <w:p w14:paraId="76C54E76" w14:textId="77777777" w:rsidR="00885577" w:rsidRPr="00906B09" w:rsidRDefault="00702578">
      <w:pPr>
        <w:pStyle w:val="TOC4"/>
        <w:tabs>
          <w:tab w:val="right" w:leader="dot" w:pos="9629"/>
        </w:tabs>
        <w:rPr>
          <w:rFonts w:asciiTheme="minorHAnsi" w:eastAsiaTheme="minorEastAsia" w:hAnsiTheme="minorHAnsi" w:cstheme="minorBidi"/>
          <w:noProof/>
          <w:sz w:val="22"/>
          <w:szCs w:val="22"/>
          <w:lang w:eastAsia="pt-PT"/>
        </w:rPr>
      </w:pPr>
      <w:hyperlink w:anchor="_Toc449978466" w:history="1">
        <w:r w:rsidR="00885577" w:rsidRPr="00906B09">
          <w:rPr>
            <w:rStyle w:val="Hyperlink"/>
            <w:noProof/>
          </w:rPr>
          <w:t>4.3.2.2. Management of the data files list</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_Toc449978466 \h </w:instrText>
        </w:r>
        <w:r w:rsidR="00885577" w:rsidRPr="00906B09">
          <w:rPr>
            <w:noProof/>
            <w:webHidden/>
          </w:rPr>
        </w:r>
        <w:r w:rsidR="00885577" w:rsidRPr="00906B09">
          <w:rPr>
            <w:noProof/>
            <w:webHidden/>
          </w:rPr>
          <w:fldChar w:fldCharType="separate"/>
        </w:r>
        <w:r w:rsidR="00F62EB0">
          <w:rPr>
            <w:noProof/>
            <w:webHidden/>
          </w:rPr>
          <w:t>32</w:t>
        </w:r>
        <w:r w:rsidR="00885577" w:rsidRPr="00906B09">
          <w:rPr>
            <w:noProof/>
            <w:webHidden/>
          </w:rPr>
          <w:fldChar w:fldCharType="end"/>
        </w:r>
      </w:hyperlink>
    </w:p>
    <w:p w14:paraId="0A5FF603" w14:textId="77777777" w:rsidR="00885577" w:rsidRPr="00906B09" w:rsidRDefault="00702578">
      <w:pPr>
        <w:pStyle w:val="TOC4"/>
        <w:tabs>
          <w:tab w:val="right" w:leader="dot" w:pos="9629"/>
        </w:tabs>
        <w:rPr>
          <w:rFonts w:asciiTheme="minorHAnsi" w:eastAsiaTheme="minorEastAsia" w:hAnsiTheme="minorHAnsi" w:cstheme="minorBidi"/>
          <w:noProof/>
          <w:sz w:val="22"/>
          <w:szCs w:val="22"/>
          <w:lang w:eastAsia="pt-PT"/>
        </w:rPr>
      </w:pPr>
      <w:hyperlink w:anchor="_Toc449978467" w:history="1">
        <w:r w:rsidR="00885577" w:rsidRPr="00906B09">
          <w:rPr>
            <w:rStyle w:val="Hyperlink"/>
            <w:noProof/>
          </w:rPr>
          <w:t>4.3.2.3. Selection of data files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_Toc449978467 \h </w:instrText>
        </w:r>
        <w:r w:rsidR="00885577" w:rsidRPr="00906B09">
          <w:rPr>
            <w:noProof/>
            <w:webHidden/>
          </w:rPr>
        </w:r>
        <w:r w:rsidR="00885577" w:rsidRPr="00906B09">
          <w:rPr>
            <w:noProof/>
            <w:webHidden/>
          </w:rPr>
          <w:fldChar w:fldCharType="separate"/>
        </w:r>
        <w:r w:rsidR="00F62EB0">
          <w:rPr>
            <w:noProof/>
            <w:webHidden/>
          </w:rPr>
          <w:t>32</w:t>
        </w:r>
        <w:r w:rsidR="00885577" w:rsidRPr="00906B09">
          <w:rPr>
            <w:noProof/>
            <w:webHidden/>
          </w:rPr>
          <w:fldChar w:fldCharType="end"/>
        </w:r>
      </w:hyperlink>
    </w:p>
    <w:p w14:paraId="1E6D8F5C" w14:textId="77777777" w:rsidR="00885577" w:rsidRPr="00906B09" w:rsidRDefault="00702578">
      <w:pPr>
        <w:pStyle w:val="TOC4"/>
        <w:tabs>
          <w:tab w:val="right" w:leader="dot" w:pos="9629"/>
        </w:tabs>
        <w:rPr>
          <w:rFonts w:asciiTheme="minorHAnsi" w:eastAsiaTheme="minorEastAsia" w:hAnsiTheme="minorHAnsi" w:cstheme="minorBidi"/>
          <w:noProof/>
          <w:sz w:val="22"/>
          <w:szCs w:val="22"/>
          <w:lang w:eastAsia="pt-PT"/>
        </w:rPr>
      </w:pPr>
      <w:hyperlink w:anchor="_Toc449978468" w:history="1">
        <w:r w:rsidR="00885577" w:rsidRPr="00906B09">
          <w:rPr>
            <w:rStyle w:val="Hyperlink"/>
            <w:noProof/>
          </w:rPr>
          <w:t>4.3.2.4. Data file information</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_Toc449978468 \h </w:instrText>
        </w:r>
        <w:r w:rsidR="00885577" w:rsidRPr="00906B09">
          <w:rPr>
            <w:noProof/>
            <w:webHidden/>
          </w:rPr>
        </w:r>
        <w:r w:rsidR="00885577" w:rsidRPr="00906B09">
          <w:rPr>
            <w:noProof/>
            <w:webHidden/>
          </w:rPr>
          <w:fldChar w:fldCharType="separate"/>
        </w:r>
        <w:r w:rsidR="00F62EB0">
          <w:rPr>
            <w:noProof/>
            <w:webHidden/>
          </w:rPr>
          <w:t>33</w:t>
        </w:r>
        <w:r w:rsidR="00885577" w:rsidRPr="00906B09">
          <w:rPr>
            <w:noProof/>
            <w:webHidden/>
          </w:rPr>
          <w:fldChar w:fldCharType="end"/>
        </w:r>
      </w:hyperlink>
    </w:p>
    <w:p w14:paraId="6C216DB9" w14:textId="77777777" w:rsidR="00885577" w:rsidRPr="00906B09" w:rsidRDefault="00702578">
      <w:pPr>
        <w:pStyle w:val="TOC3"/>
        <w:tabs>
          <w:tab w:val="right" w:leader="dot" w:pos="9629"/>
        </w:tabs>
        <w:rPr>
          <w:rFonts w:asciiTheme="minorHAnsi" w:eastAsiaTheme="minorEastAsia" w:hAnsiTheme="minorHAnsi" w:cstheme="minorBidi"/>
          <w:noProof/>
          <w:sz w:val="22"/>
          <w:szCs w:val="22"/>
          <w:lang w:eastAsia="pt-PT"/>
        </w:rPr>
      </w:pPr>
      <w:hyperlink w:anchor="_Toc449978469" w:history="1">
        <w:r w:rsidR="00885577" w:rsidRPr="00906B09">
          <w:rPr>
            <w:rStyle w:val="Hyperlink"/>
            <w:noProof/>
          </w:rPr>
          <w:t>4.3.3. Operations tab</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_Toc449978469 \h </w:instrText>
        </w:r>
        <w:r w:rsidR="00885577" w:rsidRPr="00906B09">
          <w:rPr>
            <w:noProof/>
            <w:webHidden/>
          </w:rPr>
        </w:r>
        <w:r w:rsidR="00885577" w:rsidRPr="00906B09">
          <w:rPr>
            <w:noProof/>
            <w:webHidden/>
          </w:rPr>
          <w:fldChar w:fldCharType="separate"/>
        </w:r>
        <w:r w:rsidR="00F62EB0">
          <w:rPr>
            <w:noProof/>
            <w:webHidden/>
          </w:rPr>
          <w:t>34</w:t>
        </w:r>
        <w:r w:rsidR="00885577" w:rsidRPr="00906B09">
          <w:rPr>
            <w:noProof/>
            <w:webHidden/>
          </w:rPr>
          <w:fldChar w:fldCharType="end"/>
        </w:r>
      </w:hyperlink>
    </w:p>
    <w:p w14:paraId="597B3FFA" w14:textId="77777777" w:rsidR="00885577" w:rsidRPr="00906B09" w:rsidRDefault="00702578">
      <w:pPr>
        <w:pStyle w:val="TOC4"/>
        <w:tabs>
          <w:tab w:val="right" w:leader="dot" w:pos="9629"/>
        </w:tabs>
        <w:rPr>
          <w:rFonts w:asciiTheme="minorHAnsi" w:eastAsiaTheme="minorEastAsia" w:hAnsiTheme="minorHAnsi" w:cstheme="minorBidi"/>
          <w:noProof/>
          <w:sz w:val="22"/>
          <w:szCs w:val="22"/>
          <w:lang w:eastAsia="pt-PT"/>
        </w:rPr>
      </w:pPr>
      <w:hyperlink w:anchor="_Toc449978470" w:history="1">
        <w:r w:rsidR="00885577" w:rsidRPr="00906B09">
          <w:rPr>
            <w:rStyle w:val="Hyperlink"/>
            <w:noProof/>
          </w:rPr>
          <w:t>4.3.3.1. Manage Operations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_Toc449978470 \h </w:instrText>
        </w:r>
        <w:r w:rsidR="00885577" w:rsidRPr="00906B09">
          <w:rPr>
            <w:noProof/>
            <w:webHidden/>
          </w:rPr>
        </w:r>
        <w:r w:rsidR="00885577" w:rsidRPr="00906B09">
          <w:rPr>
            <w:noProof/>
            <w:webHidden/>
          </w:rPr>
          <w:fldChar w:fldCharType="separate"/>
        </w:r>
        <w:r w:rsidR="00F62EB0">
          <w:rPr>
            <w:noProof/>
            <w:webHidden/>
          </w:rPr>
          <w:t>34</w:t>
        </w:r>
        <w:r w:rsidR="00885577" w:rsidRPr="00906B09">
          <w:rPr>
            <w:noProof/>
            <w:webHidden/>
          </w:rPr>
          <w:fldChar w:fldCharType="end"/>
        </w:r>
      </w:hyperlink>
    </w:p>
    <w:p w14:paraId="685237B4" w14:textId="77777777" w:rsidR="00885577" w:rsidRPr="00906B09" w:rsidRDefault="00702578">
      <w:pPr>
        <w:pStyle w:val="TOC4"/>
        <w:tabs>
          <w:tab w:val="right" w:leader="dot" w:pos="9629"/>
        </w:tabs>
        <w:rPr>
          <w:rFonts w:asciiTheme="minorHAnsi" w:eastAsiaTheme="minorEastAsia" w:hAnsiTheme="minorHAnsi" w:cstheme="minorBidi"/>
          <w:noProof/>
          <w:sz w:val="22"/>
          <w:szCs w:val="22"/>
          <w:lang w:eastAsia="pt-PT"/>
        </w:rPr>
      </w:pPr>
      <w:hyperlink w:anchor="_Toc449978471" w:history="1">
        <w:r w:rsidR="00885577" w:rsidRPr="00906B09">
          <w:rPr>
            <w:rStyle w:val="Hyperlink"/>
            <w:noProof/>
          </w:rPr>
          <w:t>4.3.3.2. Define source data</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_Toc449978471 \h </w:instrText>
        </w:r>
        <w:r w:rsidR="00885577" w:rsidRPr="00906B09">
          <w:rPr>
            <w:noProof/>
            <w:webHidden/>
          </w:rPr>
        </w:r>
        <w:r w:rsidR="00885577" w:rsidRPr="00906B09">
          <w:rPr>
            <w:noProof/>
            <w:webHidden/>
          </w:rPr>
          <w:fldChar w:fldCharType="separate"/>
        </w:r>
        <w:r w:rsidR="00F62EB0">
          <w:rPr>
            <w:noProof/>
            <w:webHidden/>
          </w:rPr>
          <w:t>35</w:t>
        </w:r>
        <w:r w:rsidR="00885577" w:rsidRPr="00906B09">
          <w:rPr>
            <w:noProof/>
            <w:webHidden/>
          </w:rPr>
          <w:fldChar w:fldCharType="end"/>
        </w:r>
      </w:hyperlink>
    </w:p>
    <w:p w14:paraId="352FE515" w14:textId="77777777" w:rsidR="00885577" w:rsidRPr="00906B09" w:rsidRDefault="00702578">
      <w:pPr>
        <w:pStyle w:val="TOC4"/>
        <w:tabs>
          <w:tab w:val="right" w:leader="dot" w:pos="9629"/>
        </w:tabs>
        <w:rPr>
          <w:rFonts w:asciiTheme="minorHAnsi" w:eastAsiaTheme="minorEastAsia" w:hAnsiTheme="minorHAnsi" w:cstheme="minorBidi"/>
          <w:noProof/>
          <w:sz w:val="22"/>
          <w:szCs w:val="22"/>
          <w:lang w:eastAsia="pt-PT"/>
        </w:rPr>
      </w:pPr>
      <w:hyperlink w:anchor="_Toc449978472" w:history="1">
        <w:r w:rsidR="00885577" w:rsidRPr="00906B09">
          <w:rPr>
            <w:rStyle w:val="Hyperlink"/>
            <w:noProof/>
          </w:rPr>
          <w:t>4.3.3.3. Define expressions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_Toc449978472 \h </w:instrText>
        </w:r>
        <w:r w:rsidR="00885577" w:rsidRPr="00906B09">
          <w:rPr>
            <w:noProof/>
            <w:webHidden/>
          </w:rPr>
        </w:r>
        <w:r w:rsidR="00885577" w:rsidRPr="00906B09">
          <w:rPr>
            <w:noProof/>
            <w:webHidden/>
          </w:rPr>
          <w:fldChar w:fldCharType="separate"/>
        </w:r>
        <w:r w:rsidR="00F62EB0">
          <w:rPr>
            <w:noProof/>
            <w:webHidden/>
          </w:rPr>
          <w:t>36</w:t>
        </w:r>
        <w:r w:rsidR="00885577" w:rsidRPr="00906B09">
          <w:rPr>
            <w:noProof/>
            <w:webHidden/>
          </w:rPr>
          <w:fldChar w:fldCharType="end"/>
        </w:r>
      </w:hyperlink>
    </w:p>
    <w:p w14:paraId="097437AA" w14:textId="77777777" w:rsidR="00885577" w:rsidRPr="00906B09" w:rsidRDefault="00702578">
      <w:pPr>
        <w:pStyle w:val="TOC4"/>
        <w:tabs>
          <w:tab w:val="right" w:leader="dot" w:pos="9629"/>
        </w:tabs>
        <w:rPr>
          <w:rFonts w:asciiTheme="minorHAnsi" w:eastAsiaTheme="minorEastAsia" w:hAnsiTheme="minorHAnsi" w:cstheme="minorBidi"/>
          <w:noProof/>
          <w:sz w:val="22"/>
          <w:szCs w:val="22"/>
          <w:lang w:eastAsia="pt-PT"/>
        </w:rPr>
      </w:pPr>
      <w:hyperlink w:anchor="_Toc449978473" w:history="1">
        <w:r w:rsidR="00885577" w:rsidRPr="00906B09">
          <w:rPr>
            <w:rStyle w:val="Hyperlink"/>
            <w:noProof/>
          </w:rPr>
          <w:t>4.3.3.4. Expression information and parameters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_Toc449978473 \h </w:instrText>
        </w:r>
        <w:r w:rsidR="00885577" w:rsidRPr="00906B09">
          <w:rPr>
            <w:noProof/>
            <w:webHidden/>
          </w:rPr>
        </w:r>
        <w:r w:rsidR="00885577" w:rsidRPr="00906B09">
          <w:rPr>
            <w:noProof/>
            <w:webHidden/>
          </w:rPr>
          <w:fldChar w:fldCharType="separate"/>
        </w:r>
        <w:r w:rsidR="00F62EB0">
          <w:rPr>
            <w:noProof/>
            <w:webHidden/>
          </w:rPr>
          <w:t>37</w:t>
        </w:r>
        <w:r w:rsidR="00885577" w:rsidRPr="00906B09">
          <w:rPr>
            <w:noProof/>
            <w:webHidden/>
          </w:rPr>
          <w:fldChar w:fldCharType="end"/>
        </w:r>
      </w:hyperlink>
    </w:p>
    <w:p w14:paraId="4A8830DA" w14:textId="77777777" w:rsidR="00885577" w:rsidRPr="00906B09" w:rsidRDefault="00702578">
      <w:pPr>
        <w:pStyle w:val="TOC3"/>
        <w:tabs>
          <w:tab w:val="right" w:leader="dot" w:pos="9629"/>
        </w:tabs>
        <w:rPr>
          <w:rFonts w:asciiTheme="minorHAnsi" w:eastAsiaTheme="minorEastAsia" w:hAnsiTheme="minorHAnsi" w:cstheme="minorBidi"/>
          <w:noProof/>
          <w:sz w:val="22"/>
          <w:szCs w:val="22"/>
          <w:lang w:eastAsia="pt-PT"/>
        </w:rPr>
      </w:pPr>
      <w:hyperlink w:anchor="_Toc449978474" w:history="1">
        <w:r w:rsidR="00885577" w:rsidRPr="00906B09">
          <w:rPr>
            <w:rStyle w:val="Hyperlink"/>
            <w:noProof/>
          </w:rPr>
          <w:t>4.3.4. Logs tab</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_Toc449978474 \h </w:instrText>
        </w:r>
        <w:r w:rsidR="00885577" w:rsidRPr="00906B09">
          <w:rPr>
            <w:noProof/>
            <w:webHidden/>
          </w:rPr>
        </w:r>
        <w:r w:rsidR="00885577" w:rsidRPr="00906B09">
          <w:rPr>
            <w:noProof/>
            <w:webHidden/>
          </w:rPr>
          <w:fldChar w:fldCharType="separate"/>
        </w:r>
        <w:r w:rsidR="00F62EB0">
          <w:rPr>
            <w:noProof/>
            <w:webHidden/>
          </w:rPr>
          <w:t>50</w:t>
        </w:r>
        <w:r w:rsidR="00885577" w:rsidRPr="00906B09">
          <w:rPr>
            <w:noProof/>
            <w:webHidden/>
          </w:rPr>
          <w:fldChar w:fldCharType="end"/>
        </w:r>
      </w:hyperlink>
    </w:p>
    <w:p w14:paraId="65C6E898" w14:textId="77777777" w:rsidR="00885577" w:rsidRPr="00906B09" w:rsidRDefault="00702578">
      <w:pPr>
        <w:pStyle w:val="TOC1"/>
        <w:tabs>
          <w:tab w:val="right" w:leader="dot" w:pos="9629"/>
        </w:tabs>
        <w:rPr>
          <w:rFonts w:asciiTheme="minorHAnsi" w:eastAsiaTheme="minorEastAsia" w:hAnsiTheme="minorHAnsi" w:cstheme="minorBidi"/>
          <w:b w:val="0"/>
          <w:bCs w:val="0"/>
          <w:noProof/>
          <w:sz w:val="22"/>
          <w:szCs w:val="22"/>
          <w:lang w:eastAsia="pt-PT"/>
        </w:rPr>
      </w:pPr>
      <w:hyperlink w:anchor="_Toc449978475" w:history="1">
        <w:r w:rsidR="00885577" w:rsidRPr="00906B09">
          <w:rPr>
            <w:rStyle w:val="Hyperlink"/>
            <w:noProof/>
          </w:rPr>
          <w:t>5. ALIASES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_Toc449978475 \h </w:instrText>
        </w:r>
        <w:r w:rsidR="00885577" w:rsidRPr="00906B09">
          <w:rPr>
            <w:noProof/>
            <w:webHidden/>
          </w:rPr>
        </w:r>
        <w:r w:rsidR="00885577" w:rsidRPr="00906B09">
          <w:rPr>
            <w:noProof/>
            <w:webHidden/>
          </w:rPr>
          <w:fldChar w:fldCharType="separate"/>
        </w:r>
        <w:r w:rsidR="00F62EB0">
          <w:rPr>
            <w:noProof/>
            <w:webHidden/>
          </w:rPr>
          <w:t>51</w:t>
        </w:r>
        <w:r w:rsidR="00885577" w:rsidRPr="00906B09">
          <w:rPr>
            <w:noProof/>
            <w:webHidden/>
          </w:rPr>
          <w:fldChar w:fldCharType="end"/>
        </w:r>
      </w:hyperlink>
    </w:p>
    <w:p w14:paraId="1AD60169"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76" w:history="1">
        <w:r w:rsidR="00885577" w:rsidRPr="00906B09">
          <w:rPr>
            <w:rStyle w:val="Hyperlink"/>
            <w:noProof/>
          </w:rPr>
          <w:t>5.1. Using aliases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_Toc449978476 \h </w:instrText>
        </w:r>
        <w:r w:rsidR="00885577" w:rsidRPr="00906B09">
          <w:rPr>
            <w:noProof/>
            <w:webHidden/>
          </w:rPr>
        </w:r>
        <w:r w:rsidR="00885577" w:rsidRPr="00906B09">
          <w:rPr>
            <w:noProof/>
            <w:webHidden/>
          </w:rPr>
          <w:fldChar w:fldCharType="separate"/>
        </w:r>
        <w:r w:rsidR="00F62EB0">
          <w:rPr>
            <w:noProof/>
            <w:webHidden/>
          </w:rPr>
          <w:t>51</w:t>
        </w:r>
        <w:r w:rsidR="00885577" w:rsidRPr="00906B09">
          <w:rPr>
            <w:noProof/>
            <w:webHidden/>
          </w:rPr>
          <w:fldChar w:fldCharType="end"/>
        </w:r>
      </w:hyperlink>
    </w:p>
    <w:p w14:paraId="1F00EC18"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77" w:history="1">
        <w:r w:rsidR="00885577" w:rsidRPr="00906B09">
          <w:rPr>
            <w:rStyle w:val="Hyperlink"/>
            <w:noProof/>
          </w:rPr>
          <w:t>5.2. Structure</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_Toc449978477 \h </w:instrText>
        </w:r>
        <w:r w:rsidR="00885577" w:rsidRPr="00906B09">
          <w:rPr>
            <w:noProof/>
            <w:webHidden/>
          </w:rPr>
        </w:r>
        <w:r w:rsidR="00885577" w:rsidRPr="00906B09">
          <w:rPr>
            <w:noProof/>
            <w:webHidden/>
          </w:rPr>
          <w:fldChar w:fldCharType="separate"/>
        </w:r>
        <w:r w:rsidR="00F62EB0">
          <w:rPr>
            <w:noProof/>
            <w:webHidden/>
          </w:rPr>
          <w:t>51</w:t>
        </w:r>
        <w:r w:rsidR="00885577" w:rsidRPr="00906B09">
          <w:rPr>
            <w:noProof/>
            <w:webHidden/>
          </w:rPr>
          <w:fldChar w:fldCharType="end"/>
        </w:r>
      </w:hyperlink>
    </w:p>
    <w:p w14:paraId="016E0B1F"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78" w:history="1">
        <w:r w:rsidR="00885577" w:rsidRPr="00906B09">
          <w:rPr>
            <w:rStyle w:val="Hyperlink"/>
            <w:noProof/>
          </w:rPr>
          <w:t>5.3. Modifying an alias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_Toc449978478 \h </w:instrText>
        </w:r>
        <w:r w:rsidR="00885577" w:rsidRPr="00906B09">
          <w:rPr>
            <w:noProof/>
            <w:webHidden/>
          </w:rPr>
        </w:r>
        <w:r w:rsidR="00885577" w:rsidRPr="00906B09">
          <w:rPr>
            <w:noProof/>
            <w:webHidden/>
          </w:rPr>
          <w:fldChar w:fldCharType="separate"/>
        </w:r>
        <w:r w:rsidR="00F62EB0">
          <w:rPr>
            <w:noProof/>
            <w:webHidden/>
          </w:rPr>
          <w:t>52</w:t>
        </w:r>
        <w:r w:rsidR="00885577" w:rsidRPr="00906B09">
          <w:rPr>
            <w:noProof/>
            <w:webHidden/>
          </w:rPr>
          <w:fldChar w:fldCharType="end"/>
        </w:r>
      </w:hyperlink>
    </w:p>
    <w:p w14:paraId="75AD52CA"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79" w:history="1">
        <w:r w:rsidR="00885577" w:rsidRPr="00906B09">
          <w:rPr>
            <w:rStyle w:val="Hyperlink"/>
            <w:noProof/>
          </w:rPr>
          <w:t>5.4. Creating an alias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_Toc449978479 \h </w:instrText>
        </w:r>
        <w:r w:rsidR="00885577" w:rsidRPr="00906B09">
          <w:rPr>
            <w:noProof/>
            <w:webHidden/>
          </w:rPr>
        </w:r>
        <w:r w:rsidR="00885577" w:rsidRPr="00906B09">
          <w:rPr>
            <w:noProof/>
            <w:webHidden/>
          </w:rPr>
          <w:fldChar w:fldCharType="separate"/>
        </w:r>
        <w:r w:rsidR="00F62EB0">
          <w:rPr>
            <w:noProof/>
            <w:webHidden/>
          </w:rPr>
          <w:t>52</w:t>
        </w:r>
        <w:r w:rsidR="00885577" w:rsidRPr="00906B09">
          <w:rPr>
            <w:noProof/>
            <w:webHidden/>
          </w:rPr>
          <w:fldChar w:fldCharType="end"/>
        </w:r>
      </w:hyperlink>
    </w:p>
    <w:p w14:paraId="154E07DF" w14:textId="77777777" w:rsidR="00885577" w:rsidRPr="00906B09" w:rsidRDefault="00702578">
      <w:pPr>
        <w:pStyle w:val="TOC3"/>
        <w:tabs>
          <w:tab w:val="right" w:leader="dot" w:pos="9629"/>
        </w:tabs>
        <w:rPr>
          <w:rFonts w:asciiTheme="minorHAnsi" w:eastAsiaTheme="minorEastAsia" w:hAnsiTheme="minorHAnsi" w:cstheme="minorBidi"/>
          <w:noProof/>
          <w:sz w:val="22"/>
          <w:szCs w:val="22"/>
          <w:lang w:eastAsia="pt-PT"/>
        </w:rPr>
      </w:pPr>
      <w:hyperlink w:anchor="_Toc449978480" w:history="1">
        <w:r w:rsidR="00885577" w:rsidRPr="00906B09">
          <w:rPr>
            <w:rStyle w:val="Hyperlink"/>
            <w:noProof/>
          </w:rPr>
          <w:t>5.4.1. For a field for which no alias exists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_Toc449978480 \h </w:instrText>
        </w:r>
        <w:r w:rsidR="00885577" w:rsidRPr="00906B09">
          <w:rPr>
            <w:noProof/>
            <w:webHidden/>
          </w:rPr>
        </w:r>
        <w:r w:rsidR="00885577" w:rsidRPr="00906B09">
          <w:rPr>
            <w:noProof/>
            <w:webHidden/>
          </w:rPr>
          <w:fldChar w:fldCharType="separate"/>
        </w:r>
        <w:r w:rsidR="00F62EB0">
          <w:rPr>
            <w:noProof/>
            <w:webHidden/>
          </w:rPr>
          <w:t>52</w:t>
        </w:r>
        <w:r w:rsidR="00885577" w:rsidRPr="00906B09">
          <w:rPr>
            <w:noProof/>
            <w:webHidden/>
          </w:rPr>
          <w:fldChar w:fldCharType="end"/>
        </w:r>
      </w:hyperlink>
    </w:p>
    <w:p w14:paraId="6D90B805" w14:textId="77777777" w:rsidR="00885577" w:rsidRPr="00906B09" w:rsidRDefault="00702578">
      <w:pPr>
        <w:pStyle w:val="TOC3"/>
        <w:tabs>
          <w:tab w:val="right" w:leader="dot" w:pos="9629"/>
        </w:tabs>
        <w:rPr>
          <w:rFonts w:asciiTheme="minorHAnsi" w:eastAsiaTheme="minorEastAsia" w:hAnsiTheme="minorHAnsi" w:cstheme="minorBidi"/>
          <w:noProof/>
          <w:sz w:val="22"/>
          <w:szCs w:val="22"/>
          <w:lang w:eastAsia="pt-PT"/>
        </w:rPr>
      </w:pPr>
      <w:hyperlink w:anchor="_Toc449978481" w:history="1">
        <w:r w:rsidR="00885577" w:rsidRPr="00906B09">
          <w:rPr>
            <w:rStyle w:val="Hyperlink"/>
            <w:noProof/>
          </w:rPr>
          <w:t>5.4.2. For a field for which an alias has already been defined</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_Toc449978481 \h </w:instrText>
        </w:r>
        <w:r w:rsidR="00885577" w:rsidRPr="00906B09">
          <w:rPr>
            <w:noProof/>
            <w:webHidden/>
          </w:rPr>
        </w:r>
        <w:r w:rsidR="00885577" w:rsidRPr="00906B09">
          <w:rPr>
            <w:noProof/>
            <w:webHidden/>
          </w:rPr>
          <w:fldChar w:fldCharType="separate"/>
        </w:r>
        <w:r w:rsidR="00F62EB0">
          <w:rPr>
            <w:noProof/>
            <w:webHidden/>
          </w:rPr>
          <w:t>52</w:t>
        </w:r>
        <w:r w:rsidR="00885577" w:rsidRPr="00906B09">
          <w:rPr>
            <w:noProof/>
            <w:webHidden/>
          </w:rPr>
          <w:fldChar w:fldCharType="end"/>
        </w:r>
      </w:hyperlink>
    </w:p>
    <w:p w14:paraId="63F098FE" w14:textId="77777777" w:rsidR="00885577" w:rsidRPr="00906B09" w:rsidRDefault="00702578">
      <w:pPr>
        <w:pStyle w:val="TOC1"/>
        <w:tabs>
          <w:tab w:val="right" w:leader="dot" w:pos="9629"/>
        </w:tabs>
        <w:rPr>
          <w:rFonts w:asciiTheme="minorHAnsi" w:eastAsiaTheme="minorEastAsia" w:hAnsiTheme="minorHAnsi" w:cstheme="minorBidi"/>
          <w:b w:val="0"/>
          <w:bCs w:val="0"/>
          <w:noProof/>
          <w:sz w:val="22"/>
          <w:szCs w:val="22"/>
          <w:lang w:eastAsia="pt-PT"/>
        </w:rPr>
      </w:pPr>
      <w:hyperlink w:anchor="_Toc449978482" w:history="1">
        <w:r w:rsidR="00885577" w:rsidRPr="00906B09">
          <w:rPr>
            <w:rStyle w:val="Hyperlink"/>
            <w:noProof/>
          </w:rPr>
          <w:t>6. VISUALISATION INTERFACE</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_Toc449978482 \h </w:instrText>
        </w:r>
        <w:r w:rsidR="00885577" w:rsidRPr="00906B09">
          <w:rPr>
            <w:noProof/>
            <w:webHidden/>
          </w:rPr>
        </w:r>
        <w:r w:rsidR="00885577" w:rsidRPr="00906B09">
          <w:rPr>
            <w:noProof/>
            <w:webHidden/>
          </w:rPr>
          <w:fldChar w:fldCharType="separate"/>
        </w:r>
        <w:r w:rsidR="00F62EB0">
          <w:rPr>
            <w:noProof/>
            <w:webHidden/>
          </w:rPr>
          <w:t>54</w:t>
        </w:r>
        <w:r w:rsidR="00885577" w:rsidRPr="00906B09">
          <w:rPr>
            <w:noProof/>
            <w:webHidden/>
          </w:rPr>
          <w:fldChar w:fldCharType="end"/>
        </w:r>
      </w:hyperlink>
    </w:p>
    <w:p w14:paraId="202A27CF"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83" w:history="1">
        <w:r w:rsidR="00885577" w:rsidRPr="00906B09">
          <w:rPr>
            <w:rStyle w:val="Hyperlink"/>
            <w:noProof/>
          </w:rPr>
          <w:t>6.1. ‘Plot2D’</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_Toc449978483 \h </w:instrText>
        </w:r>
        <w:r w:rsidR="00885577" w:rsidRPr="00906B09">
          <w:rPr>
            <w:noProof/>
            <w:webHidden/>
          </w:rPr>
        </w:r>
        <w:r w:rsidR="00885577" w:rsidRPr="00906B09">
          <w:rPr>
            <w:noProof/>
            <w:webHidden/>
          </w:rPr>
          <w:fldChar w:fldCharType="separate"/>
        </w:r>
        <w:r w:rsidR="00F62EB0">
          <w:rPr>
            <w:noProof/>
            <w:webHidden/>
          </w:rPr>
          <w:t>54</w:t>
        </w:r>
        <w:r w:rsidR="00885577" w:rsidRPr="00906B09">
          <w:rPr>
            <w:noProof/>
            <w:webHidden/>
          </w:rPr>
          <w:fldChar w:fldCharType="end"/>
        </w:r>
      </w:hyperlink>
    </w:p>
    <w:p w14:paraId="0C45FA62"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84" w:history="1">
        <w:r w:rsidR="00885577" w:rsidRPr="00906B09">
          <w:rPr>
            <w:rStyle w:val="Hyperlink"/>
            <w:noProof/>
          </w:rPr>
          <w:t>6.2. ‘Map Plot’</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_Toc449978484 \h </w:instrText>
        </w:r>
        <w:r w:rsidR="00885577" w:rsidRPr="00906B09">
          <w:rPr>
            <w:noProof/>
            <w:webHidden/>
          </w:rPr>
        </w:r>
        <w:r w:rsidR="00885577" w:rsidRPr="00906B09">
          <w:rPr>
            <w:noProof/>
            <w:webHidden/>
          </w:rPr>
          <w:fldChar w:fldCharType="separate"/>
        </w:r>
        <w:r w:rsidR="00F62EB0">
          <w:rPr>
            <w:noProof/>
            <w:webHidden/>
          </w:rPr>
          <w:t>56</w:t>
        </w:r>
        <w:r w:rsidR="00885577" w:rsidRPr="00906B09">
          <w:rPr>
            <w:noProof/>
            <w:webHidden/>
          </w:rPr>
          <w:fldChar w:fldCharType="end"/>
        </w:r>
      </w:hyperlink>
    </w:p>
    <w:p w14:paraId="73A32E55" w14:textId="77777777" w:rsidR="00885577" w:rsidRPr="00906B09" w:rsidRDefault="00702578">
      <w:pPr>
        <w:pStyle w:val="TOC3"/>
        <w:tabs>
          <w:tab w:val="right" w:leader="dot" w:pos="9629"/>
        </w:tabs>
        <w:rPr>
          <w:rFonts w:asciiTheme="minorHAnsi" w:eastAsiaTheme="minorEastAsia" w:hAnsiTheme="minorHAnsi" w:cstheme="minorBidi"/>
          <w:noProof/>
          <w:sz w:val="22"/>
          <w:szCs w:val="22"/>
          <w:lang w:eastAsia="pt-PT"/>
        </w:rPr>
      </w:pPr>
      <w:hyperlink w:anchor="_Toc449978485" w:history="1">
        <w:r w:rsidR="00885577" w:rsidRPr="00906B09">
          <w:rPr>
            <w:rStyle w:val="Hyperlink"/>
            <w:noProof/>
          </w:rPr>
          <w:t>6.2.1. Plot3D</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_Toc449978485 \h </w:instrText>
        </w:r>
        <w:r w:rsidR="00885577" w:rsidRPr="00906B09">
          <w:rPr>
            <w:noProof/>
            <w:webHidden/>
          </w:rPr>
        </w:r>
        <w:r w:rsidR="00885577" w:rsidRPr="00906B09">
          <w:rPr>
            <w:noProof/>
            <w:webHidden/>
          </w:rPr>
          <w:fldChar w:fldCharType="separate"/>
        </w:r>
        <w:r w:rsidR="00F62EB0">
          <w:rPr>
            <w:noProof/>
            <w:webHidden/>
          </w:rPr>
          <w:t>58</w:t>
        </w:r>
        <w:r w:rsidR="00885577" w:rsidRPr="00906B09">
          <w:rPr>
            <w:noProof/>
            <w:webHidden/>
          </w:rPr>
          <w:fldChar w:fldCharType="end"/>
        </w:r>
      </w:hyperlink>
    </w:p>
    <w:p w14:paraId="56355D93" w14:textId="77777777" w:rsidR="00885577" w:rsidRPr="00906B09" w:rsidRDefault="00702578">
      <w:pPr>
        <w:pStyle w:val="TOC3"/>
        <w:tabs>
          <w:tab w:val="right" w:leader="dot" w:pos="9629"/>
        </w:tabs>
        <w:rPr>
          <w:rFonts w:asciiTheme="minorHAnsi" w:eastAsiaTheme="minorEastAsia" w:hAnsiTheme="minorHAnsi" w:cstheme="minorBidi"/>
          <w:noProof/>
          <w:sz w:val="22"/>
          <w:szCs w:val="22"/>
          <w:lang w:eastAsia="pt-PT"/>
        </w:rPr>
      </w:pPr>
      <w:hyperlink w:anchor="_Toc449978486" w:history="1">
        <w:r w:rsidR="00885577" w:rsidRPr="00906B09">
          <w:rPr>
            <w:rStyle w:val="Hyperlink"/>
            <w:noProof/>
          </w:rPr>
          <w:t>6.2.2. Color table editor</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_Toc449978486 \h </w:instrText>
        </w:r>
        <w:r w:rsidR="00885577" w:rsidRPr="00906B09">
          <w:rPr>
            <w:noProof/>
            <w:webHidden/>
          </w:rPr>
        </w:r>
        <w:r w:rsidR="00885577" w:rsidRPr="00906B09">
          <w:rPr>
            <w:noProof/>
            <w:webHidden/>
          </w:rPr>
          <w:fldChar w:fldCharType="separate"/>
        </w:r>
        <w:r w:rsidR="00F62EB0">
          <w:rPr>
            <w:noProof/>
            <w:webHidden/>
          </w:rPr>
          <w:t>60</w:t>
        </w:r>
        <w:r w:rsidR="00885577" w:rsidRPr="00906B09">
          <w:rPr>
            <w:noProof/>
            <w:webHidden/>
          </w:rPr>
          <w:fldChar w:fldCharType="end"/>
        </w:r>
      </w:hyperlink>
    </w:p>
    <w:p w14:paraId="5853C36B"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87" w:history="1">
        <w:r w:rsidR="00885577" w:rsidRPr="00906B09">
          <w:rPr>
            <w:rStyle w:val="Hyperlink"/>
            <w:noProof/>
          </w:rPr>
          <w:t>6.3. Vector Plots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_Toc449978487 \h </w:instrText>
        </w:r>
        <w:r w:rsidR="00885577" w:rsidRPr="00906B09">
          <w:rPr>
            <w:noProof/>
            <w:webHidden/>
          </w:rPr>
        </w:r>
        <w:r w:rsidR="00885577" w:rsidRPr="00906B09">
          <w:rPr>
            <w:noProof/>
            <w:webHidden/>
          </w:rPr>
          <w:fldChar w:fldCharType="separate"/>
        </w:r>
        <w:r w:rsidR="00F62EB0">
          <w:rPr>
            <w:noProof/>
            <w:webHidden/>
          </w:rPr>
          <w:t>60</w:t>
        </w:r>
        <w:r w:rsidR="00885577" w:rsidRPr="00906B09">
          <w:rPr>
            <w:noProof/>
            <w:webHidden/>
          </w:rPr>
          <w:fldChar w:fldCharType="end"/>
        </w:r>
      </w:hyperlink>
    </w:p>
    <w:p w14:paraId="207CB2BE" w14:textId="77777777" w:rsidR="00885577" w:rsidRPr="00906B09" w:rsidRDefault="00702578">
      <w:pPr>
        <w:pStyle w:val="TOC1"/>
        <w:tabs>
          <w:tab w:val="right" w:leader="dot" w:pos="9629"/>
        </w:tabs>
        <w:rPr>
          <w:rFonts w:asciiTheme="minorHAnsi" w:eastAsiaTheme="minorEastAsia" w:hAnsiTheme="minorHAnsi" w:cstheme="minorBidi"/>
          <w:b w:val="0"/>
          <w:bCs w:val="0"/>
          <w:noProof/>
          <w:sz w:val="22"/>
          <w:szCs w:val="22"/>
          <w:lang w:eastAsia="pt-PT"/>
        </w:rPr>
      </w:pPr>
      <w:hyperlink w:anchor="_Toc449978488" w:history="1">
        <w:r w:rsidR="00885577" w:rsidRPr="00906B09">
          <w:rPr>
            <w:rStyle w:val="Hyperlink"/>
            <w:noProof/>
          </w:rPr>
          <w:t>7. BRAT SCHEDULER INTERFACE</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_Toc449978488 \h </w:instrText>
        </w:r>
        <w:r w:rsidR="00885577" w:rsidRPr="00906B09">
          <w:rPr>
            <w:noProof/>
            <w:webHidden/>
          </w:rPr>
        </w:r>
        <w:r w:rsidR="00885577" w:rsidRPr="00906B09">
          <w:rPr>
            <w:noProof/>
            <w:webHidden/>
          </w:rPr>
          <w:fldChar w:fldCharType="separate"/>
        </w:r>
        <w:r w:rsidR="00F62EB0">
          <w:rPr>
            <w:noProof/>
            <w:webHidden/>
          </w:rPr>
          <w:t>61</w:t>
        </w:r>
        <w:r w:rsidR="00885577" w:rsidRPr="00906B09">
          <w:rPr>
            <w:noProof/>
            <w:webHidden/>
          </w:rPr>
          <w:fldChar w:fldCharType="end"/>
        </w:r>
      </w:hyperlink>
    </w:p>
    <w:p w14:paraId="6AE1F8D0" w14:textId="77777777" w:rsidR="00885577" w:rsidRPr="00906B09" w:rsidRDefault="00702578">
      <w:pPr>
        <w:pStyle w:val="TOC1"/>
        <w:tabs>
          <w:tab w:val="right" w:leader="dot" w:pos="9629"/>
        </w:tabs>
        <w:rPr>
          <w:rFonts w:asciiTheme="minorHAnsi" w:eastAsiaTheme="minorEastAsia" w:hAnsiTheme="minorHAnsi" w:cstheme="minorBidi"/>
          <w:b w:val="0"/>
          <w:bCs w:val="0"/>
          <w:noProof/>
          <w:sz w:val="22"/>
          <w:szCs w:val="22"/>
          <w:lang w:eastAsia="pt-PT"/>
        </w:rPr>
      </w:pPr>
      <w:hyperlink w:anchor="_Toc449978489" w:history="1">
        <w:r w:rsidR="00885577" w:rsidRPr="00906B09">
          <w:rPr>
            <w:rStyle w:val="Hyperlink"/>
            <w:noProof/>
          </w:rPr>
          <w:t>8. USING BRAT IN ‘COMMAND LINES’ MODE WITH PARAMETERS FILE</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_Toc449978489 \h </w:instrText>
        </w:r>
        <w:r w:rsidR="00885577" w:rsidRPr="00906B09">
          <w:rPr>
            <w:noProof/>
            <w:webHidden/>
          </w:rPr>
        </w:r>
        <w:r w:rsidR="00885577" w:rsidRPr="00906B09">
          <w:rPr>
            <w:noProof/>
            <w:webHidden/>
          </w:rPr>
          <w:fldChar w:fldCharType="separate"/>
        </w:r>
        <w:r w:rsidR="00F62EB0">
          <w:rPr>
            <w:noProof/>
            <w:webHidden/>
          </w:rPr>
          <w:t>62</w:t>
        </w:r>
        <w:r w:rsidR="00885577" w:rsidRPr="00906B09">
          <w:rPr>
            <w:noProof/>
            <w:webHidden/>
          </w:rPr>
          <w:fldChar w:fldCharType="end"/>
        </w:r>
      </w:hyperlink>
    </w:p>
    <w:p w14:paraId="7A1342F0"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90" w:history="1">
        <w:r w:rsidR="00885577" w:rsidRPr="00906B09">
          <w:rPr>
            <w:rStyle w:val="Hyperlink"/>
            <w:noProof/>
          </w:rPr>
          <w:t>8.1. Creating an output netCDF file</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_Toc449978490 \h </w:instrText>
        </w:r>
        <w:r w:rsidR="00885577" w:rsidRPr="00906B09">
          <w:rPr>
            <w:noProof/>
            <w:webHidden/>
          </w:rPr>
        </w:r>
        <w:r w:rsidR="00885577" w:rsidRPr="00906B09">
          <w:rPr>
            <w:noProof/>
            <w:webHidden/>
          </w:rPr>
          <w:fldChar w:fldCharType="separate"/>
        </w:r>
        <w:r w:rsidR="00F62EB0">
          <w:rPr>
            <w:noProof/>
            <w:webHidden/>
          </w:rPr>
          <w:t>62</w:t>
        </w:r>
        <w:r w:rsidR="00885577" w:rsidRPr="00906B09">
          <w:rPr>
            <w:noProof/>
            <w:webHidden/>
          </w:rPr>
          <w:fldChar w:fldCharType="end"/>
        </w:r>
      </w:hyperlink>
    </w:p>
    <w:p w14:paraId="4FFBE94C"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91" w:history="1">
        <w:r w:rsidR="00885577" w:rsidRPr="00906B09">
          <w:rPr>
            <w:rStyle w:val="Hyperlink"/>
            <w:noProof/>
          </w:rPr>
          <w:t>8.2. Visualising an output netCDF file through BRAT</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_Toc449978491 \h </w:instrText>
        </w:r>
        <w:r w:rsidR="00885577" w:rsidRPr="00906B09">
          <w:rPr>
            <w:noProof/>
            <w:webHidden/>
          </w:rPr>
        </w:r>
        <w:r w:rsidR="00885577" w:rsidRPr="00906B09">
          <w:rPr>
            <w:noProof/>
            <w:webHidden/>
          </w:rPr>
          <w:fldChar w:fldCharType="separate"/>
        </w:r>
        <w:r w:rsidR="00F62EB0">
          <w:rPr>
            <w:noProof/>
            <w:webHidden/>
          </w:rPr>
          <w:t>64</w:t>
        </w:r>
        <w:r w:rsidR="00885577" w:rsidRPr="00906B09">
          <w:rPr>
            <w:noProof/>
            <w:webHidden/>
          </w:rPr>
          <w:fldChar w:fldCharType="end"/>
        </w:r>
      </w:hyperlink>
    </w:p>
    <w:p w14:paraId="0E31E90C"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92" w:history="1">
        <w:r w:rsidR="00885577" w:rsidRPr="00906B09">
          <w:rPr>
            <w:rStyle w:val="Hyperlink"/>
            <w:noProof/>
          </w:rPr>
          <w:t>8.3. Using the parameter files to process many datasets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_Toc449978492 \h </w:instrText>
        </w:r>
        <w:r w:rsidR="00885577" w:rsidRPr="00906B09">
          <w:rPr>
            <w:noProof/>
            <w:webHidden/>
          </w:rPr>
        </w:r>
        <w:r w:rsidR="00885577" w:rsidRPr="00906B09">
          <w:rPr>
            <w:noProof/>
            <w:webHidden/>
          </w:rPr>
          <w:fldChar w:fldCharType="separate"/>
        </w:r>
        <w:r w:rsidR="00F62EB0">
          <w:rPr>
            <w:noProof/>
            <w:webHidden/>
          </w:rPr>
          <w:t>65</w:t>
        </w:r>
        <w:r w:rsidR="00885577" w:rsidRPr="00906B09">
          <w:rPr>
            <w:noProof/>
            <w:webHidden/>
          </w:rPr>
          <w:fldChar w:fldCharType="end"/>
        </w:r>
      </w:hyperlink>
    </w:p>
    <w:p w14:paraId="2BC61C12" w14:textId="77777777" w:rsidR="00885577" w:rsidRPr="00906B09" w:rsidRDefault="00702578">
      <w:pPr>
        <w:pStyle w:val="TOC1"/>
        <w:tabs>
          <w:tab w:val="right" w:leader="dot" w:pos="9629"/>
        </w:tabs>
        <w:rPr>
          <w:rFonts w:asciiTheme="minorHAnsi" w:eastAsiaTheme="minorEastAsia" w:hAnsiTheme="minorHAnsi" w:cstheme="minorBidi"/>
          <w:b w:val="0"/>
          <w:bCs w:val="0"/>
          <w:noProof/>
          <w:sz w:val="22"/>
          <w:szCs w:val="22"/>
          <w:lang w:eastAsia="pt-PT"/>
        </w:rPr>
      </w:pPr>
      <w:hyperlink w:anchor="_Toc449978493" w:history="1">
        <w:r w:rsidR="00885577" w:rsidRPr="00906B09">
          <w:rPr>
            <w:rStyle w:val="Hyperlink"/>
            <w:noProof/>
          </w:rPr>
          <w:t>9. BRATHL APPLICATION PROGRAMMING INTERFACES (APIS)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_Toc449978493 \h </w:instrText>
        </w:r>
        <w:r w:rsidR="00885577" w:rsidRPr="00906B09">
          <w:rPr>
            <w:noProof/>
            <w:webHidden/>
          </w:rPr>
        </w:r>
        <w:r w:rsidR="00885577" w:rsidRPr="00906B09">
          <w:rPr>
            <w:noProof/>
            <w:webHidden/>
          </w:rPr>
          <w:fldChar w:fldCharType="separate"/>
        </w:r>
        <w:r w:rsidR="00F62EB0">
          <w:rPr>
            <w:noProof/>
            <w:webHidden/>
          </w:rPr>
          <w:t>67</w:t>
        </w:r>
        <w:r w:rsidR="00885577" w:rsidRPr="00906B09">
          <w:rPr>
            <w:noProof/>
            <w:webHidden/>
          </w:rPr>
          <w:fldChar w:fldCharType="end"/>
        </w:r>
      </w:hyperlink>
    </w:p>
    <w:p w14:paraId="6A2FA68B"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94" w:history="1">
        <w:r w:rsidR="00885577" w:rsidRPr="00906B09">
          <w:rPr>
            <w:rStyle w:val="Hyperlink"/>
            <w:noProof/>
          </w:rPr>
          <w:t>9.1. Data reading function</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_Toc449978494 \h </w:instrText>
        </w:r>
        <w:r w:rsidR="00885577" w:rsidRPr="00906B09">
          <w:rPr>
            <w:noProof/>
            <w:webHidden/>
          </w:rPr>
        </w:r>
        <w:r w:rsidR="00885577" w:rsidRPr="00906B09">
          <w:rPr>
            <w:noProof/>
            <w:webHidden/>
          </w:rPr>
          <w:fldChar w:fldCharType="separate"/>
        </w:r>
        <w:r w:rsidR="00F62EB0">
          <w:rPr>
            <w:noProof/>
            <w:webHidden/>
          </w:rPr>
          <w:t>67</w:t>
        </w:r>
        <w:r w:rsidR="00885577" w:rsidRPr="00906B09">
          <w:rPr>
            <w:noProof/>
            <w:webHidden/>
          </w:rPr>
          <w:fldChar w:fldCharType="end"/>
        </w:r>
      </w:hyperlink>
    </w:p>
    <w:p w14:paraId="411511B1"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95" w:history="1">
        <w:r w:rsidR="00885577" w:rsidRPr="00906B09">
          <w:rPr>
            <w:rStyle w:val="Hyperlink"/>
            <w:noProof/>
          </w:rPr>
          <w:t>9.2. Cycle/date conversion functions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_Toc449978495 \h </w:instrText>
        </w:r>
        <w:r w:rsidR="00885577" w:rsidRPr="00906B09">
          <w:rPr>
            <w:noProof/>
            <w:webHidden/>
          </w:rPr>
        </w:r>
        <w:r w:rsidR="00885577" w:rsidRPr="00906B09">
          <w:rPr>
            <w:noProof/>
            <w:webHidden/>
          </w:rPr>
          <w:fldChar w:fldCharType="separate"/>
        </w:r>
        <w:r w:rsidR="00F62EB0">
          <w:rPr>
            <w:noProof/>
            <w:webHidden/>
          </w:rPr>
          <w:t>68</w:t>
        </w:r>
        <w:r w:rsidR="00885577" w:rsidRPr="00906B09">
          <w:rPr>
            <w:noProof/>
            <w:webHidden/>
          </w:rPr>
          <w:fldChar w:fldCharType="end"/>
        </w:r>
      </w:hyperlink>
    </w:p>
    <w:p w14:paraId="60547C0E"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96" w:history="1">
        <w:r w:rsidR="00885577" w:rsidRPr="00906B09">
          <w:rPr>
            <w:rStyle w:val="Hyperlink"/>
            <w:noProof/>
          </w:rPr>
          <w:t>9.3. Date conversion/computation function</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_Toc449978496 \h </w:instrText>
        </w:r>
        <w:r w:rsidR="00885577" w:rsidRPr="00906B09">
          <w:rPr>
            <w:noProof/>
            <w:webHidden/>
          </w:rPr>
        </w:r>
        <w:r w:rsidR="00885577" w:rsidRPr="00906B09">
          <w:rPr>
            <w:noProof/>
            <w:webHidden/>
          </w:rPr>
          <w:fldChar w:fldCharType="separate"/>
        </w:r>
        <w:r w:rsidR="00F62EB0">
          <w:rPr>
            <w:noProof/>
            <w:webHidden/>
          </w:rPr>
          <w:t>69</w:t>
        </w:r>
        <w:r w:rsidR="00885577" w:rsidRPr="00906B09">
          <w:rPr>
            <w:noProof/>
            <w:webHidden/>
          </w:rPr>
          <w:fldChar w:fldCharType="end"/>
        </w:r>
      </w:hyperlink>
    </w:p>
    <w:p w14:paraId="24280D3D"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97" w:history="1">
        <w:r w:rsidR="00885577" w:rsidRPr="00906B09">
          <w:rPr>
            <w:rStyle w:val="Hyperlink"/>
            <w:noProof/>
          </w:rPr>
          <w:t>9.4. Named structures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_Toc449978497 \h </w:instrText>
        </w:r>
        <w:r w:rsidR="00885577" w:rsidRPr="00906B09">
          <w:rPr>
            <w:noProof/>
            <w:webHidden/>
          </w:rPr>
        </w:r>
        <w:r w:rsidR="00885577" w:rsidRPr="00906B09">
          <w:rPr>
            <w:noProof/>
            <w:webHidden/>
          </w:rPr>
          <w:fldChar w:fldCharType="separate"/>
        </w:r>
        <w:r w:rsidR="00F62EB0">
          <w:rPr>
            <w:noProof/>
            <w:webHidden/>
          </w:rPr>
          <w:t>70</w:t>
        </w:r>
        <w:r w:rsidR="00885577" w:rsidRPr="00906B09">
          <w:rPr>
            <w:noProof/>
            <w:webHidden/>
          </w:rPr>
          <w:fldChar w:fldCharType="end"/>
        </w:r>
      </w:hyperlink>
    </w:p>
    <w:p w14:paraId="2F90A312" w14:textId="77777777" w:rsidR="00885577" w:rsidRPr="00906B09" w:rsidRDefault="00702578">
      <w:pPr>
        <w:pStyle w:val="TOC1"/>
        <w:tabs>
          <w:tab w:val="right" w:leader="dot" w:pos="9629"/>
        </w:tabs>
        <w:rPr>
          <w:rFonts w:asciiTheme="minorHAnsi" w:eastAsiaTheme="minorEastAsia" w:hAnsiTheme="minorHAnsi" w:cstheme="minorBidi"/>
          <w:b w:val="0"/>
          <w:bCs w:val="0"/>
          <w:noProof/>
          <w:sz w:val="22"/>
          <w:szCs w:val="22"/>
          <w:lang w:eastAsia="pt-PT"/>
        </w:rPr>
      </w:pPr>
      <w:hyperlink w:anchor="_Toc449978498" w:history="1">
        <w:r w:rsidR="00885577" w:rsidRPr="00906B09">
          <w:rPr>
            <w:rStyle w:val="Hyperlink"/>
            <w:noProof/>
          </w:rPr>
          <w:t>10. ANNEX A: list of datasets read by BRAT</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_Toc449978498 \h </w:instrText>
        </w:r>
        <w:r w:rsidR="00885577" w:rsidRPr="00906B09">
          <w:rPr>
            <w:noProof/>
            <w:webHidden/>
          </w:rPr>
        </w:r>
        <w:r w:rsidR="00885577" w:rsidRPr="00906B09">
          <w:rPr>
            <w:noProof/>
            <w:webHidden/>
          </w:rPr>
          <w:fldChar w:fldCharType="separate"/>
        </w:r>
        <w:r w:rsidR="00F62EB0">
          <w:rPr>
            <w:noProof/>
            <w:webHidden/>
          </w:rPr>
          <w:t>72</w:t>
        </w:r>
        <w:r w:rsidR="00885577" w:rsidRPr="00906B09">
          <w:rPr>
            <w:noProof/>
            <w:webHidden/>
          </w:rPr>
          <w:fldChar w:fldCharType="end"/>
        </w:r>
      </w:hyperlink>
    </w:p>
    <w:p w14:paraId="5ACCAF12"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499" w:history="1">
        <w:r w:rsidR="00885577" w:rsidRPr="00906B09">
          <w:rPr>
            <w:rStyle w:val="Hyperlink"/>
            <w:noProof/>
          </w:rPr>
          <w:t>10.1. Cryosat product overview</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_Toc449978499 \h </w:instrText>
        </w:r>
        <w:r w:rsidR="00885577" w:rsidRPr="00906B09">
          <w:rPr>
            <w:noProof/>
            <w:webHidden/>
          </w:rPr>
        </w:r>
        <w:r w:rsidR="00885577" w:rsidRPr="00906B09">
          <w:rPr>
            <w:noProof/>
            <w:webHidden/>
          </w:rPr>
          <w:fldChar w:fldCharType="separate"/>
        </w:r>
        <w:r w:rsidR="00F62EB0">
          <w:rPr>
            <w:noProof/>
            <w:webHidden/>
          </w:rPr>
          <w:t>72</w:t>
        </w:r>
        <w:r w:rsidR="00885577" w:rsidRPr="00906B09">
          <w:rPr>
            <w:noProof/>
            <w:webHidden/>
          </w:rPr>
          <w:fldChar w:fldCharType="end"/>
        </w:r>
      </w:hyperlink>
    </w:p>
    <w:p w14:paraId="796534F4"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500" w:history="1">
        <w:r w:rsidR="00885577" w:rsidRPr="00906B09">
          <w:rPr>
            <w:rStyle w:val="Hyperlink"/>
            <w:noProof/>
          </w:rPr>
          <w:t>10.2. Cryosat Ocean products overview</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_Toc449978500 \h </w:instrText>
        </w:r>
        <w:r w:rsidR="00885577" w:rsidRPr="00906B09">
          <w:rPr>
            <w:noProof/>
            <w:webHidden/>
          </w:rPr>
        </w:r>
        <w:r w:rsidR="00885577" w:rsidRPr="00906B09">
          <w:rPr>
            <w:noProof/>
            <w:webHidden/>
          </w:rPr>
          <w:fldChar w:fldCharType="separate"/>
        </w:r>
        <w:r w:rsidR="00F62EB0">
          <w:rPr>
            <w:noProof/>
            <w:webHidden/>
          </w:rPr>
          <w:t>72</w:t>
        </w:r>
        <w:r w:rsidR="00885577" w:rsidRPr="00906B09">
          <w:rPr>
            <w:noProof/>
            <w:webHidden/>
          </w:rPr>
          <w:fldChar w:fldCharType="end"/>
        </w:r>
      </w:hyperlink>
    </w:p>
    <w:p w14:paraId="3AAD78AA"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501" w:history="1">
        <w:r w:rsidR="00885577" w:rsidRPr="00906B09">
          <w:rPr>
            <w:rStyle w:val="Hyperlink"/>
            <w:noProof/>
          </w:rPr>
          <w:t>10.3. Jason-2 product overview</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_Toc449978501 \h </w:instrText>
        </w:r>
        <w:r w:rsidR="00885577" w:rsidRPr="00906B09">
          <w:rPr>
            <w:noProof/>
            <w:webHidden/>
          </w:rPr>
        </w:r>
        <w:r w:rsidR="00885577" w:rsidRPr="00906B09">
          <w:rPr>
            <w:noProof/>
            <w:webHidden/>
          </w:rPr>
          <w:fldChar w:fldCharType="separate"/>
        </w:r>
        <w:r w:rsidR="00F62EB0">
          <w:rPr>
            <w:noProof/>
            <w:webHidden/>
          </w:rPr>
          <w:t>73</w:t>
        </w:r>
        <w:r w:rsidR="00885577" w:rsidRPr="00906B09">
          <w:rPr>
            <w:noProof/>
            <w:webHidden/>
          </w:rPr>
          <w:fldChar w:fldCharType="end"/>
        </w:r>
      </w:hyperlink>
    </w:p>
    <w:p w14:paraId="2BFAEDB2"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502" w:history="1">
        <w:r w:rsidR="00885577" w:rsidRPr="00906B09">
          <w:rPr>
            <w:rStyle w:val="Hyperlink"/>
            <w:noProof/>
          </w:rPr>
          <w:t>10.4. Envisat product overview</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_Toc449978502 \h </w:instrText>
        </w:r>
        <w:r w:rsidR="00885577" w:rsidRPr="00906B09">
          <w:rPr>
            <w:noProof/>
            <w:webHidden/>
          </w:rPr>
        </w:r>
        <w:r w:rsidR="00885577" w:rsidRPr="00906B09">
          <w:rPr>
            <w:noProof/>
            <w:webHidden/>
          </w:rPr>
          <w:fldChar w:fldCharType="separate"/>
        </w:r>
        <w:r w:rsidR="00F62EB0">
          <w:rPr>
            <w:noProof/>
            <w:webHidden/>
          </w:rPr>
          <w:t>73</w:t>
        </w:r>
        <w:r w:rsidR="00885577" w:rsidRPr="00906B09">
          <w:rPr>
            <w:noProof/>
            <w:webHidden/>
          </w:rPr>
          <w:fldChar w:fldCharType="end"/>
        </w:r>
      </w:hyperlink>
    </w:p>
    <w:p w14:paraId="547D9AA2"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503" w:history="1">
        <w:r w:rsidR="00885577" w:rsidRPr="00906B09">
          <w:rPr>
            <w:rStyle w:val="Hyperlink"/>
            <w:noProof/>
          </w:rPr>
          <w:t>10.5. Jason-1 product overview</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_Toc449978503 \h </w:instrText>
        </w:r>
        <w:r w:rsidR="00885577" w:rsidRPr="00906B09">
          <w:rPr>
            <w:noProof/>
            <w:webHidden/>
          </w:rPr>
        </w:r>
        <w:r w:rsidR="00885577" w:rsidRPr="00906B09">
          <w:rPr>
            <w:noProof/>
            <w:webHidden/>
          </w:rPr>
          <w:fldChar w:fldCharType="separate"/>
        </w:r>
        <w:r w:rsidR="00F62EB0">
          <w:rPr>
            <w:noProof/>
            <w:webHidden/>
          </w:rPr>
          <w:t>73</w:t>
        </w:r>
        <w:r w:rsidR="00885577" w:rsidRPr="00906B09">
          <w:rPr>
            <w:noProof/>
            <w:webHidden/>
          </w:rPr>
          <w:fldChar w:fldCharType="end"/>
        </w:r>
      </w:hyperlink>
    </w:p>
    <w:p w14:paraId="71A211F0"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504" w:history="1">
        <w:r w:rsidR="00885577" w:rsidRPr="00906B09">
          <w:rPr>
            <w:rStyle w:val="Hyperlink"/>
            <w:noProof/>
          </w:rPr>
          <w:t>10.6. Topex/Poseidon product overview</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_Toc449978504 \h </w:instrText>
        </w:r>
        <w:r w:rsidR="00885577" w:rsidRPr="00906B09">
          <w:rPr>
            <w:noProof/>
            <w:webHidden/>
          </w:rPr>
        </w:r>
        <w:r w:rsidR="00885577" w:rsidRPr="00906B09">
          <w:rPr>
            <w:noProof/>
            <w:webHidden/>
          </w:rPr>
          <w:fldChar w:fldCharType="separate"/>
        </w:r>
        <w:r w:rsidR="00F62EB0">
          <w:rPr>
            <w:noProof/>
            <w:webHidden/>
          </w:rPr>
          <w:t>73</w:t>
        </w:r>
        <w:r w:rsidR="00885577" w:rsidRPr="00906B09">
          <w:rPr>
            <w:noProof/>
            <w:webHidden/>
          </w:rPr>
          <w:fldChar w:fldCharType="end"/>
        </w:r>
      </w:hyperlink>
    </w:p>
    <w:p w14:paraId="71972343"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505" w:history="1">
        <w:r w:rsidR="00885577" w:rsidRPr="00906B09">
          <w:rPr>
            <w:rStyle w:val="Hyperlink"/>
            <w:noProof/>
          </w:rPr>
          <w:t>10.7. ERS-1 and 2 product overview</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_Toc449978505 \h </w:instrText>
        </w:r>
        <w:r w:rsidR="00885577" w:rsidRPr="00906B09">
          <w:rPr>
            <w:noProof/>
            <w:webHidden/>
          </w:rPr>
        </w:r>
        <w:r w:rsidR="00885577" w:rsidRPr="00906B09">
          <w:rPr>
            <w:noProof/>
            <w:webHidden/>
          </w:rPr>
          <w:fldChar w:fldCharType="separate"/>
        </w:r>
        <w:r w:rsidR="00F62EB0">
          <w:rPr>
            <w:noProof/>
            <w:webHidden/>
          </w:rPr>
          <w:t>74</w:t>
        </w:r>
        <w:r w:rsidR="00885577" w:rsidRPr="00906B09">
          <w:rPr>
            <w:noProof/>
            <w:webHidden/>
          </w:rPr>
          <w:fldChar w:fldCharType="end"/>
        </w:r>
      </w:hyperlink>
    </w:p>
    <w:p w14:paraId="4E30C3F0"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506" w:history="1">
        <w:r w:rsidR="00885577" w:rsidRPr="00906B09">
          <w:rPr>
            <w:rStyle w:val="Hyperlink"/>
            <w:noProof/>
          </w:rPr>
          <w:t>10.8. GFO product overview</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_Toc449978506 \h </w:instrText>
        </w:r>
        <w:r w:rsidR="00885577" w:rsidRPr="00906B09">
          <w:rPr>
            <w:noProof/>
            <w:webHidden/>
          </w:rPr>
        </w:r>
        <w:r w:rsidR="00885577" w:rsidRPr="00906B09">
          <w:rPr>
            <w:noProof/>
            <w:webHidden/>
          </w:rPr>
          <w:fldChar w:fldCharType="separate"/>
        </w:r>
        <w:r w:rsidR="00F62EB0">
          <w:rPr>
            <w:noProof/>
            <w:webHidden/>
          </w:rPr>
          <w:t>74</w:t>
        </w:r>
        <w:r w:rsidR="00885577" w:rsidRPr="00906B09">
          <w:rPr>
            <w:noProof/>
            <w:webHidden/>
          </w:rPr>
          <w:fldChar w:fldCharType="end"/>
        </w:r>
      </w:hyperlink>
    </w:p>
    <w:p w14:paraId="3FD9BF1B"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507" w:history="1">
        <w:r w:rsidR="00885577" w:rsidRPr="00906B09">
          <w:rPr>
            <w:rStyle w:val="Hyperlink"/>
            <w:noProof/>
          </w:rPr>
          <w:t>10.9. PODAAC product overview</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_Toc449978507 \h </w:instrText>
        </w:r>
        <w:r w:rsidR="00885577" w:rsidRPr="00906B09">
          <w:rPr>
            <w:noProof/>
            <w:webHidden/>
          </w:rPr>
        </w:r>
        <w:r w:rsidR="00885577" w:rsidRPr="00906B09">
          <w:rPr>
            <w:noProof/>
            <w:webHidden/>
          </w:rPr>
          <w:fldChar w:fldCharType="separate"/>
        </w:r>
        <w:r w:rsidR="00F62EB0">
          <w:rPr>
            <w:noProof/>
            <w:webHidden/>
          </w:rPr>
          <w:t>74</w:t>
        </w:r>
        <w:r w:rsidR="00885577" w:rsidRPr="00906B09">
          <w:rPr>
            <w:noProof/>
            <w:webHidden/>
          </w:rPr>
          <w:fldChar w:fldCharType="end"/>
        </w:r>
      </w:hyperlink>
    </w:p>
    <w:p w14:paraId="1F853E62"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508" w:history="1">
        <w:r w:rsidR="00885577" w:rsidRPr="00906B09">
          <w:rPr>
            <w:rStyle w:val="Hyperlink"/>
            <w:noProof/>
          </w:rPr>
          <w:t>10.10. River and Lake product overview</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_Toc449978508 \h </w:instrText>
        </w:r>
        <w:r w:rsidR="00885577" w:rsidRPr="00906B09">
          <w:rPr>
            <w:noProof/>
            <w:webHidden/>
          </w:rPr>
        </w:r>
        <w:r w:rsidR="00885577" w:rsidRPr="00906B09">
          <w:rPr>
            <w:noProof/>
            <w:webHidden/>
          </w:rPr>
          <w:fldChar w:fldCharType="separate"/>
        </w:r>
        <w:r w:rsidR="00F62EB0">
          <w:rPr>
            <w:noProof/>
            <w:webHidden/>
          </w:rPr>
          <w:t>74</w:t>
        </w:r>
        <w:r w:rsidR="00885577" w:rsidRPr="00906B09">
          <w:rPr>
            <w:noProof/>
            <w:webHidden/>
          </w:rPr>
          <w:fldChar w:fldCharType="end"/>
        </w:r>
      </w:hyperlink>
    </w:p>
    <w:p w14:paraId="55B70BB1" w14:textId="77777777" w:rsidR="00885577" w:rsidRPr="00906B09" w:rsidRDefault="00702578">
      <w:pPr>
        <w:pStyle w:val="TOC2"/>
        <w:tabs>
          <w:tab w:val="right" w:leader="dot" w:pos="9629"/>
        </w:tabs>
        <w:rPr>
          <w:rFonts w:asciiTheme="minorHAnsi" w:eastAsiaTheme="minorEastAsia" w:hAnsiTheme="minorHAnsi" w:cstheme="minorBidi"/>
          <w:b w:val="0"/>
          <w:noProof/>
          <w:sz w:val="22"/>
          <w:szCs w:val="22"/>
          <w:lang w:eastAsia="pt-PT"/>
        </w:rPr>
      </w:pPr>
      <w:hyperlink w:anchor="_Toc449978509" w:history="1">
        <w:r w:rsidR="00885577" w:rsidRPr="00906B09">
          <w:rPr>
            <w:rStyle w:val="Hyperlink"/>
            <w:noProof/>
          </w:rPr>
          <w:t>10.11. NetCDF products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_Toc449978509 \h </w:instrText>
        </w:r>
        <w:r w:rsidR="00885577" w:rsidRPr="00906B09">
          <w:rPr>
            <w:noProof/>
            <w:webHidden/>
          </w:rPr>
        </w:r>
        <w:r w:rsidR="00885577" w:rsidRPr="00906B09">
          <w:rPr>
            <w:noProof/>
            <w:webHidden/>
          </w:rPr>
          <w:fldChar w:fldCharType="separate"/>
        </w:r>
        <w:r w:rsidR="00F62EB0">
          <w:rPr>
            <w:noProof/>
            <w:webHidden/>
          </w:rPr>
          <w:t>74</w:t>
        </w:r>
        <w:r w:rsidR="00885577" w:rsidRPr="00906B09">
          <w:rPr>
            <w:noProof/>
            <w:webHidden/>
          </w:rPr>
          <w:fldChar w:fldCharType="end"/>
        </w:r>
      </w:hyperlink>
    </w:p>
    <w:p w14:paraId="6A487A30" w14:textId="77777777" w:rsidR="00885577" w:rsidRPr="00906B09" w:rsidRDefault="00702578">
      <w:pPr>
        <w:pStyle w:val="TOC3"/>
        <w:tabs>
          <w:tab w:val="right" w:leader="dot" w:pos="9629"/>
        </w:tabs>
        <w:rPr>
          <w:rFonts w:asciiTheme="minorHAnsi" w:eastAsiaTheme="minorEastAsia" w:hAnsiTheme="minorHAnsi" w:cstheme="minorBidi"/>
          <w:noProof/>
          <w:sz w:val="22"/>
          <w:szCs w:val="22"/>
          <w:lang w:eastAsia="pt-PT"/>
        </w:rPr>
      </w:pPr>
      <w:hyperlink w:anchor="_Toc449978510" w:history="1">
        <w:r w:rsidR="00885577" w:rsidRPr="00906B09">
          <w:rPr>
            <w:rStyle w:val="Hyperlink"/>
            <w:noProof/>
          </w:rPr>
          <w:t>10.11.1. Aviso Altimetry data in netCDF</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_Toc449978510 \h </w:instrText>
        </w:r>
        <w:r w:rsidR="00885577" w:rsidRPr="00906B09">
          <w:rPr>
            <w:noProof/>
            <w:webHidden/>
          </w:rPr>
        </w:r>
        <w:r w:rsidR="00885577" w:rsidRPr="00906B09">
          <w:rPr>
            <w:noProof/>
            <w:webHidden/>
          </w:rPr>
          <w:fldChar w:fldCharType="separate"/>
        </w:r>
        <w:r w:rsidR="00F62EB0">
          <w:rPr>
            <w:noProof/>
            <w:webHidden/>
          </w:rPr>
          <w:t>75</w:t>
        </w:r>
        <w:r w:rsidR="00885577" w:rsidRPr="00906B09">
          <w:rPr>
            <w:noProof/>
            <w:webHidden/>
          </w:rPr>
          <w:fldChar w:fldCharType="end"/>
        </w:r>
      </w:hyperlink>
    </w:p>
    <w:p w14:paraId="79846B0F" w14:textId="77777777" w:rsidR="00885577" w:rsidRPr="00906B09" w:rsidRDefault="00702578">
      <w:pPr>
        <w:pStyle w:val="TOC3"/>
        <w:tabs>
          <w:tab w:val="right" w:leader="dot" w:pos="9629"/>
        </w:tabs>
        <w:rPr>
          <w:rFonts w:asciiTheme="minorHAnsi" w:eastAsiaTheme="minorEastAsia" w:hAnsiTheme="minorHAnsi" w:cstheme="minorBidi"/>
          <w:noProof/>
          <w:sz w:val="22"/>
          <w:szCs w:val="22"/>
          <w:lang w:eastAsia="pt-PT"/>
        </w:rPr>
      </w:pPr>
      <w:hyperlink w:anchor="_Toc449978511" w:history="1">
        <w:r w:rsidR="00885577" w:rsidRPr="00906B09">
          <w:rPr>
            <w:rStyle w:val="Hyperlink"/>
            <w:noProof/>
          </w:rPr>
          <w:t>10.11.2. ERS REAPER data in netCDF</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_Toc449978511 \h </w:instrText>
        </w:r>
        <w:r w:rsidR="00885577" w:rsidRPr="00906B09">
          <w:rPr>
            <w:noProof/>
            <w:webHidden/>
          </w:rPr>
        </w:r>
        <w:r w:rsidR="00885577" w:rsidRPr="00906B09">
          <w:rPr>
            <w:noProof/>
            <w:webHidden/>
          </w:rPr>
          <w:fldChar w:fldCharType="separate"/>
        </w:r>
        <w:r w:rsidR="00F62EB0">
          <w:rPr>
            <w:noProof/>
            <w:webHidden/>
          </w:rPr>
          <w:t>75</w:t>
        </w:r>
        <w:r w:rsidR="00885577" w:rsidRPr="00906B09">
          <w:rPr>
            <w:noProof/>
            <w:webHidden/>
          </w:rPr>
          <w:fldChar w:fldCharType="end"/>
        </w:r>
      </w:hyperlink>
    </w:p>
    <w:p w14:paraId="680C26AB" w14:textId="77777777" w:rsidR="00885577" w:rsidRPr="00906B09" w:rsidRDefault="00702578">
      <w:pPr>
        <w:pStyle w:val="TOC3"/>
        <w:tabs>
          <w:tab w:val="right" w:leader="dot" w:pos="9629"/>
        </w:tabs>
        <w:rPr>
          <w:rFonts w:asciiTheme="minorHAnsi" w:eastAsiaTheme="minorEastAsia" w:hAnsiTheme="minorHAnsi" w:cstheme="minorBidi"/>
          <w:noProof/>
          <w:sz w:val="22"/>
          <w:szCs w:val="22"/>
          <w:lang w:eastAsia="pt-PT"/>
        </w:rPr>
      </w:pPr>
      <w:hyperlink w:anchor="_Toc449978512" w:history="1">
        <w:r w:rsidR="00885577" w:rsidRPr="00906B09">
          <w:rPr>
            <w:rStyle w:val="Hyperlink"/>
            <w:noProof/>
          </w:rPr>
          <w:t>10.11.3. Sentinel 3 data in netCDF</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_Toc449978512 \h </w:instrText>
        </w:r>
        <w:r w:rsidR="00885577" w:rsidRPr="00906B09">
          <w:rPr>
            <w:noProof/>
            <w:webHidden/>
          </w:rPr>
        </w:r>
        <w:r w:rsidR="00885577" w:rsidRPr="00906B09">
          <w:rPr>
            <w:noProof/>
            <w:webHidden/>
          </w:rPr>
          <w:fldChar w:fldCharType="separate"/>
        </w:r>
        <w:r w:rsidR="00F62EB0">
          <w:rPr>
            <w:noProof/>
            <w:webHidden/>
          </w:rPr>
          <w:t>76</w:t>
        </w:r>
        <w:r w:rsidR="00885577" w:rsidRPr="00906B09">
          <w:rPr>
            <w:noProof/>
            <w:webHidden/>
          </w:rPr>
          <w:fldChar w:fldCharType="end"/>
        </w:r>
      </w:hyperlink>
    </w:p>
    <w:p w14:paraId="353450A7" w14:textId="77777777" w:rsidR="00885577" w:rsidRPr="00906B09" w:rsidRDefault="00702578">
      <w:pPr>
        <w:pStyle w:val="TOC1"/>
        <w:tabs>
          <w:tab w:val="right" w:leader="dot" w:pos="9629"/>
        </w:tabs>
        <w:rPr>
          <w:rFonts w:asciiTheme="minorHAnsi" w:eastAsiaTheme="minorEastAsia" w:hAnsiTheme="minorHAnsi" w:cstheme="minorBidi"/>
          <w:b w:val="0"/>
          <w:bCs w:val="0"/>
          <w:noProof/>
          <w:sz w:val="22"/>
          <w:szCs w:val="22"/>
          <w:lang w:eastAsia="pt-PT"/>
        </w:rPr>
      </w:pPr>
      <w:hyperlink w:anchor="_Toc449978513" w:history="1">
        <w:r w:rsidR="00885577" w:rsidRPr="00906B09">
          <w:rPr>
            <w:rStyle w:val="Hyperlink"/>
            <w:noProof/>
          </w:rPr>
          <w:t>11. ANNEX B: Y=F(X) parameter file keys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_Toc449978513 \h </w:instrText>
        </w:r>
        <w:r w:rsidR="00885577" w:rsidRPr="00906B09">
          <w:rPr>
            <w:noProof/>
            <w:webHidden/>
          </w:rPr>
        </w:r>
        <w:r w:rsidR="00885577" w:rsidRPr="00906B09">
          <w:rPr>
            <w:noProof/>
            <w:webHidden/>
          </w:rPr>
          <w:fldChar w:fldCharType="separate"/>
        </w:r>
        <w:r w:rsidR="00F62EB0">
          <w:rPr>
            <w:noProof/>
            <w:webHidden/>
          </w:rPr>
          <w:t>77</w:t>
        </w:r>
        <w:r w:rsidR="00885577" w:rsidRPr="00906B09">
          <w:rPr>
            <w:noProof/>
            <w:webHidden/>
          </w:rPr>
          <w:fldChar w:fldCharType="end"/>
        </w:r>
      </w:hyperlink>
    </w:p>
    <w:p w14:paraId="3306EB0A" w14:textId="77777777" w:rsidR="00885577" w:rsidRPr="00906B09" w:rsidRDefault="00702578">
      <w:pPr>
        <w:pStyle w:val="TOC1"/>
        <w:tabs>
          <w:tab w:val="right" w:leader="dot" w:pos="9629"/>
        </w:tabs>
        <w:rPr>
          <w:rFonts w:asciiTheme="minorHAnsi" w:eastAsiaTheme="minorEastAsia" w:hAnsiTheme="minorHAnsi" w:cstheme="minorBidi"/>
          <w:b w:val="0"/>
          <w:bCs w:val="0"/>
          <w:noProof/>
          <w:sz w:val="22"/>
          <w:szCs w:val="22"/>
          <w:lang w:eastAsia="pt-PT"/>
        </w:rPr>
      </w:pPr>
      <w:hyperlink w:anchor="_Toc449978514" w:history="1">
        <w:r w:rsidR="00885577" w:rsidRPr="00906B09">
          <w:rPr>
            <w:rStyle w:val="Hyperlink"/>
            <w:noProof/>
          </w:rPr>
          <w:t>12. ANNEX C: Z=F(X,Y) parameter file keys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_Toc449978514 \h </w:instrText>
        </w:r>
        <w:r w:rsidR="00885577" w:rsidRPr="00906B09">
          <w:rPr>
            <w:noProof/>
            <w:webHidden/>
          </w:rPr>
        </w:r>
        <w:r w:rsidR="00885577" w:rsidRPr="00906B09">
          <w:rPr>
            <w:noProof/>
            <w:webHidden/>
          </w:rPr>
          <w:fldChar w:fldCharType="separate"/>
        </w:r>
        <w:r w:rsidR="00F62EB0">
          <w:rPr>
            <w:noProof/>
            <w:webHidden/>
          </w:rPr>
          <w:t>80</w:t>
        </w:r>
        <w:r w:rsidR="00885577" w:rsidRPr="00906B09">
          <w:rPr>
            <w:noProof/>
            <w:webHidden/>
          </w:rPr>
          <w:fldChar w:fldCharType="end"/>
        </w:r>
      </w:hyperlink>
    </w:p>
    <w:p w14:paraId="2B73A657" w14:textId="77777777" w:rsidR="00885577" w:rsidRPr="00906B09" w:rsidRDefault="00702578">
      <w:pPr>
        <w:pStyle w:val="TOC1"/>
        <w:tabs>
          <w:tab w:val="right" w:leader="dot" w:pos="9629"/>
        </w:tabs>
        <w:rPr>
          <w:rFonts w:asciiTheme="minorHAnsi" w:eastAsiaTheme="minorEastAsia" w:hAnsiTheme="minorHAnsi" w:cstheme="minorBidi"/>
          <w:b w:val="0"/>
          <w:bCs w:val="0"/>
          <w:noProof/>
          <w:sz w:val="22"/>
          <w:szCs w:val="22"/>
          <w:lang w:eastAsia="pt-PT"/>
        </w:rPr>
      </w:pPr>
      <w:hyperlink w:anchor="_Toc449978515" w:history="1">
        <w:r w:rsidR="00885577" w:rsidRPr="00906B09">
          <w:rPr>
            <w:rStyle w:val="Hyperlink"/>
            <w:noProof/>
          </w:rPr>
          <w:t>13. ANNEX D: Display parameter file keys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_Toc449978515 \h </w:instrText>
        </w:r>
        <w:r w:rsidR="00885577" w:rsidRPr="00906B09">
          <w:rPr>
            <w:noProof/>
            <w:webHidden/>
          </w:rPr>
        </w:r>
        <w:r w:rsidR="00885577" w:rsidRPr="00906B09">
          <w:rPr>
            <w:noProof/>
            <w:webHidden/>
          </w:rPr>
          <w:fldChar w:fldCharType="separate"/>
        </w:r>
        <w:r w:rsidR="00F62EB0">
          <w:rPr>
            <w:noProof/>
            <w:webHidden/>
          </w:rPr>
          <w:t>85</w:t>
        </w:r>
        <w:r w:rsidR="00885577" w:rsidRPr="00906B09">
          <w:rPr>
            <w:noProof/>
            <w:webHidden/>
          </w:rPr>
          <w:fldChar w:fldCharType="end"/>
        </w:r>
      </w:hyperlink>
    </w:p>
    <w:p w14:paraId="0EC12AEE" w14:textId="77777777" w:rsidR="00885577" w:rsidRPr="00906B09" w:rsidRDefault="00702578">
      <w:pPr>
        <w:pStyle w:val="TOC1"/>
        <w:tabs>
          <w:tab w:val="right" w:leader="dot" w:pos="9629"/>
        </w:tabs>
        <w:rPr>
          <w:rFonts w:asciiTheme="minorHAnsi" w:eastAsiaTheme="minorEastAsia" w:hAnsiTheme="minorHAnsi" w:cstheme="minorBidi"/>
          <w:b w:val="0"/>
          <w:bCs w:val="0"/>
          <w:noProof/>
          <w:sz w:val="22"/>
          <w:szCs w:val="22"/>
          <w:lang w:eastAsia="pt-PT"/>
        </w:rPr>
      </w:pPr>
      <w:hyperlink w:anchor="_Toc449978516" w:history="1">
        <w:r w:rsidR="00885577" w:rsidRPr="00906B09">
          <w:rPr>
            <w:rStyle w:val="Hyperlink"/>
            <w:noProof/>
          </w:rPr>
          <w:t>14. ANNEX E: BRATHL-MATLAB API</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_Toc449978516 \h </w:instrText>
        </w:r>
        <w:r w:rsidR="00885577" w:rsidRPr="00906B09">
          <w:rPr>
            <w:noProof/>
            <w:webHidden/>
          </w:rPr>
        </w:r>
        <w:r w:rsidR="00885577" w:rsidRPr="00906B09">
          <w:rPr>
            <w:noProof/>
            <w:webHidden/>
          </w:rPr>
          <w:fldChar w:fldCharType="separate"/>
        </w:r>
        <w:r w:rsidR="00F62EB0">
          <w:rPr>
            <w:noProof/>
            <w:webHidden/>
          </w:rPr>
          <w:t>93</w:t>
        </w:r>
        <w:r w:rsidR="00885577" w:rsidRPr="00906B09">
          <w:rPr>
            <w:noProof/>
            <w:webHidden/>
          </w:rPr>
          <w:fldChar w:fldCharType="end"/>
        </w:r>
      </w:hyperlink>
    </w:p>
    <w:p w14:paraId="23989F57" w14:textId="77777777" w:rsidR="00885577" w:rsidRPr="00906B09" w:rsidRDefault="00702578">
      <w:pPr>
        <w:pStyle w:val="TOC1"/>
        <w:tabs>
          <w:tab w:val="right" w:leader="dot" w:pos="9629"/>
        </w:tabs>
        <w:rPr>
          <w:rFonts w:asciiTheme="minorHAnsi" w:eastAsiaTheme="minorEastAsia" w:hAnsiTheme="minorHAnsi" w:cstheme="minorBidi"/>
          <w:b w:val="0"/>
          <w:bCs w:val="0"/>
          <w:noProof/>
          <w:sz w:val="22"/>
          <w:szCs w:val="22"/>
          <w:lang w:eastAsia="pt-PT"/>
        </w:rPr>
      </w:pPr>
      <w:hyperlink w:anchor="_Toc449978517" w:history="1">
        <w:r w:rsidR="00885577" w:rsidRPr="00906B09">
          <w:rPr>
            <w:rStyle w:val="Hyperlink"/>
            <w:noProof/>
          </w:rPr>
          <w:t>15. ANNEX F: BRATHL-Fortran API</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_Toc449978517 \h </w:instrText>
        </w:r>
        <w:r w:rsidR="00885577" w:rsidRPr="00906B09">
          <w:rPr>
            <w:noProof/>
            <w:webHidden/>
          </w:rPr>
        </w:r>
        <w:r w:rsidR="00885577" w:rsidRPr="00906B09">
          <w:rPr>
            <w:noProof/>
            <w:webHidden/>
          </w:rPr>
          <w:fldChar w:fldCharType="separate"/>
        </w:r>
        <w:r w:rsidR="00F62EB0">
          <w:rPr>
            <w:noProof/>
            <w:webHidden/>
          </w:rPr>
          <w:t>108</w:t>
        </w:r>
        <w:r w:rsidR="00885577" w:rsidRPr="00906B09">
          <w:rPr>
            <w:noProof/>
            <w:webHidden/>
          </w:rPr>
          <w:fldChar w:fldCharType="end"/>
        </w:r>
      </w:hyperlink>
    </w:p>
    <w:p w14:paraId="31258CE5" w14:textId="77777777" w:rsidR="00885577" w:rsidRPr="00906B09" w:rsidRDefault="00702578">
      <w:pPr>
        <w:pStyle w:val="TOC1"/>
        <w:tabs>
          <w:tab w:val="right" w:leader="dot" w:pos="9629"/>
        </w:tabs>
        <w:rPr>
          <w:rFonts w:asciiTheme="minorHAnsi" w:eastAsiaTheme="minorEastAsia" w:hAnsiTheme="minorHAnsi" w:cstheme="minorBidi"/>
          <w:b w:val="0"/>
          <w:bCs w:val="0"/>
          <w:noProof/>
          <w:sz w:val="22"/>
          <w:szCs w:val="22"/>
          <w:lang w:eastAsia="pt-PT"/>
        </w:rPr>
      </w:pPr>
      <w:hyperlink w:anchor="_Toc449978518" w:history="1">
        <w:r w:rsidR="00885577" w:rsidRPr="00906B09">
          <w:rPr>
            <w:rStyle w:val="Hyperlink"/>
            <w:noProof/>
          </w:rPr>
          <w:t>16. ANNEX G: BRATHL-C API</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_Toc449978518 \h </w:instrText>
        </w:r>
        <w:r w:rsidR="00885577" w:rsidRPr="00906B09">
          <w:rPr>
            <w:noProof/>
            <w:webHidden/>
          </w:rPr>
        </w:r>
        <w:r w:rsidR="00885577" w:rsidRPr="00906B09">
          <w:rPr>
            <w:noProof/>
            <w:webHidden/>
          </w:rPr>
          <w:fldChar w:fldCharType="separate"/>
        </w:r>
        <w:r w:rsidR="00F62EB0">
          <w:rPr>
            <w:noProof/>
            <w:webHidden/>
          </w:rPr>
          <w:t>115</w:t>
        </w:r>
        <w:r w:rsidR="00885577" w:rsidRPr="00906B09">
          <w:rPr>
            <w:noProof/>
            <w:webHidden/>
          </w:rPr>
          <w:fldChar w:fldCharType="end"/>
        </w:r>
      </w:hyperlink>
    </w:p>
    <w:p w14:paraId="089B0131" w14:textId="77777777" w:rsidR="00885577" w:rsidRPr="00906B09" w:rsidRDefault="00702578">
      <w:pPr>
        <w:pStyle w:val="TOC1"/>
        <w:tabs>
          <w:tab w:val="right" w:leader="dot" w:pos="9629"/>
        </w:tabs>
        <w:rPr>
          <w:rFonts w:asciiTheme="minorHAnsi" w:eastAsiaTheme="minorEastAsia" w:hAnsiTheme="minorHAnsi" w:cstheme="minorBidi"/>
          <w:b w:val="0"/>
          <w:bCs w:val="0"/>
          <w:noProof/>
          <w:sz w:val="22"/>
          <w:szCs w:val="22"/>
          <w:lang w:eastAsia="pt-PT"/>
        </w:rPr>
      </w:pPr>
      <w:hyperlink w:anchor="_Toc449978519" w:history="1">
        <w:r w:rsidR="00885577" w:rsidRPr="00906B09">
          <w:rPr>
            <w:rStyle w:val="Hyperlink"/>
            <w:noProof/>
          </w:rPr>
          <w:t>17. ANNEX H: BRATHL-PYTHON API</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_Toc449978519 \h </w:instrText>
        </w:r>
        <w:r w:rsidR="00885577" w:rsidRPr="00906B09">
          <w:rPr>
            <w:noProof/>
            <w:webHidden/>
          </w:rPr>
        </w:r>
        <w:r w:rsidR="00885577" w:rsidRPr="00906B09">
          <w:rPr>
            <w:noProof/>
            <w:webHidden/>
          </w:rPr>
          <w:fldChar w:fldCharType="separate"/>
        </w:r>
        <w:r w:rsidR="00F62EB0">
          <w:rPr>
            <w:noProof/>
            <w:webHidden/>
          </w:rPr>
          <w:t>134</w:t>
        </w:r>
        <w:r w:rsidR="00885577" w:rsidRPr="00906B09">
          <w:rPr>
            <w:noProof/>
            <w:webHidden/>
          </w:rPr>
          <w:fldChar w:fldCharType="end"/>
        </w:r>
      </w:hyperlink>
    </w:p>
    <w:p w14:paraId="3D8959AA" w14:textId="77777777" w:rsidR="002F36BA" w:rsidRPr="00906B09" w:rsidRDefault="00172F16">
      <w:r w:rsidRPr="00906B09">
        <w:fldChar w:fldCharType="end"/>
      </w:r>
    </w:p>
    <w:p w14:paraId="5941B6AF" w14:textId="77777777" w:rsidR="002F36BA" w:rsidRPr="00906B09" w:rsidRDefault="002F36BA"/>
    <w:p w14:paraId="490A2EF1" w14:textId="77777777" w:rsidR="002F36BA" w:rsidRPr="00906B09" w:rsidRDefault="006D6399" w:rsidP="006D6399">
      <w:pPr>
        <w:pStyle w:val="IndependentTitle"/>
      </w:pPr>
      <w:r w:rsidRPr="00906B09">
        <w:t>List of Tables</w:t>
      </w:r>
    </w:p>
    <w:p w14:paraId="26B7A573" w14:textId="77777777" w:rsidR="00885577" w:rsidRPr="00906B09" w:rsidRDefault="00172F16">
      <w:pPr>
        <w:pStyle w:val="TableofFigures"/>
        <w:tabs>
          <w:tab w:val="right" w:leader="dot" w:pos="9629"/>
        </w:tabs>
        <w:rPr>
          <w:rFonts w:asciiTheme="minorHAnsi" w:eastAsiaTheme="minorEastAsia" w:hAnsiTheme="minorHAnsi" w:cstheme="minorBidi"/>
          <w:noProof/>
          <w:sz w:val="22"/>
          <w:szCs w:val="22"/>
          <w:lang w:eastAsia="pt-PT"/>
        </w:rPr>
      </w:pPr>
      <w:r w:rsidRPr="00906B09">
        <w:fldChar w:fldCharType="begin"/>
      </w:r>
      <w:r w:rsidR="00C31628" w:rsidRPr="00906B09">
        <w:instrText xml:space="preserve"> TOC \h \z \c "Table" </w:instrText>
      </w:r>
      <w:r w:rsidRPr="00906B09">
        <w:fldChar w:fldCharType="separate"/>
      </w:r>
      <w:hyperlink w:anchor="_Toc449978520" w:history="1">
        <w:r w:rsidR="00885577" w:rsidRPr="00906B09">
          <w:rPr>
            <w:rStyle w:val="Hyperlink"/>
            <w:noProof/>
          </w:rPr>
          <w:t>Table 1: Level 1B/2 data products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_Toc449978520 \h </w:instrText>
        </w:r>
        <w:r w:rsidR="00885577" w:rsidRPr="00906B09">
          <w:rPr>
            <w:noProof/>
            <w:webHidden/>
          </w:rPr>
        </w:r>
        <w:r w:rsidR="00885577" w:rsidRPr="00906B09">
          <w:rPr>
            <w:noProof/>
            <w:webHidden/>
          </w:rPr>
          <w:fldChar w:fldCharType="separate"/>
        </w:r>
        <w:r w:rsidR="00F62EB0">
          <w:rPr>
            <w:noProof/>
            <w:webHidden/>
          </w:rPr>
          <w:t>13</w:t>
        </w:r>
        <w:r w:rsidR="00885577" w:rsidRPr="00906B09">
          <w:rPr>
            <w:noProof/>
            <w:webHidden/>
          </w:rPr>
          <w:fldChar w:fldCharType="end"/>
        </w:r>
      </w:hyperlink>
    </w:p>
    <w:p w14:paraId="6E52F4B5"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21" w:history="1">
        <w:r w:rsidR="00885577" w:rsidRPr="00906B09">
          <w:rPr>
            <w:rStyle w:val="Hyperlink"/>
            <w:noProof/>
          </w:rPr>
          <w:t>Table 2: Higher level products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_Toc449978521 \h </w:instrText>
        </w:r>
        <w:r w:rsidR="00885577" w:rsidRPr="00906B09">
          <w:rPr>
            <w:noProof/>
            <w:webHidden/>
          </w:rPr>
        </w:r>
        <w:r w:rsidR="00885577" w:rsidRPr="00906B09">
          <w:rPr>
            <w:noProof/>
            <w:webHidden/>
          </w:rPr>
          <w:fldChar w:fldCharType="separate"/>
        </w:r>
        <w:r w:rsidR="00F62EB0">
          <w:rPr>
            <w:noProof/>
            <w:webHidden/>
          </w:rPr>
          <w:t>14</w:t>
        </w:r>
        <w:r w:rsidR="00885577" w:rsidRPr="00906B09">
          <w:rPr>
            <w:noProof/>
            <w:webHidden/>
          </w:rPr>
          <w:fldChar w:fldCharType="end"/>
        </w:r>
      </w:hyperlink>
    </w:p>
    <w:p w14:paraId="7F82ABFA"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22" w:history="1">
        <w:r w:rsidR="00885577" w:rsidRPr="00906B09">
          <w:rPr>
            <w:rStyle w:val="Hyperlink"/>
            <w:noProof/>
          </w:rPr>
          <w:t>Table 3: BRAT functions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_Toc449978522 \h </w:instrText>
        </w:r>
        <w:r w:rsidR="00885577" w:rsidRPr="00906B09">
          <w:rPr>
            <w:noProof/>
            <w:webHidden/>
          </w:rPr>
        </w:r>
        <w:r w:rsidR="00885577" w:rsidRPr="00906B09">
          <w:rPr>
            <w:noProof/>
            <w:webHidden/>
          </w:rPr>
          <w:fldChar w:fldCharType="separate"/>
        </w:r>
        <w:r w:rsidR="00F62EB0">
          <w:rPr>
            <w:noProof/>
            <w:webHidden/>
          </w:rPr>
          <w:t>39</w:t>
        </w:r>
        <w:r w:rsidR="00885577" w:rsidRPr="00906B09">
          <w:rPr>
            <w:noProof/>
            <w:webHidden/>
          </w:rPr>
          <w:fldChar w:fldCharType="end"/>
        </w:r>
      </w:hyperlink>
    </w:p>
    <w:p w14:paraId="530C8922"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23" w:history="1">
        <w:r w:rsidR="00885577" w:rsidRPr="00906B09">
          <w:rPr>
            <w:rStyle w:val="Hyperlink"/>
            <w:noProof/>
          </w:rPr>
          <w:t>Table 4: BRAT algorithms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_Toc449978523 \h </w:instrText>
        </w:r>
        <w:r w:rsidR="00885577" w:rsidRPr="00906B09">
          <w:rPr>
            <w:noProof/>
            <w:webHidden/>
          </w:rPr>
        </w:r>
        <w:r w:rsidR="00885577" w:rsidRPr="00906B09">
          <w:rPr>
            <w:noProof/>
            <w:webHidden/>
          </w:rPr>
          <w:fldChar w:fldCharType="separate"/>
        </w:r>
        <w:r w:rsidR="00F62EB0">
          <w:rPr>
            <w:noProof/>
            <w:webHidden/>
          </w:rPr>
          <w:t>44</w:t>
        </w:r>
        <w:r w:rsidR="00885577" w:rsidRPr="00906B09">
          <w:rPr>
            <w:noProof/>
            <w:webHidden/>
          </w:rPr>
          <w:fldChar w:fldCharType="end"/>
        </w:r>
      </w:hyperlink>
    </w:p>
    <w:p w14:paraId="22F5CC2C"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24" w:history="1">
        <w:r w:rsidR="00885577" w:rsidRPr="00906B09">
          <w:rPr>
            <w:rStyle w:val="Hyperlink"/>
            <w:noProof/>
          </w:rPr>
          <w:t>Table 5: 10.1. Cryosat product overview</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_Toc449978524 \h </w:instrText>
        </w:r>
        <w:r w:rsidR="00885577" w:rsidRPr="00906B09">
          <w:rPr>
            <w:noProof/>
            <w:webHidden/>
          </w:rPr>
        </w:r>
        <w:r w:rsidR="00885577" w:rsidRPr="00906B09">
          <w:rPr>
            <w:noProof/>
            <w:webHidden/>
          </w:rPr>
          <w:fldChar w:fldCharType="separate"/>
        </w:r>
        <w:r w:rsidR="00F62EB0">
          <w:rPr>
            <w:noProof/>
            <w:webHidden/>
          </w:rPr>
          <w:t>72</w:t>
        </w:r>
        <w:r w:rsidR="00885577" w:rsidRPr="00906B09">
          <w:rPr>
            <w:noProof/>
            <w:webHidden/>
          </w:rPr>
          <w:fldChar w:fldCharType="end"/>
        </w:r>
      </w:hyperlink>
    </w:p>
    <w:p w14:paraId="4AA68043"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25" w:history="1">
        <w:r w:rsidR="00885577" w:rsidRPr="00906B09">
          <w:rPr>
            <w:rStyle w:val="Hyperlink"/>
            <w:noProof/>
          </w:rPr>
          <w:t>Table 6: Cryosat Ocean products overview</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_Toc449978525 \h </w:instrText>
        </w:r>
        <w:r w:rsidR="00885577" w:rsidRPr="00906B09">
          <w:rPr>
            <w:noProof/>
            <w:webHidden/>
          </w:rPr>
        </w:r>
        <w:r w:rsidR="00885577" w:rsidRPr="00906B09">
          <w:rPr>
            <w:noProof/>
            <w:webHidden/>
          </w:rPr>
          <w:fldChar w:fldCharType="separate"/>
        </w:r>
        <w:r w:rsidR="00F62EB0">
          <w:rPr>
            <w:noProof/>
            <w:webHidden/>
          </w:rPr>
          <w:t>72</w:t>
        </w:r>
        <w:r w:rsidR="00885577" w:rsidRPr="00906B09">
          <w:rPr>
            <w:noProof/>
            <w:webHidden/>
          </w:rPr>
          <w:fldChar w:fldCharType="end"/>
        </w:r>
      </w:hyperlink>
    </w:p>
    <w:p w14:paraId="709360BB"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26" w:history="1">
        <w:r w:rsidR="00885577" w:rsidRPr="00906B09">
          <w:rPr>
            <w:rStyle w:val="Hyperlink"/>
            <w:noProof/>
          </w:rPr>
          <w:t>Table 7: Jason-2 product overview</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_Toc449978526 \h </w:instrText>
        </w:r>
        <w:r w:rsidR="00885577" w:rsidRPr="00906B09">
          <w:rPr>
            <w:noProof/>
            <w:webHidden/>
          </w:rPr>
        </w:r>
        <w:r w:rsidR="00885577" w:rsidRPr="00906B09">
          <w:rPr>
            <w:noProof/>
            <w:webHidden/>
          </w:rPr>
          <w:fldChar w:fldCharType="separate"/>
        </w:r>
        <w:r w:rsidR="00F62EB0">
          <w:rPr>
            <w:noProof/>
            <w:webHidden/>
          </w:rPr>
          <w:t>73</w:t>
        </w:r>
        <w:r w:rsidR="00885577" w:rsidRPr="00906B09">
          <w:rPr>
            <w:noProof/>
            <w:webHidden/>
          </w:rPr>
          <w:fldChar w:fldCharType="end"/>
        </w:r>
      </w:hyperlink>
    </w:p>
    <w:p w14:paraId="60F2D055"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27" w:history="1">
        <w:r w:rsidR="00885577" w:rsidRPr="00906B09">
          <w:rPr>
            <w:rStyle w:val="Hyperlink"/>
            <w:noProof/>
          </w:rPr>
          <w:t>Table 8: Envisat product overview</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_Toc449978527 \h </w:instrText>
        </w:r>
        <w:r w:rsidR="00885577" w:rsidRPr="00906B09">
          <w:rPr>
            <w:noProof/>
            <w:webHidden/>
          </w:rPr>
        </w:r>
        <w:r w:rsidR="00885577" w:rsidRPr="00906B09">
          <w:rPr>
            <w:noProof/>
            <w:webHidden/>
          </w:rPr>
          <w:fldChar w:fldCharType="separate"/>
        </w:r>
        <w:r w:rsidR="00F62EB0">
          <w:rPr>
            <w:noProof/>
            <w:webHidden/>
          </w:rPr>
          <w:t>73</w:t>
        </w:r>
        <w:r w:rsidR="00885577" w:rsidRPr="00906B09">
          <w:rPr>
            <w:noProof/>
            <w:webHidden/>
          </w:rPr>
          <w:fldChar w:fldCharType="end"/>
        </w:r>
      </w:hyperlink>
    </w:p>
    <w:p w14:paraId="5E2F2405"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28" w:history="1">
        <w:r w:rsidR="00885577" w:rsidRPr="00906B09">
          <w:rPr>
            <w:rStyle w:val="Hyperlink"/>
            <w:noProof/>
          </w:rPr>
          <w:t>Table 9: Jason-1 product overview</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_Toc449978528 \h </w:instrText>
        </w:r>
        <w:r w:rsidR="00885577" w:rsidRPr="00906B09">
          <w:rPr>
            <w:noProof/>
            <w:webHidden/>
          </w:rPr>
        </w:r>
        <w:r w:rsidR="00885577" w:rsidRPr="00906B09">
          <w:rPr>
            <w:noProof/>
            <w:webHidden/>
          </w:rPr>
          <w:fldChar w:fldCharType="separate"/>
        </w:r>
        <w:r w:rsidR="00F62EB0">
          <w:rPr>
            <w:noProof/>
            <w:webHidden/>
          </w:rPr>
          <w:t>73</w:t>
        </w:r>
        <w:r w:rsidR="00885577" w:rsidRPr="00906B09">
          <w:rPr>
            <w:noProof/>
            <w:webHidden/>
          </w:rPr>
          <w:fldChar w:fldCharType="end"/>
        </w:r>
      </w:hyperlink>
    </w:p>
    <w:p w14:paraId="5185B72C"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29" w:history="1">
        <w:r w:rsidR="00885577" w:rsidRPr="00906B09">
          <w:rPr>
            <w:rStyle w:val="Hyperlink"/>
            <w:noProof/>
          </w:rPr>
          <w:t>Table 10: Topex/Poseidon radar altimetry products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_Toc449978529 \h </w:instrText>
        </w:r>
        <w:r w:rsidR="00885577" w:rsidRPr="00906B09">
          <w:rPr>
            <w:noProof/>
            <w:webHidden/>
          </w:rPr>
        </w:r>
        <w:r w:rsidR="00885577" w:rsidRPr="00906B09">
          <w:rPr>
            <w:noProof/>
            <w:webHidden/>
          </w:rPr>
          <w:fldChar w:fldCharType="separate"/>
        </w:r>
        <w:r w:rsidR="00F62EB0">
          <w:rPr>
            <w:noProof/>
            <w:webHidden/>
          </w:rPr>
          <w:t>73</w:t>
        </w:r>
        <w:r w:rsidR="00885577" w:rsidRPr="00906B09">
          <w:rPr>
            <w:noProof/>
            <w:webHidden/>
          </w:rPr>
          <w:fldChar w:fldCharType="end"/>
        </w:r>
      </w:hyperlink>
    </w:p>
    <w:p w14:paraId="11D0E748"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30" w:history="1">
        <w:r w:rsidR="00885577" w:rsidRPr="00906B09">
          <w:rPr>
            <w:rStyle w:val="Hyperlink"/>
            <w:noProof/>
          </w:rPr>
          <w:t>Table 11: ERS-1 and ERS-2 radar altimetry products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_Toc449978530 \h </w:instrText>
        </w:r>
        <w:r w:rsidR="00885577" w:rsidRPr="00906B09">
          <w:rPr>
            <w:noProof/>
            <w:webHidden/>
          </w:rPr>
        </w:r>
        <w:r w:rsidR="00885577" w:rsidRPr="00906B09">
          <w:rPr>
            <w:noProof/>
            <w:webHidden/>
          </w:rPr>
          <w:fldChar w:fldCharType="separate"/>
        </w:r>
        <w:r w:rsidR="00F62EB0">
          <w:rPr>
            <w:noProof/>
            <w:webHidden/>
          </w:rPr>
          <w:t>74</w:t>
        </w:r>
        <w:r w:rsidR="00885577" w:rsidRPr="00906B09">
          <w:rPr>
            <w:noProof/>
            <w:webHidden/>
          </w:rPr>
          <w:fldChar w:fldCharType="end"/>
        </w:r>
      </w:hyperlink>
    </w:p>
    <w:p w14:paraId="164575E6"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31" w:history="1">
        <w:r w:rsidR="00885577" w:rsidRPr="00906B09">
          <w:rPr>
            <w:rStyle w:val="Hyperlink"/>
            <w:noProof/>
          </w:rPr>
          <w:t>Table 12: GFO product overview</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_Toc449978531 \h </w:instrText>
        </w:r>
        <w:r w:rsidR="00885577" w:rsidRPr="00906B09">
          <w:rPr>
            <w:noProof/>
            <w:webHidden/>
          </w:rPr>
        </w:r>
        <w:r w:rsidR="00885577" w:rsidRPr="00906B09">
          <w:rPr>
            <w:noProof/>
            <w:webHidden/>
          </w:rPr>
          <w:fldChar w:fldCharType="separate"/>
        </w:r>
        <w:r w:rsidR="00F62EB0">
          <w:rPr>
            <w:noProof/>
            <w:webHidden/>
          </w:rPr>
          <w:t>74</w:t>
        </w:r>
        <w:r w:rsidR="00885577" w:rsidRPr="00906B09">
          <w:rPr>
            <w:noProof/>
            <w:webHidden/>
          </w:rPr>
          <w:fldChar w:fldCharType="end"/>
        </w:r>
      </w:hyperlink>
    </w:p>
    <w:p w14:paraId="01C8A9A3"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32" w:history="1">
        <w:r w:rsidR="00885577" w:rsidRPr="00906B09">
          <w:rPr>
            <w:rStyle w:val="Hyperlink"/>
            <w:noProof/>
          </w:rPr>
          <w:t>Table 13: Physical Oceanography Distributed Active Archive Center radar altimetry products for Jason-1 and Topex/Poseidon</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_Toc449978532 \h </w:instrText>
        </w:r>
        <w:r w:rsidR="00885577" w:rsidRPr="00906B09">
          <w:rPr>
            <w:noProof/>
            <w:webHidden/>
          </w:rPr>
        </w:r>
        <w:r w:rsidR="00885577" w:rsidRPr="00906B09">
          <w:rPr>
            <w:noProof/>
            <w:webHidden/>
          </w:rPr>
          <w:fldChar w:fldCharType="separate"/>
        </w:r>
        <w:r w:rsidR="00F62EB0">
          <w:rPr>
            <w:noProof/>
            <w:webHidden/>
          </w:rPr>
          <w:t>74</w:t>
        </w:r>
        <w:r w:rsidR="00885577" w:rsidRPr="00906B09">
          <w:rPr>
            <w:noProof/>
            <w:webHidden/>
          </w:rPr>
          <w:fldChar w:fldCharType="end"/>
        </w:r>
      </w:hyperlink>
    </w:p>
    <w:p w14:paraId="0A2084B8"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33" w:history="1">
        <w:r w:rsidR="00885577" w:rsidRPr="00906B09">
          <w:rPr>
            <w:rStyle w:val="Hyperlink"/>
            <w:noProof/>
          </w:rPr>
          <w:t>Table 14: ENVISAT-ERS Exploitation River and Lake Products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_Toc449978533 \h </w:instrText>
        </w:r>
        <w:r w:rsidR="00885577" w:rsidRPr="00906B09">
          <w:rPr>
            <w:noProof/>
            <w:webHidden/>
          </w:rPr>
        </w:r>
        <w:r w:rsidR="00885577" w:rsidRPr="00906B09">
          <w:rPr>
            <w:noProof/>
            <w:webHidden/>
          </w:rPr>
          <w:fldChar w:fldCharType="separate"/>
        </w:r>
        <w:r w:rsidR="00F62EB0">
          <w:rPr>
            <w:noProof/>
            <w:webHidden/>
          </w:rPr>
          <w:t>74</w:t>
        </w:r>
        <w:r w:rsidR="00885577" w:rsidRPr="00906B09">
          <w:rPr>
            <w:noProof/>
            <w:webHidden/>
          </w:rPr>
          <w:fldChar w:fldCharType="end"/>
        </w:r>
      </w:hyperlink>
    </w:p>
    <w:p w14:paraId="1C904AA9"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34" w:history="1">
        <w:r w:rsidR="00885577" w:rsidRPr="00906B09">
          <w:rPr>
            <w:rStyle w:val="Hyperlink"/>
            <w:noProof/>
          </w:rPr>
          <w:t>Table 15: Aviso Altimetry data in netCDF</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_Toc449978534 \h </w:instrText>
        </w:r>
        <w:r w:rsidR="00885577" w:rsidRPr="00906B09">
          <w:rPr>
            <w:noProof/>
            <w:webHidden/>
          </w:rPr>
        </w:r>
        <w:r w:rsidR="00885577" w:rsidRPr="00906B09">
          <w:rPr>
            <w:noProof/>
            <w:webHidden/>
          </w:rPr>
          <w:fldChar w:fldCharType="separate"/>
        </w:r>
        <w:r w:rsidR="00F62EB0">
          <w:rPr>
            <w:noProof/>
            <w:webHidden/>
          </w:rPr>
          <w:t>75</w:t>
        </w:r>
        <w:r w:rsidR="00885577" w:rsidRPr="00906B09">
          <w:rPr>
            <w:noProof/>
            <w:webHidden/>
          </w:rPr>
          <w:fldChar w:fldCharType="end"/>
        </w:r>
      </w:hyperlink>
    </w:p>
    <w:p w14:paraId="668CE842"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35" w:history="1">
        <w:r w:rsidR="00885577" w:rsidRPr="00906B09">
          <w:rPr>
            <w:rStyle w:val="Hyperlink"/>
            <w:noProof/>
          </w:rPr>
          <w:t>Table 16: ERS REAPER data in netCDF</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_Toc449978535 \h </w:instrText>
        </w:r>
        <w:r w:rsidR="00885577" w:rsidRPr="00906B09">
          <w:rPr>
            <w:noProof/>
            <w:webHidden/>
          </w:rPr>
        </w:r>
        <w:r w:rsidR="00885577" w:rsidRPr="00906B09">
          <w:rPr>
            <w:noProof/>
            <w:webHidden/>
          </w:rPr>
          <w:fldChar w:fldCharType="separate"/>
        </w:r>
        <w:r w:rsidR="00F62EB0">
          <w:rPr>
            <w:noProof/>
            <w:webHidden/>
          </w:rPr>
          <w:t>75</w:t>
        </w:r>
        <w:r w:rsidR="00885577" w:rsidRPr="00906B09">
          <w:rPr>
            <w:noProof/>
            <w:webHidden/>
          </w:rPr>
          <w:fldChar w:fldCharType="end"/>
        </w:r>
      </w:hyperlink>
    </w:p>
    <w:p w14:paraId="46B729BE"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36" w:history="1">
        <w:r w:rsidR="00885577" w:rsidRPr="00906B09">
          <w:rPr>
            <w:rStyle w:val="Hyperlink"/>
            <w:noProof/>
          </w:rPr>
          <w:t>Table 17: Sentinel 3 data in netCDF</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_Toc449978536 \h </w:instrText>
        </w:r>
        <w:r w:rsidR="00885577" w:rsidRPr="00906B09">
          <w:rPr>
            <w:noProof/>
            <w:webHidden/>
          </w:rPr>
        </w:r>
        <w:r w:rsidR="00885577" w:rsidRPr="00906B09">
          <w:rPr>
            <w:noProof/>
            <w:webHidden/>
          </w:rPr>
          <w:fldChar w:fldCharType="separate"/>
        </w:r>
        <w:r w:rsidR="00F62EB0">
          <w:rPr>
            <w:noProof/>
            <w:webHidden/>
          </w:rPr>
          <w:t>76</w:t>
        </w:r>
        <w:r w:rsidR="00885577" w:rsidRPr="00906B09">
          <w:rPr>
            <w:noProof/>
            <w:webHidden/>
          </w:rPr>
          <w:fldChar w:fldCharType="end"/>
        </w:r>
      </w:hyperlink>
    </w:p>
    <w:p w14:paraId="7BC9469F" w14:textId="77777777" w:rsidR="006D6399" w:rsidRPr="00906B09" w:rsidRDefault="00172F16" w:rsidP="006D6399">
      <w:r w:rsidRPr="00906B09">
        <w:fldChar w:fldCharType="end"/>
      </w:r>
    </w:p>
    <w:p w14:paraId="73A7317A" w14:textId="77777777" w:rsidR="006D6399" w:rsidRPr="00906B09" w:rsidRDefault="006D6399" w:rsidP="006D6399"/>
    <w:p w14:paraId="70220EED" w14:textId="77777777" w:rsidR="006D6399" w:rsidRPr="00906B09" w:rsidRDefault="006D6399" w:rsidP="006D6399"/>
    <w:p w14:paraId="65A392CE" w14:textId="77777777" w:rsidR="006D6399" w:rsidRPr="00906B09" w:rsidRDefault="006D6399" w:rsidP="006D6399">
      <w:pPr>
        <w:pStyle w:val="IndependentTitle"/>
      </w:pPr>
      <w:r w:rsidRPr="00906B09">
        <w:t>List of Figures</w:t>
      </w:r>
    </w:p>
    <w:p w14:paraId="4F43DAA7" w14:textId="77777777" w:rsidR="00885577" w:rsidRPr="00906B09" w:rsidRDefault="00172F16">
      <w:pPr>
        <w:pStyle w:val="TableofFigures"/>
        <w:tabs>
          <w:tab w:val="right" w:leader="dot" w:pos="9629"/>
        </w:tabs>
        <w:rPr>
          <w:rFonts w:asciiTheme="minorHAnsi" w:eastAsiaTheme="minorEastAsia" w:hAnsiTheme="minorHAnsi" w:cstheme="minorBidi"/>
          <w:noProof/>
          <w:sz w:val="22"/>
          <w:szCs w:val="22"/>
          <w:lang w:eastAsia="pt-PT"/>
        </w:rPr>
      </w:pPr>
      <w:r w:rsidRPr="00906B09">
        <w:fldChar w:fldCharType="begin"/>
      </w:r>
      <w:r w:rsidR="00C31628" w:rsidRPr="00906B09">
        <w:instrText xml:space="preserve"> TOC \h \z \c "Figure" </w:instrText>
      </w:r>
      <w:r w:rsidRPr="00906B09">
        <w:fldChar w:fldCharType="separate"/>
      </w:r>
      <w:hyperlink w:anchor="_Toc449978537" w:history="1">
        <w:r w:rsidR="00885577" w:rsidRPr="00906B09">
          <w:rPr>
            <w:rStyle w:val="Hyperlink"/>
            <w:noProof/>
          </w:rPr>
          <w:t>Figure 1: 'Create a new workspace' window. You can choose to save it wherever you want on your hard drive or local network, and name it as you prefer (preferably in such a way you will remember what's in it).</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_Toc449978537 \h </w:instrText>
        </w:r>
        <w:r w:rsidR="00885577" w:rsidRPr="00906B09">
          <w:rPr>
            <w:noProof/>
            <w:webHidden/>
          </w:rPr>
        </w:r>
        <w:r w:rsidR="00885577" w:rsidRPr="00906B09">
          <w:rPr>
            <w:noProof/>
            <w:webHidden/>
          </w:rPr>
          <w:fldChar w:fldCharType="separate"/>
        </w:r>
        <w:r w:rsidR="00F62EB0">
          <w:rPr>
            <w:noProof/>
            <w:webHidden/>
          </w:rPr>
          <w:t>22</w:t>
        </w:r>
        <w:r w:rsidR="00885577" w:rsidRPr="00906B09">
          <w:rPr>
            <w:noProof/>
            <w:webHidden/>
          </w:rPr>
          <w:fldChar w:fldCharType="end"/>
        </w:r>
      </w:hyperlink>
    </w:p>
    <w:p w14:paraId="79280F22"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38" w:history="1">
        <w:r w:rsidR="00885577" w:rsidRPr="00906B09">
          <w:rPr>
            <w:rStyle w:val="Hyperlink"/>
            <w:noProof/>
          </w:rPr>
          <w:t>Figure 2: The Dataset tab as it appears when opening a new Workspace. The “New” button enables to create a new dataset</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_Toc449978538 \h </w:instrText>
        </w:r>
        <w:r w:rsidR="00885577" w:rsidRPr="00906B09">
          <w:rPr>
            <w:noProof/>
            <w:webHidden/>
          </w:rPr>
        </w:r>
        <w:r w:rsidR="00885577" w:rsidRPr="00906B09">
          <w:rPr>
            <w:noProof/>
            <w:webHidden/>
          </w:rPr>
          <w:fldChar w:fldCharType="separate"/>
        </w:r>
        <w:r w:rsidR="00F62EB0">
          <w:rPr>
            <w:noProof/>
            <w:webHidden/>
          </w:rPr>
          <w:t>22</w:t>
        </w:r>
        <w:r w:rsidR="00885577" w:rsidRPr="00906B09">
          <w:rPr>
            <w:noProof/>
            <w:webHidden/>
          </w:rPr>
          <w:fldChar w:fldCharType="end"/>
        </w:r>
      </w:hyperlink>
    </w:p>
    <w:p w14:paraId="10D97CB9"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39" w:history="1">
        <w:r w:rsidR="00885577" w:rsidRPr="00906B09">
          <w:rPr>
            <w:rStyle w:val="Hyperlink"/>
            <w:noProof/>
          </w:rPr>
          <w:t>Figure 3: Several datasets. On the top, the list of files; middle (center) the description of the netCDF data file, bottom (left) enumeration of the available fields inside the netCDF file, bottom (right) field discription.</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_Toc449978539 \h </w:instrText>
        </w:r>
        <w:r w:rsidR="00885577" w:rsidRPr="00906B09">
          <w:rPr>
            <w:noProof/>
            <w:webHidden/>
          </w:rPr>
        </w:r>
        <w:r w:rsidR="00885577" w:rsidRPr="00906B09">
          <w:rPr>
            <w:noProof/>
            <w:webHidden/>
          </w:rPr>
          <w:fldChar w:fldCharType="separate"/>
        </w:r>
        <w:r w:rsidR="00F62EB0">
          <w:rPr>
            <w:noProof/>
            <w:webHidden/>
          </w:rPr>
          <w:t>23</w:t>
        </w:r>
        <w:r w:rsidR="00885577" w:rsidRPr="00906B09">
          <w:rPr>
            <w:noProof/>
            <w:webHidden/>
          </w:rPr>
          <w:fldChar w:fldCharType="end"/>
        </w:r>
      </w:hyperlink>
    </w:p>
    <w:p w14:paraId="029271F1"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40" w:history="1">
        <w:r w:rsidR="00885577" w:rsidRPr="00906B09">
          <w:rPr>
            <w:rStyle w:val="Hyperlink"/>
            <w:noProof/>
          </w:rPr>
          <w:t>Figure 4: An empty 'Operations' tab. The Create new operation button enable to create a new 'Operation'</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_Toc449978540 \h </w:instrText>
        </w:r>
        <w:r w:rsidR="00885577" w:rsidRPr="00906B09">
          <w:rPr>
            <w:noProof/>
            <w:webHidden/>
          </w:rPr>
        </w:r>
        <w:r w:rsidR="00885577" w:rsidRPr="00906B09">
          <w:rPr>
            <w:noProof/>
            <w:webHidden/>
          </w:rPr>
          <w:fldChar w:fldCharType="separate"/>
        </w:r>
        <w:r w:rsidR="00F62EB0">
          <w:rPr>
            <w:noProof/>
            <w:webHidden/>
          </w:rPr>
          <w:t>24</w:t>
        </w:r>
        <w:r w:rsidR="00885577" w:rsidRPr="00906B09">
          <w:rPr>
            <w:noProof/>
            <w:webHidden/>
          </w:rPr>
          <w:fldChar w:fldCharType="end"/>
        </w:r>
      </w:hyperlink>
    </w:p>
    <w:p w14:paraId="4729EEE3"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41" w:history="1">
        <w:r w:rsidR="00885577" w:rsidRPr="00906B09">
          <w:rPr>
            <w:rStyle w:val="Hyperlink"/>
            <w:noProof/>
          </w:rPr>
          <w:t>Figure 5: Choosing a dataset; below, the tree with records and data fields.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_Toc449978541 \h </w:instrText>
        </w:r>
        <w:r w:rsidR="00885577" w:rsidRPr="00906B09">
          <w:rPr>
            <w:noProof/>
            <w:webHidden/>
          </w:rPr>
        </w:r>
        <w:r w:rsidR="00885577" w:rsidRPr="00906B09">
          <w:rPr>
            <w:noProof/>
            <w:webHidden/>
          </w:rPr>
          <w:fldChar w:fldCharType="separate"/>
        </w:r>
        <w:r w:rsidR="00F62EB0">
          <w:rPr>
            <w:noProof/>
            <w:webHidden/>
          </w:rPr>
          <w:t>25</w:t>
        </w:r>
        <w:r w:rsidR="00885577" w:rsidRPr="00906B09">
          <w:rPr>
            <w:noProof/>
            <w:webHidden/>
          </w:rPr>
          <w:fldChar w:fldCharType="end"/>
        </w:r>
      </w:hyperlink>
    </w:p>
    <w:p w14:paraId="2EBE471F"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42" w:history="1">
        <w:r w:rsidR="00885577" w:rsidRPr="00906B09">
          <w:rPr>
            <w:rStyle w:val="Hyperlink"/>
            <w:noProof/>
          </w:rPr>
          <w:t>Figure 6: Dialog shown when “Window&gt;Open” menu is triggered that allows the selection and visualization of a certain operations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_Toc449978542 \h </w:instrText>
        </w:r>
        <w:r w:rsidR="00885577" w:rsidRPr="00906B09">
          <w:rPr>
            <w:noProof/>
            <w:webHidden/>
          </w:rPr>
        </w:r>
        <w:r w:rsidR="00885577" w:rsidRPr="00906B09">
          <w:rPr>
            <w:noProof/>
            <w:webHidden/>
          </w:rPr>
          <w:fldChar w:fldCharType="separate"/>
        </w:r>
        <w:r w:rsidR="00F62EB0">
          <w:rPr>
            <w:noProof/>
            <w:webHidden/>
          </w:rPr>
          <w:t>29</w:t>
        </w:r>
        <w:r w:rsidR="00885577" w:rsidRPr="00906B09">
          <w:rPr>
            <w:noProof/>
            <w:webHidden/>
          </w:rPr>
          <w:fldChar w:fldCharType="end"/>
        </w:r>
      </w:hyperlink>
    </w:p>
    <w:p w14:paraId="54BB33C5"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43" w:history="1">
        <w:r w:rsidR="00885577" w:rsidRPr="00906B09">
          <w:rPr>
            <w:rStyle w:val="Hyperlink"/>
            <w:noProof/>
          </w:rPr>
          <w:t>Figure 7: A 'Display’ window with one view created. Note the list of available views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_Toc449978543 \h </w:instrText>
        </w:r>
        <w:r w:rsidR="00885577" w:rsidRPr="00906B09">
          <w:rPr>
            <w:noProof/>
            <w:webHidden/>
          </w:rPr>
        </w:r>
        <w:r w:rsidR="00885577" w:rsidRPr="00906B09">
          <w:rPr>
            <w:noProof/>
            <w:webHidden/>
          </w:rPr>
          <w:fldChar w:fldCharType="separate"/>
        </w:r>
        <w:r w:rsidR="00F62EB0">
          <w:rPr>
            <w:noProof/>
            <w:webHidden/>
          </w:rPr>
          <w:t>30</w:t>
        </w:r>
        <w:r w:rsidR="00885577" w:rsidRPr="00906B09">
          <w:rPr>
            <w:noProof/>
            <w:webHidden/>
          </w:rPr>
          <w:fldChar w:fldCharType="end"/>
        </w:r>
      </w:hyperlink>
    </w:p>
    <w:p w14:paraId="2CBDFFA8"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44" w:history="1">
        <w:r w:rsidR="00885577" w:rsidRPr="00906B09">
          <w:rPr>
            <w:rStyle w:val="Hyperlink"/>
            <w:noProof/>
          </w:rPr>
          <w:t>Figure 8: Example of dataset with netCDF data selected.</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_Toc449978544 \h </w:instrText>
        </w:r>
        <w:r w:rsidR="00885577" w:rsidRPr="00906B09">
          <w:rPr>
            <w:noProof/>
            <w:webHidden/>
          </w:rPr>
        </w:r>
        <w:r w:rsidR="00885577" w:rsidRPr="00906B09">
          <w:rPr>
            <w:noProof/>
            <w:webHidden/>
          </w:rPr>
          <w:fldChar w:fldCharType="separate"/>
        </w:r>
        <w:r w:rsidR="00F62EB0">
          <w:rPr>
            <w:noProof/>
            <w:webHidden/>
          </w:rPr>
          <w:t>31</w:t>
        </w:r>
        <w:r w:rsidR="00885577" w:rsidRPr="00906B09">
          <w:rPr>
            <w:noProof/>
            <w:webHidden/>
          </w:rPr>
          <w:fldChar w:fldCharType="end"/>
        </w:r>
      </w:hyperlink>
    </w:p>
    <w:p w14:paraId="1005A9E0"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45" w:history="1">
        <w:r w:rsidR="00885577" w:rsidRPr="00906B09">
          <w:rPr>
            <w:rStyle w:val="Hyperlink"/>
            <w:noProof/>
          </w:rPr>
          <w:t>Figure 9: Operations tab, with an operation being built. Left the dataset chosen is called 'test_dataset', with Jason-2 data product;  in the middle the list of fields within the J2 record being expanded. In the middle, only one Expression is defined yet ('lat' as X).</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_Toc449978545 \h </w:instrText>
        </w:r>
        <w:r w:rsidR="00885577" w:rsidRPr="00906B09">
          <w:rPr>
            <w:noProof/>
            <w:webHidden/>
          </w:rPr>
        </w:r>
        <w:r w:rsidR="00885577" w:rsidRPr="00906B09">
          <w:rPr>
            <w:noProof/>
            <w:webHidden/>
          </w:rPr>
          <w:fldChar w:fldCharType="separate"/>
        </w:r>
        <w:r w:rsidR="00F62EB0">
          <w:rPr>
            <w:noProof/>
            <w:webHidden/>
          </w:rPr>
          <w:t>34</w:t>
        </w:r>
        <w:r w:rsidR="00885577" w:rsidRPr="00906B09">
          <w:rPr>
            <w:noProof/>
            <w:webHidden/>
          </w:rPr>
          <w:fldChar w:fldCharType="end"/>
        </w:r>
      </w:hyperlink>
    </w:p>
    <w:p w14:paraId="4452A1AF"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46" w:history="1">
        <w:r w:rsidR="00885577" w:rsidRPr="00906B09">
          <w:rPr>
            <w:rStyle w:val="Hyperlink"/>
            <w:noProof/>
          </w:rPr>
          <w:t>Figure 10: Operations tab.</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_Toc449978546 \h </w:instrText>
        </w:r>
        <w:r w:rsidR="00885577" w:rsidRPr="00906B09">
          <w:rPr>
            <w:noProof/>
            <w:webHidden/>
          </w:rPr>
        </w:r>
        <w:r w:rsidR="00885577" w:rsidRPr="00906B09">
          <w:rPr>
            <w:noProof/>
            <w:webHidden/>
          </w:rPr>
          <w:fldChar w:fldCharType="separate"/>
        </w:r>
        <w:r w:rsidR="00F62EB0">
          <w:rPr>
            <w:noProof/>
            <w:webHidden/>
          </w:rPr>
          <w:t>36</w:t>
        </w:r>
        <w:r w:rsidR="00885577" w:rsidRPr="00906B09">
          <w:rPr>
            <w:noProof/>
            <w:webHidden/>
          </w:rPr>
          <w:fldChar w:fldCharType="end"/>
        </w:r>
      </w:hyperlink>
    </w:p>
    <w:p w14:paraId="31118FF7"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47" w:history="1">
        <w:r w:rsidR="00885577" w:rsidRPr="00906B09">
          <w:rPr>
            <w:rStyle w:val="Hyperlink"/>
            <w:noProof/>
          </w:rPr>
          <w:t>Figure 11: Example of menu that appears by right-click on a data expression (’SLA’). Note that here one data field ('equator_time') is selected (left-click); if no data field is selected, this item is inactive.</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_Toc449978547 \h </w:instrText>
        </w:r>
        <w:r w:rsidR="00885577" w:rsidRPr="00906B09">
          <w:rPr>
            <w:noProof/>
            <w:webHidden/>
          </w:rPr>
        </w:r>
        <w:r w:rsidR="00885577" w:rsidRPr="00906B09">
          <w:rPr>
            <w:noProof/>
            <w:webHidden/>
          </w:rPr>
          <w:fldChar w:fldCharType="separate"/>
        </w:r>
        <w:r w:rsidR="00F62EB0">
          <w:rPr>
            <w:noProof/>
            <w:webHidden/>
          </w:rPr>
          <w:t>37</w:t>
        </w:r>
        <w:r w:rsidR="00885577" w:rsidRPr="00906B09">
          <w:rPr>
            <w:noProof/>
            <w:webHidden/>
          </w:rPr>
          <w:fldChar w:fldCharType="end"/>
        </w:r>
      </w:hyperlink>
    </w:p>
    <w:p w14:paraId="09CCC4F6"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48" w:history="1">
        <w:r w:rsidR="00885577" w:rsidRPr="00906B09">
          <w:rPr>
            <w:rStyle w:val="Hyperlink"/>
            <w:noProof/>
          </w:rPr>
          <w:t>Figure 12: ''Show Aliases' pop-up window. Here for an Jason2 NetCDF file. Note the 'Syntax' column, where the alias syntax is given, while the 'Value' column gives the original field name (or combination).</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_Toc449978548 \h </w:instrText>
        </w:r>
        <w:r w:rsidR="00885577" w:rsidRPr="00906B09">
          <w:rPr>
            <w:noProof/>
            <w:webHidden/>
          </w:rPr>
        </w:r>
        <w:r w:rsidR="00885577" w:rsidRPr="00906B09">
          <w:rPr>
            <w:noProof/>
            <w:webHidden/>
          </w:rPr>
          <w:fldChar w:fldCharType="separate"/>
        </w:r>
        <w:r w:rsidR="00F62EB0">
          <w:rPr>
            <w:noProof/>
            <w:webHidden/>
          </w:rPr>
          <w:t>38</w:t>
        </w:r>
        <w:r w:rsidR="00885577" w:rsidRPr="00906B09">
          <w:rPr>
            <w:noProof/>
            <w:webHidden/>
          </w:rPr>
          <w:fldChar w:fldCharType="end"/>
        </w:r>
      </w:hyperlink>
    </w:p>
    <w:p w14:paraId="0FACB6C2"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49" w:history="1">
        <w:r w:rsidR="00885577" w:rsidRPr="00906B09">
          <w:rPr>
            <w:rStyle w:val="Hyperlink"/>
            <w:noProof/>
          </w:rPr>
          <w:t>Figure 13: The 'Formulas' pop-up window, with the list of available formulas, top (sorted in alphabetical order).</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_Toc449978549 \h </w:instrText>
        </w:r>
        <w:r w:rsidR="00885577" w:rsidRPr="00906B09">
          <w:rPr>
            <w:noProof/>
            <w:webHidden/>
          </w:rPr>
        </w:r>
        <w:r w:rsidR="00885577" w:rsidRPr="00906B09">
          <w:rPr>
            <w:noProof/>
            <w:webHidden/>
          </w:rPr>
          <w:fldChar w:fldCharType="separate"/>
        </w:r>
        <w:r w:rsidR="00F62EB0">
          <w:rPr>
            <w:noProof/>
            <w:webHidden/>
          </w:rPr>
          <w:t>43</w:t>
        </w:r>
        <w:r w:rsidR="00885577" w:rsidRPr="00906B09">
          <w:rPr>
            <w:noProof/>
            <w:webHidden/>
          </w:rPr>
          <w:fldChar w:fldCharType="end"/>
        </w:r>
      </w:hyperlink>
    </w:p>
    <w:p w14:paraId="6FEBFC74"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50" w:history="1">
        <w:r w:rsidR="00885577" w:rsidRPr="00906B09">
          <w:rPr>
            <w:rStyle w:val="Hyperlink"/>
            <w:noProof/>
          </w:rPr>
          <w:t>Figure 14: use of a pre-defined formula (Ocean_data_editing_GFO_from_cycle_83), by inserting its developed version Note the use in this particular formula of another formula as alias %{Ocean_data_editing_GFO_from_cycle_83}on the next to last line)</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_Toc449978550 \h </w:instrText>
        </w:r>
        <w:r w:rsidR="00885577" w:rsidRPr="00906B09">
          <w:rPr>
            <w:noProof/>
            <w:webHidden/>
          </w:rPr>
        </w:r>
        <w:r w:rsidR="00885577" w:rsidRPr="00906B09">
          <w:rPr>
            <w:noProof/>
            <w:webHidden/>
          </w:rPr>
          <w:fldChar w:fldCharType="separate"/>
        </w:r>
        <w:r w:rsidR="00F62EB0">
          <w:rPr>
            <w:noProof/>
            <w:webHidden/>
          </w:rPr>
          <w:t>43</w:t>
        </w:r>
        <w:r w:rsidR="00885577" w:rsidRPr="00906B09">
          <w:rPr>
            <w:noProof/>
            <w:webHidden/>
          </w:rPr>
          <w:fldChar w:fldCharType="end"/>
        </w:r>
      </w:hyperlink>
    </w:p>
    <w:p w14:paraId="4B40CF06"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51" w:history="1">
        <w:r w:rsidR="00885577" w:rsidRPr="00906B09">
          <w:rPr>
            <w:rStyle w:val="Hyperlink"/>
            <w:noProof/>
          </w:rPr>
          <w:t>Figure 15: Insert Algorithm pop-up, with the BratAlgoGeosVelGridV selected.</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_Toc449978551 \h </w:instrText>
        </w:r>
        <w:r w:rsidR="00885577" w:rsidRPr="00906B09">
          <w:rPr>
            <w:noProof/>
            <w:webHidden/>
          </w:rPr>
        </w:r>
        <w:r w:rsidR="00885577" w:rsidRPr="00906B09">
          <w:rPr>
            <w:noProof/>
            <w:webHidden/>
          </w:rPr>
          <w:fldChar w:fldCharType="separate"/>
        </w:r>
        <w:r w:rsidR="00F62EB0">
          <w:rPr>
            <w:noProof/>
            <w:webHidden/>
          </w:rPr>
          <w:t>47</w:t>
        </w:r>
        <w:r w:rsidR="00885577" w:rsidRPr="00906B09">
          <w:rPr>
            <w:noProof/>
            <w:webHidden/>
          </w:rPr>
          <w:fldChar w:fldCharType="end"/>
        </w:r>
      </w:hyperlink>
    </w:p>
    <w:p w14:paraId="1052EDC7"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52" w:history="1">
        <w:r w:rsidR="00885577" w:rsidRPr="00906B09">
          <w:rPr>
            <w:rStyle w:val="Hyperlink"/>
            <w:noProof/>
          </w:rPr>
          <w:t>Figure 16: Operation resulting from the insertion of algorithms (here the “CustomAlgo” algorithm is visible). Latitude, Longitude and 5 have been left as default; Height is replaced by “Grid_0001”, which is the name of the Sea Level Anomaly height in the gridded dataset used.</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_Toc449978552 \h </w:instrText>
        </w:r>
        <w:r w:rsidR="00885577" w:rsidRPr="00906B09">
          <w:rPr>
            <w:noProof/>
            <w:webHidden/>
          </w:rPr>
        </w:r>
        <w:r w:rsidR="00885577" w:rsidRPr="00906B09">
          <w:rPr>
            <w:noProof/>
            <w:webHidden/>
          </w:rPr>
          <w:fldChar w:fldCharType="separate"/>
        </w:r>
        <w:r w:rsidR="00F62EB0">
          <w:rPr>
            <w:noProof/>
            <w:webHidden/>
          </w:rPr>
          <w:t>48</w:t>
        </w:r>
        <w:r w:rsidR="00885577" w:rsidRPr="00906B09">
          <w:rPr>
            <w:noProof/>
            <w:webHidden/>
          </w:rPr>
          <w:fldChar w:fldCharType="end"/>
        </w:r>
      </w:hyperlink>
    </w:p>
    <w:p w14:paraId="5878A18A"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53" w:history="1">
        <w:r w:rsidR="00885577" w:rsidRPr="00906B09">
          <w:rPr>
            <w:rStyle w:val="Hyperlink"/>
            <w:noProof/>
          </w:rPr>
          <w:t>Figure 17: Choice of the data computation</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_Toc449978553 \h </w:instrText>
        </w:r>
        <w:r w:rsidR="00885577" w:rsidRPr="00906B09">
          <w:rPr>
            <w:noProof/>
            <w:webHidden/>
          </w:rPr>
        </w:r>
        <w:r w:rsidR="00885577" w:rsidRPr="00906B09">
          <w:rPr>
            <w:noProof/>
            <w:webHidden/>
          </w:rPr>
          <w:fldChar w:fldCharType="separate"/>
        </w:r>
        <w:r w:rsidR="00F62EB0">
          <w:rPr>
            <w:noProof/>
            <w:webHidden/>
          </w:rPr>
          <w:t>48</w:t>
        </w:r>
        <w:r w:rsidR="00885577" w:rsidRPr="00906B09">
          <w:rPr>
            <w:noProof/>
            <w:webHidden/>
          </w:rPr>
          <w:fldChar w:fldCharType="end"/>
        </w:r>
      </w:hyperlink>
    </w:p>
    <w:p w14:paraId="26DA1874"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54" w:history="1">
        <w:r w:rsidR="00885577" w:rsidRPr="00906B09">
          <w:rPr>
            <w:rStyle w:val="Hyperlink"/>
            <w:noProof/>
          </w:rPr>
          <w:t>Figure 18: example of the definition of an alias. This example is for Envisat RA2 and MWR products, by default for data within the “ra2_mds” record.  “ku_band_ocean_range” is the name give by default in the documentation and thus in BRAT. To keep it simpler, we call it here “range”.</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_Toc449978554 \h </w:instrText>
        </w:r>
        <w:r w:rsidR="00885577" w:rsidRPr="00906B09">
          <w:rPr>
            <w:noProof/>
            <w:webHidden/>
          </w:rPr>
        </w:r>
        <w:r w:rsidR="00885577" w:rsidRPr="00906B09">
          <w:rPr>
            <w:noProof/>
            <w:webHidden/>
          </w:rPr>
          <w:fldChar w:fldCharType="separate"/>
        </w:r>
        <w:r w:rsidR="00F62EB0">
          <w:rPr>
            <w:noProof/>
            <w:webHidden/>
          </w:rPr>
          <w:t>52</w:t>
        </w:r>
        <w:r w:rsidR="00885577" w:rsidRPr="00906B09">
          <w:rPr>
            <w:noProof/>
            <w:webHidden/>
          </w:rPr>
          <w:fldChar w:fldCharType="end"/>
        </w:r>
      </w:hyperlink>
    </w:p>
    <w:p w14:paraId="17E8F482"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55" w:history="1">
        <w:r w:rsidR="00885577" w:rsidRPr="00906B09">
          <w:rPr>
            <w:rStyle w:val="Hyperlink"/>
            <w:noProof/>
          </w:rPr>
          <w:t>Figure 19: An example Y=F(X) visualisation with two curves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_Toc449978555 \h </w:instrText>
        </w:r>
        <w:r w:rsidR="00885577" w:rsidRPr="00906B09">
          <w:rPr>
            <w:noProof/>
            <w:webHidden/>
          </w:rPr>
        </w:r>
        <w:r w:rsidR="00885577" w:rsidRPr="00906B09">
          <w:rPr>
            <w:noProof/>
            <w:webHidden/>
          </w:rPr>
          <w:fldChar w:fldCharType="separate"/>
        </w:r>
        <w:r w:rsidR="00F62EB0">
          <w:rPr>
            <w:noProof/>
            <w:webHidden/>
          </w:rPr>
          <w:t>54</w:t>
        </w:r>
        <w:r w:rsidR="00885577" w:rsidRPr="00906B09">
          <w:rPr>
            <w:noProof/>
            <w:webHidden/>
          </w:rPr>
          <w:fldChar w:fldCharType="end"/>
        </w:r>
      </w:hyperlink>
    </w:p>
    <w:p w14:paraId="5EF8D4F3"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56" w:history="1">
        <w:r w:rsidR="00885577" w:rsidRPr="00906B09">
          <w:rPr>
            <w:rStyle w:val="Hyperlink"/>
            <w:noProof/>
          </w:rPr>
          <w:t>Figure 20: Data Options tab of the visualisation tool</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_Toc449978556 \h </w:instrText>
        </w:r>
        <w:r w:rsidR="00885577" w:rsidRPr="00906B09">
          <w:rPr>
            <w:noProof/>
            <w:webHidden/>
          </w:rPr>
        </w:r>
        <w:r w:rsidR="00885577" w:rsidRPr="00906B09">
          <w:rPr>
            <w:noProof/>
            <w:webHidden/>
          </w:rPr>
          <w:fldChar w:fldCharType="separate"/>
        </w:r>
        <w:r w:rsidR="00F62EB0">
          <w:rPr>
            <w:noProof/>
            <w:webHidden/>
          </w:rPr>
          <w:t>55</w:t>
        </w:r>
        <w:r w:rsidR="00885577" w:rsidRPr="00906B09">
          <w:rPr>
            <w:noProof/>
            <w:webHidden/>
          </w:rPr>
          <w:fldChar w:fldCharType="end"/>
        </w:r>
      </w:hyperlink>
    </w:p>
    <w:p w14:paraId="0B0E5130"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57" w:history="1">
        <w:r w:rsidR="00885577" w:rsidRPr="00906B09">
          <w:rPr>
            <w:rStyle w:val="Hyperlink"/>
            <w:noProof/>
          </w:rPr>
          <w:t>Figure 21: Y-axis properties of a Y=F(X) plot, with only one field selected for view. Label (including the unit), number of ticks in the axis, min and max of the axis are shown. X-axis properties are similar.</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_Toc449978557 \h </w:instrText>
        </w:r>
        <w:r w:rsidR="00885577" w:rsidRPr="00906B09">
          <w:rPr>
            <w:noProof/>
            <w:webHidden/>
          </w:rPr>
        </w:r>
        <w:r w:rsidR="00885577" w:rsidRPr="00906B09">
          <w:rPr>
            <w:noProof/>
            <w:webHidden/>
          </w:rPr>
          <w:fldChar w:fldCharType="separate"/>
        </w:r>
        <w:r w:rsidR="00F62EB0">
          <w:rPr>
            <w:noProof/>
            <w:webHidden/>
          </w:rPr>
          <w:t>55</w:t>
        </w:r>
        <w:r w:rsidR="00885577" w:rsidRPr="00906B09">
          <w:rPr>
            <w:noProof/>
            <w:webHidden/>
          </w:rPr>
          <w:fldChar w:fldCharType="end"/>
        </w:r>
      </w:hyperlink>
    </w:p>
    <w:p w14:paraId="3F4D48EC"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58" w:history="1">
        <w:r w:rsidR="00885577" w:rsidRPr="00906B09">
          <w:rPr>
            <w:rStyle w:val="Hyperlink"/>
            <w:noProof/>
          </w:rPr>
          <w:t>Figure 22: Two curves overlaid, with different point glyphs defined</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_Toc449978558 \h </w:instrText>
        </w:r>
        <w:r w:rsidR="00885577" w:rsidRPr="00906B09">
          <w:rPr>
            <w:noProof/>
            <w:webHidden/>
          </w:rPr>
        </w:r>
        <w:r w:rsidR="00885577" w:rsidRPr="00906B09">
          <w:rPr>
            <w:noProof/>
            <w:webHidden/>
          </w:rPr>
          <w:fldChar w:fldCharType="separate"/>
        </w:r>
        <w:r w:rsidR="00F62EB0">
          <w:rPr>
            <w:noProof/>
            <w:webHidden/>
          </w:rPr>
          <w:t>56</w:t>
        </w:r>
        <w:r w:rsidR="00885577" w:rsidRPr="00906B09">
          <w:rPr>
            <w:noProof/>
            <w:webHidden/>
          </w:rPr>
          <w:fldChar w:fldCharType="end"/>
        </w:r>
      </w:hyperlink>
    </w:p>
    <w:p w14:paraId="12F35F34"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59" w:history="1">
        <w:r w:rsidR="00885577" w:rsidRPr="00906B09">
          <w:rPr>
            <w:rStyle w:val="Hyperlink"/>
            <w:noProof/>
          </w:rPr>
          <w:t>Figure 23: Map plot type to display a simple z=f(lon,lat) graph type..</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_Toc449978559 \h </w:instrText>
        </w:r>
        <w:r w:rsidR="00885577" w:rsidRPr="00906B09">
          <w:rPr>
            <w:noProof/>
            <w:webHidden/>
          </w:rPr>
        </w:r>
        <w:r w:rsidR="00885577" w:rsidRPr="00906B09">
          <w:rPr>
            <w:noProof/>
            <w:webHidden/>
          </w:rPr>
          <w:fldChar w:fldCharType="separate"/>
        </w:r>
        <w:r w:rsidR="00F62EB0">
          <w:rPr>
            <w:noProof/>
            <w:webHidden/>
          </w:rPr>
          <w:t>57</w:t>
        </w:r>
        <w:r w:rsidR="00885577" w:rsidRPr="00906B09">
          <w:rPr>
            <w:noProof/>
            <w:webHidden/>
          </w:rPr>
          <w:fldChar w:fldCharType="end"/>
        </w:r>
      </w:hyperlink>
    </w:p>
    <w:p w14:paraId="1D97FCB9"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60" w:history="1">
        <w:r w:rsidR="00885577" w:rsidRPr="00906B09">
          <w:rPr>
            <w:rStyle w:val="Hyperlink"/>
            <w:noProof/>
          </w:rPr>
          <w:t>Figure 24: You can also trigger the Globe Plot for this type of data by clicking under the “3D” button</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_Toc449978560 \h </w:instrText>
        </w:r>
        <w:r w:rsidR="00885577" w:rsidRPr="00906B09">
          <w:rPr>
            <w:noProof/>
            <w:webHidden/>
          </w:rPr>
        </w:r>
        <w:r w:rsidR="00885577" w:rsidRPr="00906B09">
          <w:rPr>
            <w:noProof/>
            <w:webHidden/>
          </w:rPr>
          <w:fldChar w:fldCharType="separate"/>
        </w:r>
        <w:r w:rsidR="00F62EB0">
          <w:rPr>
            <w:noProof/>
            <w:webHidden/>
          </w:rPr>
          <w:t>57</w:t>
        </w:r>
        <w:r w:rsidR="00885577" w:rsidRPr="00906B09">
          <w:rPr>
            <w:noProof/>
            <w:webHidden/>
          </w:rPr>
          <w:fldChar w:fldCharType="end"/>
        </w:r>
      </w:hyperlink>
    </w:p>
    <w:p w14:paraId="6AC70CD6"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61" w:history="1">
        <w:r w:rsidR="00885577" w:rsidRPr="00906B09">
          <w:rPr>
            <w:rStyle w:val="Hyperlink"/>
            <w:noProof/>
          </w:rPr>
          <w:t>Figure 25 – Plotting a z=f(lon,lat) graph.</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_Toc449978561 \h </w:instrText>
        </w:r>
        <w:r w:rsidR="00885577" w:rsidRPr="00906B09">
          <w:rPr>
            <w:noProof/>
            <w:webHidden/>
          </w:rPr>
        </w:r>
        <w:r w:rsidR="00885577" w:rsidRPr="00906B09">
          <w:rPr>
            <w:noProof/>
            <w:webHidden/>
          </w:rPr>
          <w:fldChar w:fldCharType="separate"/>
        </w:r>
        <w:r w:rsidR="00F62EB0">
          <w:rPr>
            <w:noProof/>
            <w:webHidden/>
          </w:rPr>
          <w:t>59</w:t>
        </w:r>
        <w:r w:rsidR="00885577" w:rsidRPr="00906B09">
          <w:rPr>
            <w:noProof/>
            <w:webHidden/>
          </w:rPr>
          <w:fldChar w:fldCharType="end"/>
        </w:r>
      </w:hyperlink>
    </w:p>
    <w:p w14:paraId="71446074"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62" w:history="1">
        <w:r w:rsidR="00885577" w:rsidRPr="00906B09">
          <w:rPr>
            <w:rStyle w:val="Hyperlink"/>
            <w:noProof/>
          </w:rPr>
          <w:t>Figure 26 – Same plot but with a hidden spectrogram plot by clicking under the 2D button.</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_Toc449978562 \h </w:instrText>
        </w:r>
        <w:r w:rsidR="00885577" w:rsidRPr="00906B09">
          <w:rPr>
            <w:noProof/>
            <w:webHidden/>
          </w:rPr>
        </w:r>
        <w:r w:rsidR="00885577" w:rsidRPr="00906B09">
          <w:rPr>
            <w:noProof/>
            <w:webHidden/>
          </w:rPr>
          <w:fldChar w:fldCharType="separate"/>
        </w:r>
        <w:r w:rsidR="00F62EB0">
          <w:rPr>
            <w:noProof/>
            <w:webHidden/>
          </w:rPr>
          <w:t>59</w:t>
        </w:r>
        <w:r w:rsidR="00885577" w:rsidRPr="00906B09">
          <w:rPr>
            <w:noProof/>
            <w:webHidden/>
          </w:rPr>
          <w:fldChar w:fldCharType="end"/>
        </w:r>
      </w:hyperlink>
    </w:p>
    <w:p w14:paraId="673545F0"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63" w:history="1">
        <w:r w:rsidR="00885577" w:rsidRPr="00906B09">
          <w:rPr>
            <w:rStyle w:val="Hyperlink"/>
            <w:noProof/>
          </w:rPr>
          <w:t>Figure 27: Example parameter file for creating a Z=F(X,Y) output</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_Toc449978563 \h </w:instrText>
        </w:r>
        <w:r w:rsidR="00885577" w:rsidRPr="00906B09">
          <w:rPr>
            <w:noProof/>
            <w:webHidden/>
          </w:rPr>
        </w:r>
        <w:r w:rsidR="00885577" w:rsidRPr="00906B09">
          <w:rPr>
            <w:noProof/>
            <w:webHidden/>
          </w:rPr>
          <w:fldChar w:fldCharType="separate"/>
        </w:r>
        <w:r w:rsidR="00F62EB0">
          <w:rPr>
            <w:noProof/>
            <w:webHidden/>
          </w:rPr>
          <w:t>63</w:t>
        </w:r>
        <w:r w:rsidR="00885577" w:rsidRPr="00906B09">
          <w:rPr>
            <w:noProof/>
            <w:webHidden/>
          </w:rPr>
          <w:fldChar w:fldCharType="end"/>
        </w:r>
      </w:hyperlink>
    </w:p>
    <w:p w14:paraId="01C8F583"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64" w:history="1">
        <w:r w:rsidR="00885577" w:rsidRPr="00906B09">
          <w:rPr>
            <w:rStyle w:val="Hyperlink"/>
            <w:noProof/>
          </w:rPr>
          <w:t>Figure 28: Example ‘display’ parameter file</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_Toc449978564 \h </w:instrText>
        </w:r>
        <w:r w:rsidR="00885577" w:rsidRPr="00906B09">
          <w:rPr>
            <w:noProof/>
            <w:webHidden/>
          </w:rPr>
        </w:r>
        <w:r w:rsidR="00885577" w:rsidRPr="00906B09">
          <w:rPr>
            <w:noProof/>
            <w:webHidden/>
          </w:rPr>
          <w:fldChar w:fldCharType="separate"/>
        </w:r>
        <w:r w:rsidR="00F62EB0">
          <w:rPr>
            <w:noProof/>
            <w:webHidden/>
          </w:rPr>
          <w:t>64</w:t>
        </w:r>
        <w:r w:rsidR="00885577" w:rsidRPr="00906B09">
          <w:rPr>
            <w:noProof/>
            <w:webHidden/>
          </w:rPr>
          <w:fldChar w:fldCharType="end"/>
        </w:r>
      </w:hyperlink>
    </w:p>
    <w:p w14:paraId="157F5698"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65" w:history="1">
        <w:r w:rsidR="00885577" w:rsidRPr="00906B09">
          <w:rPr>
            <w:rStyle w:val="Hyperlink"/>
            <w:noProof/>
          </w:rPr>
          <w:t>Figure 29: An example parameter file for creating output netCDF for several cycles (SLA from Jason-1 GDRs)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_Toc449978565 \h </w:instrText>
        </w:r>
        <w:r w:rsidR="00885577" w:rsidRPr="00906B09">
          <w:rPr>
            <w:noProof/>
            <w:webHidden/>
          </w:rPr>
        </w:r>
        <w:r w:rsidR="00885577" w:rsidRPr="00906B09">
          <w:rPr>
            <w:noProof/>
            <w:webHidden/>
          </w:rPr>
          <w:fldChar w:fldCharType="separate"/>
        </w:r>
        <w:r w:rsidR="00F62EB0">
          <w:rPr>
            <w:noProof/>
            <w:webHidden/>
          </w:rPr>
          <w:t>65</w:t>
        </w:r>
        <w:r w:rsidR="00885577" w:rsidRPr="00906B09">
          <w:rPr>
            <w:noProof/>
            <w:webHidden/>
          </w:rPr>
          <w:fldChar w:fldCharType="end"/>
        </w:r>
      </w:hyperlink>
    </w:p>
    <w:p w14:paraId="5129BAF2"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66" w:history="1">
        <w:r w:rsidR="00885577" w:rsidRPr="00906B09">
          <w:rPr>
            <w:rStyle w:val="Hyperlink"/>
            <w:noProof/>
          </w:rPr>
          <w:t>Figure 30: An example script for DOS (to be inserted in a .bat file) to launch a parameter file over several cycles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_Toc449978566 \h </w:instrText>
        </w:r>
        <w:r w:rsidR="00885577" w:rsidRPr="00906B09">
          <w:rPr>
            <w:noProof/>
            <w:webHidden/>
          </w:rPr>
        </w:r>
        <w:r w:rsidR="00885577" w:rsidRPr="00906B09">
          <w:rPr>
            <w:noProof/>
            <w:webHidden/>
          </w:rPr>
          <w:fldChar w:fldCharType="separate"/>
        </w:r>
        <w:r w:rsidR="00F62EB0">
          <w:rPr>
            <w:noProof/>
            <w:webHidden/>
          </w:rPr>
          <w:t>66</w:t>
        </w:r>
        <w:r w:rsidR="00885577" w:rsidRPr="00906B09">
          <w:rPr>
            <w:noProof/>
            <w:webHidden/>
          </w:rPr>
          <w:fldChar w:fldCharType="end"/>
        </w:r>
      </w:hyperlink>
    </w:p>
    <w:p w14:paraId="48F5A975" w14:textId="77777777" w:rsidR="00885577" w:rsidRPr="00906B09" w:rsidRDefault="00702578">
      <w:pPr>
        <w:pStyle w:val="TableofFigures"/>
        <w:tabs>
          <w:tab w:val="right" w:leader="dot" w:pos="9629"/>
        </w:tabs>
        <w:rPr>
          <w:rFonts w:asciiTheme="minorHAnsi" w:eastAsiaTheme="minorEastAsia" w:hAnsiTheme="minorHAnsi" w:cstheme="minorBidi"/>
          <w:noProof/>
          <w:sz w:val="22"/>
          <w:szCs w:val="22"/>
          <w:lang w:eastAsia="pt-PT"/>
        </w:rPr>
      </w:pPr>
      <w:hyperlink w:anchor="_Toc449978567" w:history="1">
        <w:r w:rsidR="00885577" w:rsidRPr="00906B09">
          <w:rPr>
            <w:rStyle w:val="Hyperlink"/>
            <w:noProof/>
          </w:rPr>
          <w:t>Figure 31: An example Shell script for Linux for launching a parameter file over several cycles</w:t>
        </w:r>
        <w:r w:rsidR="00885577" w:rsidRPr="00906B09">
          <w:rPr>
            <w:noProof/>
            <w:webHidden/>
          </w:rPr>
          <w:tab/>
        </w:r>
        <w:r w:rsidR="00885577" w:rsidRPr="00906B09">
          <w:rPr>
            <w:noProof/>
            <w:webHidden/>
          </w:rPr>
          <w:fldChar w:fldCharType="begin"/>
        </w:r>
        <w:r w:rsidR="00885577" w:rsidRPr="00906B09">
          <w:rPr>
            <w:noProof/>
            <w:webHidden/>
          </w:rPr>
          <w:instrText xml:space="preserve"> PAGEREF _Toc449978567 \h </w:instrText>
        </w:r>
        <w:r w:rsidR="00885577" w:rsidRPr="00906B09">
          <w:rPr>
            <w:noProof/>
            <w:webHidden/>
          </w:rPr>
        </w:r>
        <w:r w:rsidR="00885577" w:rsidRPr="00906B09">
          <w:rPr>
            <w:noProof/>
            <w:webHidden/>
          </w:rPr>
          <w:fldChar w:fldCharType="separate"/>
        </w:r>
        <w:r w:rsidR="00F62EB0">
          <w:rPr>
            <w:noProof/>
            <w:webHidden/>
          </w:rPr>
          <w:t>66</w:t>
        </w:r>
        <w:r w:rsidR="00885577" w:rsidRPr="00906B09">
          <w:rPr>
            <w:noProof/>
            <w:webHidden/>
          </w:rPr>
          <w:fldChar w:fldCharType="end"/>
        </w:r>
      </w:hyperlink>
    </w:p>
    <w:p w14:paraId="1372DBA7" w14:textId="77777777" w:rsidR="006D6399" w:rsidRPr="00906B09" w:rsidRDefault="00172F16" w:rsidP="006D6399">
      <w:r w:rsidRPr="00906B09">
        <w:fldChar w:fldCharType="end"/>
      </w:r>
    </w:p>
    <w:p w14:paraId="38614998" w14:textId="77777777" w:rsidR="002F36BA" w:rsidRPr="00906B09" w:rsidRDefault="00FE4C87" w:rsidP="00954E21">
      <w:pPr>
        <w:pStyle w:val="Heading1"/>
      </w:pPr>
      <w:bookmarkStart w:id="32" w:name="_Toc443991605"/>
      <w:bookmarkStart w:id="33" w:name="_Toc449978428"/>
      <w:r w:rsidRPr="00906B09">
        <w:lastRenderedPageBreak/>
        <w:t>INTRODUCTION</w:t>
      </w:r>
      <w:bookmarkEnd w:id="32"/>
      <w:bookmarkEnd w:id="33"/>
    </w:p>
    <w:p w14:paraId="07512157" w14:textId="77777777" w:rsidR="00752DD1" w:rsidRPr="00906B09" w:rsidRDefault="00752DD1" w:rsidP="00752DD1">
      <w:pPr>
        <w:pStyle w:val="Heading2"/>
      </w:pPr>
      <w:bookmarkStart w:id="34" w:name="_Toc449978429"/>
      <w:r w:rsidRPr="00906B09">
        <w:t>Project history and background</w:t>
      </w:r>
      <w:bookmarkEnd w:id="34"/>
    </w:p>
    <w:p w14:paraId="4E78C745" w14:textId="77777777" w:rsidR="00752DD1" w:rsidRPr="00906B09" w:rsidRDefault="00752DD1" w:rsidP="00752DD1">
      <w:r w:rsidRPr="00906B09">
        <w:t>The Broadview Radar Altimetry Toolbox (BRAT) and the Radar Altimetry Tutorial (RAT) were originally produced by CLS and S&amp;T in 2006-2011 under contract with ESA and CNES (the toolbox name at the time was called Basic Radar Altimetry Toolbox). Since April 2015</w:t>
      </w:r>
      <w:r w:rsidR="004B62F1" w:rsidRPr="00906B09">
        <w:t xml:space="preserve"> under ESA contract within the </w:t>
      </w:r>
      <w:r w:rsidRPr="00906B09">
        <w:t>SEOM program, with additional support from CNES, the current consortium formed by DEIMOS Engenharia S.A., isardSAT UK, and TU Delft is continuing the work, updating the content of the tutorial and redesigning and improving the toolbox.</w:t>
      </w:r>
    </w:p>
    <w:p w14:paraId="0A81728B" w14:textId="77777777" w:rsidR="00DE3ED7" w:rsidRPr="00906B09" w:rsidRDefault="007F6AAF" w:rsidP="008D623F">
      <w:pPr>
        <w:pStyle w:val="Heading2"/>
      </w:pPr>
      <w:bookmarkStart w:id="35" w:name="_Toc449978430"/>
      <w:r w:rsidRPr="00906B09">
        <w:t>Global overview</w:t>
      </w:r>
      <w:bookmarkEnd w:id="35"/>
    </w:p>
    <w:p w14:paraId="2313F51F" w14:textId="77777777" w:rsidR="007F6AAF" w:rsidRPr="00906B09" w:rsidRDefault="007F6AAF" w:rsidP="007F6AAF">
      <w:r w:rsidRPr="00906B09">
        <w:t>The Br</w:t>
      </w:r>
      <w:r w:rsidR="007A4FC1" w:rsidRPr="00906B09">
        <w:t>o</w:t>
      </w:r>
      <w:r w:rsidRPr="00906B09">
        <w:t>adview Radar Altimetry Toolbox (BRAT) is a collection of tools and tutorial documents designed to facilitate the processing of radar altimetry data. BRAT is able to handle most distributed radar altimetry data formats, providing support for ingesting, processing, editing (to a certain extent), generating statistics, visualising and exporting the results.</w:t>
      </w:r>
    </w:p>
    <w:p w14:paraId="4FAF69B2" w14:textId="77777777" w:rsidR="007F6AAF" w:rsidRPr="00906B09" w:rsidRDefault="007F6AAF" w:rsidP="007F6AAF">
      <w:r w:rsidRPr="00906B09">
        <w:t>BRAT consists of several modules operating at different levels of abstraction. These modules can be Graphical User Interface (GUI) applications, command-line tools, interfaces to existing applications (such as IDL and MATLAB) or application program interfaces (APIs) to programming languages such as C, Fortran and Python.</w:t>
      </w:r>
    </w:p>
    <w:p w14:paraId="1776BDCA" w14:textId="77777777" w:rsidR="007F6AAF" w:rsidRPr="00906B09" w:rsidRDefault="007F6AAF" w:rsidP="007F6AAF">
      <w:r w:rsidRPr="00906B09">
        <w:t>The main BRAT functions are:</w:t>
      </w:r>
    </w:p>
    <w:p w14:paraId="415BA5FB" w14:textId="77777777" w:rsidR="007F6AAF" w:rsidRPr="00906B09" w:rsidRDefault="007F6AAF" w:rsidP="001D2482">
      <w:pPr>
        <w:pStyle w:val="Indent1withBullet"/>
        <w:rPr>
          <w:b/>
          <w:lang w:val="en-GB"/>
        </w:rPr>
      </w:pPr>
      <w:r w:rsidRPr="00906B09">
        <w:rPr>
          <w:lang w:val="en-GB"/>
        </w:rPr>
        <w:t>Data Import and Quick Look: basic tools for extracting data from standard formats and generating quick-look images.</w:t>
      </w:r>
    </w:p>
    <w:p w14:paraId="73FB5F7A" w14:textId="77777777" w:rsidR="007F6AAF" w:rsidRPr="00906B09" w:rsidRDefault="007F6AAF" w:rsidP="002B7853">
      <w:pPr>
        <w:pStyle w:val="Indent1withBullet"/>
        <w:rPr>
          <w:b/>
          <w:lang w:val="en-GB"/>
        </w:rPr>
      </w:pPr>
      <w:r w:rsidRPr="00906B09">
        <w:rPr>
          <w:lang w:val="en-GB"/>
        </w:rPr>
        <w:t>Data Export: output of data to the netCDF binary format, ASCII text files, or GeoTiff+GoogleEarth; (KMZ/KML export); raster images (PNG, JPEG, BMP, TIFF, PNM) of visualisations can be saved.</w:t>
      </w:r>
    </w:p>
    <w:p w14:paraId="0D8ACE99" w14:textId="77777777" w:rsidR="007F6AAF" w:rsidRPr="00906B09" w:rsidRDefault="007F6AAF" w:rsidP="00A723CC">
      <w:pPr>
        <w:pStyle w:val="Indent1withBullet"/>
        <w:rPr>
          <w:b/>
          <w:lang w:val="en-GB"/>
        </w:rPr>
      </w:pPr>
      <w:r w:rsidRPr="00906B09">
        <w:rPr>
          <w:lang w:val="en-GB"/>
        </w:rPr>
        <w:t>Statistics: calculation of statistical parameters from data.</w:t>
      </w:r>
    </w:p>
    <w:p w14:paraId="2124800D" w14:textId="77777777" w:rsidR="007F6AAF" w:rsidRPr="00906B09" w:rsidRDefault="007F6AAF" w:rsidP="0001292E">
      <w:pPr>
        <w:pStyle w:val="Indent1withBullet"/>
        <w:rPr>
          <w:b/>
          <w:lang w:val="en-GB"/>
        </w:rPr>
      </w:pPr>
      <w:r w:rsidRPr="00906B09">
        <w:rPr>
          <w:lang w:val="en-GB"/>
        </w:rPr>
        <w:t>Combinations: computation of formulas involving combinations of data fields (and saving of those formulas).</w:t>
      </w:r>
    </w:p>
    <w:p w14:paraId="10513C9B" w14:textId="77777777" w:rsidR="007F6AAF" w:rsidRPr="00906B09" w:rsidRDefault="007F6AAF">
      <w:pPr>
        <w:pStyle w:val="Indent1withBullet"/>
        <w:rPr>
          <w:b/>
          <w:lang w:val="en-GB"/>
        </w:rPr>
      </w:pPr>
      <w:r w:rsidRPr="00906B09">
        <w:rPr>
          <w:lang w:val="en-GB"/>
        </w:rPr>
        <w:t>Resampling: over- and under-sampling of data; data binning.</w:t>
      </w:r>
    </w:p>
    <w:p w14:paraId="178EBD89" w14:textId="77777777" w:rsidR="007F6AAF" w:rsidRPr="00906B09" w:rsidRDefault="007F6AAF">
      <w:pPr>
        <w:pStyle w:val="Indent1withBullet"/>
        <w:rPr>
          <w:b/>
          <w:lang w:val="en-GB"/>
        </w:rPr>
      </w:pPr>
      <w:r w:rsidRPr="00906B09">
        <w:rPr>
          <w:lang w:val="en-GB"/>
        </w:rPr>
        <w:t>Data Editing: data selection using simple criteria, or a combination of criteria (that can also be saved)</w:t>
      </w:r>
    </w:p>
    <w:p w14:paraId="5A09DF39" w14:textId="77777777" w:rsidR="007F6AAF" w:rsidRPr="00906B09" w:rsidRDefault="007F6AAF">
      <w:pPr>
        <w:pStyle w:val="Indent1withBullet"/>
        <w:rPr>
          <w:b/>
          <w:lang w:val="en-GB"/>
        </w:rPr>
      </w:pPr>
      <w:r w:rsidRPr="00906B09">
        <w:rPr>
          <w:lang w:val="en-GB"/>
        </w:rPr>
        <w:t>Exchanges: data editing and combinations can be exchanged between users</w:t>
      </w:r>
    </w:p>
    <w:p w14:paraId="47C57F39" w14:textId="77777777" w:rsidR="007F6AAF" w:rsidRPr="00906B09" w:rsidRDefault="007F6AAF">
      <w:pPr>
        <w:pStyle w:val="Indent1withBullet"/>
        <w:rPr>
          <w:b/>
          <w:lang w:val="en-GB"/>
        </w:rPr>
      </w:pPr>
      <w:r w:rsidRPr="00906B09">
        <w:rPr>
          <w:lang w:val="en-GB"/>
        </w:rPr>
        <w:t>Data Visualisation: display of results, with user-defined preferences. The viewer enables the user to display data stored in the internal format (netCDF).</w:t>
      </w:r>
    </w:p>
    <w:p w14:paraId="7EAE8EA9" w14:textId="77777777" w:rsidR="007F6AAF" w:rsidRPr="00906B09" w:rsidRDefault="007F6AAF" w:rsidP="007F6AAF">
      <w:r w:rsidRPr="00906B09">
        <w:t>APIs are available with data reading, date and cycle/pass conversion and statistical computation functions for C, Fortran, IDL, (only using previous versions of BRAT), MATLAB and Python, allowing the integration of BRAT functionality in custom applications. For the most common use cases (selection, combinations, visualisations, etc.), command-line tools are available that can be configured by creating parameter files. For beginners, we recommend using the BRAT GUI application, which enables the operator to easily specify the processing parameters required by each tool (and then invoke those tools at the push of a button).</w:t>
      </w:r>
    </w:p>
    <w:p w14:paraId="09A3EB40" w14:textId="77777777" w:rsidR="007F6AAF" w:rsidRPr="00906B09" w:rsidRDefault="007F6AAF" w:rsidP="007F6AAF">
      <w:r w:rsidRPr="00906B09">
        <w:t>BRAT is provided as Open Source Software, enabling the user community to participate in further development and quality improvement.</w:t>
      </w:r>
    </w:p>
    <w:p w14:paraId="7084A17B" w14:textId="77777777" w:rsidR="00677152" w:rsidRPr="00906B09" w:rsidRDefault="00677152" w:rsidP="002B1D8F">
      <w:pPr>
        <w:pStyle w:val="Heading2"/>
      </w:pPr>
      <w:bookmarkStart w:id="36" w:name="_Toc449978431"/>
      <w:r w:rsidRPr="00906B09">
        <w:lastRenderedPageBreak/>
        <w:t>Toolbox contents</w:t>
      </w:r>
      <w:bookmarkEnd w:id="36"/>
    </w:p>
    <w:p w14:paraId="2B33E478" w14:textId="77777777" w:rsidR="00677152" w:rsidRPr="00906B09" w:rsidRDefault="00677152" w:rsidP="002B1D8F">
      <w:pPr>
        <w:keepNext/>
      </w:pPr>
      <w:r w:rsidRPr="00906B09">
        <w:t>BRAT consists of the following parts:</w:t>
      </w:r>
    </w:p>
    <w:p w14:paraId="00D0A1F2" w14:textId="77777777" w:rsidR="00677152" w:rsidRPr="00906B09" w:rsidRDefault="00677152" w:rsidP="001D2482">
      <w:pPr>
        <w:pStyle w:val="Indent1withBullet"/>
        <w:rPr>
          <w:lang w:val="en-GB"/>
        </w:rPr>
      </w:pPr>
      <w:r w:rsidRPr="00906B09">
        <w:rPr>
          <w:lang w:val="en-GB"/>
        </w:rPr>
        <w:t>BRAT Library</w:t>
      </w:r>
    </w:p>
    <w:p w14:paraId="5EE165ED" w14:textId="5E7629E5" w:rsidR="00677152" w:rsidRPr="00906B09" w:rsidRDefault="00677152" w:rsidP="00677152">
      <w:r w:rsidRPr="00906B09">
        <w:t>The core part of the toolbox is the BRAT library package itself. This package provides data ingestion functionality for each of the supported data products. The data access functionality is provided via two different layers, called CODA and BRATHL</w:t>
      </w:r>
      <w:del w:id="37" w:author="Ana Friaças" w:date="2016-06-23T16:16:00Z">
        <w:r w:rsidRPr="00906B09" w:rsidDel="00906B09">
          <w:delText>:</w:delText>
        </w:r>
      </w:del>
      <w:ins w:id="38" w:author="Ana Friaças" w:date="2016-06-23T16:16:00Z">
        <w:r w:rsidR="00906B09">
          <w:t>.</w:t>
        </w:r>
      </w:ins>
    </w:p>
    <w:p w14:paraId="08102AF7" w14:textId="77777777" w:rsidR="00677152" w:rsidRPr="00906B09" w:rsidRDefault="00677152" w:rsidP="001D2482">
      <w:pPr>
        <w:pStyle w:val="Indent1withBullet"/>
        <w:rPr>
          <w:lang w:val="en-GB"/>
        </w:rPr>
      </w:pPr>
      <w:r w:rsidRPr="00906B09">
        <w:rPr>
          <w:lang w:val="en-GB"/>
        </w:rPr>
        <w:t>CODA</w:t>
      </w:r>
    </w:p>
    <w:p w14:paraId="6F4CF9F4" w14:textId="77777777" w:rsidR="00677152" w:rsidRPr="00906B09" w:rsidRDefault="00677152" w:rsidP="00677152">
      <w:r w:rsidRPr="00906B09">
        <w:t>The first BRAT layer (formerly known as BRATLL) is implemented using the Common Data Access framework CODA. CODA allows direct access to product data, supporting a very wide range of products and formats.  It provides a single consistent hierarchical view on data independent of the underlying storage format.</w:t>
      </w:r>
    </w:p>
    <w:p w14:paraId="771DF6A1" w14:textId="77777777" w:rsidR="00677152" w:rsidRPr="00906B09" w:rsidRDefault="00677152" w:rsidP="00677152">
      <w:r w:rsidRPr="00906B09">
        <w:t>The version of CODA that comes with BRAT supports over 200 altimetric product files. All product file data is accessible via the CODA C library. Furthermore, the version of CODA in BRAT also comes with a set of command-line tools (codacheck, codacmp, codadump, and codafind). Typically, BRAT users will not need to deal with the CODA library directly (although it is included if it is needed), but the CODA command-line tools can be useful for investigating or debugging product data files directly.</w:t>
      </w:r>
    </w:p>
    <w:p w14:paraId="538B7B65" w14:textId="77777777" w:rsidR="00677152" w:rsidRPr="00906B09" w:rsidRDefault="00677152" w:rsidP="00677152">
      <w:r w:rsidRPr="00906B09">
        <w:t xml:space="preserve">More information about the CODA framework and tools can be found in the CODA documentation, supplied in the BRAT doc/coda/ directory in (HTML format). Be aware that in order for the CODA command-line tools to function correctly in a BRAT environment, the user must </w:t>
      </w:r>
      <w:r w:rsidR="0047331C" w:rsidRPr="00906B09">
        <w:t xml:space="preserve">manually </w:t>
      </w:r>
      <w:r w:rsidRPr="00906B09">
        <w:t>set the CODA_DEFINITION path environment variable to include the location of the BRAT data directory (i.e. the data/ subdirectory of the BRAT installation root directory). This is necessary because the CODA command-line tools need to be told where to find the BRAT product format definition files. In order to check if everything is set properly, the command:</w:t>
      </w:r>
    </w:p>
    <w:p w14:paraId="2909A3BD" w14:textId="77777777" w:rsidR="00677152" w:rsidRPr="00906B09" w:rsidRDefault="00677152" w:rsidP="00677152">
      <w:pPr>
        <w:rPr>
          <w:i/>
          <w:rPrChange w:id="39" w:author="Ana Friaças" w:date="2016-06-23T16:17:00Z">
            <w:rPr/>
          </w:rPrChange>
        </w:rPr>
      </w:pPr>
      <w:r w:rsidRPr="00906B09">
        <w:rPr>
          <w:i/>
          <w:rPrChange w:id="40" w:author="Ana Friaças" w:date="2016-06-23T16:17:00Z">
            <w:rPr/>
          </w:rPrChange>
        </w:rPr>
        <w:tab/>
        <w:t>codadd list</w:t>
      </w:r>
    </w:p>
    <w:p w14:paraId="71DB5F86" w14:textId="77777777" w:rsidR="00677152" w:rsidRPr="00906B09" w:rsidRDefault="00677152" w:rsidP="00677152">
      <w:r w:rsidRPr="00906B09">
        <w:t>will yield a list of all the products CODA recognises. (For a correct BRAT configuration, this list will e.g. include JASON and River_Lake products.)</w:t>
      </w:r>
    </w:p>
    <w:p w14:paraId="07EC9E08" w14:textId="77777777" w:rsidR="00677152" w:rsidRPr="00906B09" w:rsidRDefault="00677152" w:rsidP="00677152">
      <w:r w:rsidRPr="00906B09">
        <w:t>More information about the specific altimetry product formats made accessible from BRAT through CODA can be found in the CODA definitions documentation, supplied in the BRAT doc/codadef/ directory (HTML format), and in Chapter 2, Data read and processed and Annex A, List of Datasets read by BRAT.</w:t>
      </w:r>
    </w:p>
    <w:p w14:paraId="1B77403F" w14:textId="77777777" w:rsidR="00677152" w:rsidRPr="00906B09" w:rsidRDefault="00677152" w:rsidP="001D2482">
      <w:pPr>
        <w:pStyle w:val="Indent1withBullet"/>
        <w:rPr>
          <w:lang w:val="en-GB"/>
        </w:rPr>
      </w:pPr>
      <w:r w:rsidRPr="00906B09">
        <w:rPr>
          <w:lang w:val="en-GB"/>
        </w:rPr>
        <w:t>BRATHL</w:t>
      </w:r>
    </w:p>
    <w:p w14:paraId="48E87239" w14:textId="77777777" w:rsidR="00677152" w:rsidRPr="00906B09" w:rsidRDefault="00677152" w:rsidP="00677152">
      <w:r w:rsidRPr="00906B09">
        <w:t>The second layer of BRAT provides an abstraction to the product data to make it easier for the user to get the most important data from a product. A single function will allow the user to ingest selected altimetric product data values (from one or more files), into an array. It is also possible (in the same function call) to request statistics on the ingested data and to perform calculations on the data values (e.g. field1 + field2). In addition to the ingestion function, a number of date and cycle data structures and conversion functions are also available.</w:t>
      </w:r>
    </w:p>
    <w:p w14:paraId="1872DD89" w14:textId="77777777" w:rsidR="00677152" w:rsidRPr="00906B09" w:rsidRDefault="00677152" w:rsidP="00677152">
      <w:r w:rsidRPr="00906B09">
        <w:t>The BRATHL library is implemented in C++, and built on top of the CODA framework (plus various other third-party libraries).  It is possible to develop programs that make direct use of the C++ classes that make up the BRATHL library, but this is mainly intended for the (rare) case in which users need to develop BRATHL itself.</w:t>
      </w:r>
    </w:p>
    <w:p w14:paraId="09A988AB" w14:textId="77777777" w:rsidR="00677152" w:rsidRPr="00906B09" w:rsidRDefault="00677152" w:rsidP="00677152">
      <w:r w:rsidRPr="00906B09">
        <w:t>Instead, the simple public BRATHL functionality described earlier is accessible via C, Fortran, IDL, (only if using BRAT v3.1), MATLAB and Python interfaces.</w:t>
      </w:r>
    </w:p>
    <w:p w14:paraId="47ECCEEE" w14:textId="77777777" w:rsidR="00677152" w:rsidRPr="00906B09" w:rsidRDefault="00677152" w:rsidP="00677152">
      <w:r w:rsidRPr="00906B09">
        <w:t>More information about the various BRATHL APIs can be found in Chapter 9, BRATHL Application Programming Interfaces (APIs).</w:t>
      </w:r>
    </w:p>
    <w:p w14:paraId="62CB4CE3" w14:textId="77777777" w:rsidR="00677152" w:rsidRPr="00906B09" w:rsidRDefault="00677152" w:rsidP="00677152">
      <w:r w:rsidRPr="00906B09">
        <w:t>More information about the C++ BRATHL API can be found in the BRAT reference manual, supplied in the BRAT doc/ directory (PDF format).</w:t>
      </w:r>
    </w:p>
    <w:p w14:paraId="2C5184CC" w14:textId="77777777" w:rsidR="00677152" w:rsidRPr="00906B09" w:rsidRDefault="00677152" w:rsidP="001D2482">
      <w:pPr>
        <w:pStyle w:val="Indent1withBullet"/>
        <w:rPr>
          <w:lang w:val="en-GB"/>
        </w:rPr>
      </w:pPr>
      <w:r w:rsidRPr="00906B09">
        <w:rPr>
          <w:lang w:val="en-GB"/>
        </w:rPr>
        <w:t>BRAT Console Applications</w:t>
      </w:r>
    </w:p>
    <w:p w14:paraId="4E6041E7" w14:textId="77777777" w:rsidR="00677152" w:rsidRPr="00906B09" w:rsidRDefault="00677152" w:rsidP="00677152">
      <w:r w:rsidRPr="00906B09">
        <w:t>Most BRAT users will not be programmers and will interact with the BRAT library via the use of one or more of the supplied executable applications.</w:t>
      </w:r>
    </w:p>
    <w:p w14:paraId="5DCD12CF" w14:textId="77777777" w:rsidR="00677152" w:rsidRPr="00906B09" w:rsidRDefault="00677152" w:rsidP="00677152">
      <w:r w:rsidRPr="00906B09">
        <w:lastRenderedPageBreak/>
        <w:t>The toolbox contains a number of console applications that are to be run from the command-line. These applications shield the user from the library and the programming level by providing a set of the most commonly needed BRAT functionalities (data computations, data conversions, etc.). These functionalities are in turn user-configurable by so-called parameter files that can easily be created, stored, and shared.</w:t>
      </w:r>
    </w:p>
    <w:p w14:paraId="1F576B83" w14:textId="77777777" w:rsidR="00677152" w:rsidRPr="00906B09" w:rsidRDefault="00677152" w:rsidP="00677152">
      <w:r w:rsidRPr="00906B09">
        <w:t>The console applications included in BRAT are: BratCreateYFX, BratCreateZFXY, BratListFieldNames, BratShowInternalFile, BratStats, BratExportAscii and BratExportGeoTiff.</w:t>
      </w:r>
    </w:p>
    <w:p w14:paraId="77C45209" w14:textId="77777777" w:rsidR="00677152" w:rsidRPr="00906B09" w:rsidRDefault="00677152" w:rsidP="00677152">
      <w:r w:rsidRPr="00906B09">
        <w:t>In addition, BRAT also contains the lower-level CODA console applications mentioned in Section 1.2.1.1, as well as the similarly low-level ncdump and ncgen utilties. These latter two are part of the netCDF library and can be used to inspect (ncdump) or create (ncgen) data files in the netCDF format.</w:t>
      </w:r>
    </w:p>
    <w:p w14:paraId="418C0E1E" w14:textId="77777777" w:rsidR="00677152" w:rsidRPr="00906B09" w:rsidRDefault="00677152" w:rsidP="00677152">
      <w:r w:rsidRPr="00906B09">
        <w:t>More information about the BRAT Console Applications can be found in Chapter 8, Using BRAT in ‘command lines’ mode with parameter files.</w:t>
      </w:r>
    </w:p>
    <w:p w14:paraId="35066FA3" w14:textId="77777777" w:rsidR="00677152" w:rsidRPr="00906B09" w:rsidRDefault="00677152" w:rsidP="001D2482">
      <w:pPr>
        <w:pStyle w:val="Indent1withBullet"/>
        <w:rPr>
          <w:lang w:val="en-GB"/>
        </w:rPr>
      </w:pPr>
      <w:r w:rsidRPr="00906B09">
        <w:rPr>
          <w:lang w:val="en-GB"/>
        </w:rPr>
        <w:t>BRAT GUI Applications</w:t>
      </w:r>
    </w:p>
    <w:p w14:paraId="52F598C7" w14:textId="77777777" w:rsidR="00461C87" w:rsidRPr="00906B09" w:rsidRDefault="00677152" w:rsidP="00677152">
      <w:r w:rsidRPr="00906B09">
        <w:t>In order to provide a truly pleasant, user-friendly interface to the BRAT functionality, BRAT also contains three applications that present a Graphical User Interface (GUI). It is expected that most BRAT users will primarily interact with BRAT through these applications.</w:t>
      </w:r>
    </w:p>
    <w:p w14:paraId="32F2FEF5" w14:textId="77777777" w:rsidR="00114020" w:rsidRPr="00906B09" w:rsidRDefault="00887BF7" w:rsidP="001D2482">
      <w:pPr>
        <w:pStyle w:val="Indent1withBullet"/>
        <w:rPr>
          <w:lang w:val="en-GB"/>
        </w:rPr>
      </w:pPr>
      <w:r w:rsidRPr="00906B09">
        <w:rPr>
          <w:lang w:val="en-GB"/>
        </w:rPr>
        <w:t>Brat</w:t>
      </w:r>
    </w:p>
    <w:p w14:paraId="2F2BCFBA" w14:textId="77777777" w:rsidR="00114020" w:rsidRPr="00906B09" w:rsidRDefault="00887BF7" w:rsidP="00114020">
      <w:r w:rsidRPr="00906B09">
        <w:t xml:space="preserve">Brat </w:t>
      </w:r>
      <w:r w:rsidR="00114020" w:rsidRPr="00906B09">
        <w:t xml:space="preserve">is the main BRAT application. It allows the user to create and manage Workspaces, Datasets, Operations and Views at a very high level of abstraction, and with all the power and convenience of a modern-day graphical user interface. </w:t>
      </w:r>
      <w:r w:rsidRPr="00906B09">
        <w:t xml:space="preserve">Brat </w:t>
      </w:r>
      <w:r w:rsidR="00114020" w:rsidRPr="00906B09">
        <w:t>is built on top of the BRAT Console Applications, which it invokes 'under the hood', shielding the user from having to deal with command line options or parameter files directly.</w:t>
      </w:r>
    </w:p>
    <w:p w14:paraId="3ECCDA6D" w14:textId="77777777" w:rsidR="00114020" w:rsidRPr="00906B09" w:rsidRDefault="00114020" w:rsidP="00114020">
      <w:r w:rsidRPr="00906B09">
        <w:t>There is a price to pay for the convenience of Brat: not all functionality of the console applications is available through Brat. If the users reach the limits of what can be done with Brat, they will have to learn to work with the console applications after all. For a majority of important uses, however, the functionality of Brat should be sufficient.</w:t>
      </w:r>
    </w:p>
    <w:p w14:paraId="53E468DB" w14:textId="77777777" w:rsidR="00114020" w:rsidRPr="00906B09" w:rsidRDefault="00114020" w:rsidP="00114020">
      <w:r w:rsidRPr="00906B09">
        <w:t>More information about Brat can be found in Chapter 4 BRAT Graphical User Interface (GUI).</w:t>
      </w:r>
    </w:p>
    <w:p w14:paraId="7C976A8D" w14:textId="77777777" w:rsidR="00114020" w:rsidRPr="00906B09" w:rsidRDefault="00114020" w:rsidP="001D2482">
      <w:pPr>
        <w:pStyle w:val="Indent1withBullet"/>
        <w:rPr>
          <w:lang w:val="en-GB"/>
        </w:rPr>
      </w:pPr>
      <w:r w:rsidRPr="00906B09">
        <w:rPr>
          <w:lang w:val="en-GB"/>
        </w:rPr>
        <w:t>Scheduler</w:t>
      </w:r>
    </w:p>
    <w:p w14:paraId="57DFB0FC" w14:textId="77777777" w:rsidR="00114020" w:rsidRPr="00906B09" w:rsidRDefault="00114020" w:rsidP="00114020">
      <w:r w:rsidRPr="00906B09">
        <w:t xml:space="preserve">Scheduler enables BRAT user to delay the execution of an Operation (e.g. having it running at night). It </w:t>
      </w:r>
      <w:r w:rsidR="00887BF7" w:rsidRPr="00906B09">
        <w:t xml:space="preserve">will be </w:t>
      </w:r>
      <w:r w:rsidRPr="00906B09">
        <w:t xml:space="preserve">available through Brat </w:t>
      </w:r>
      <w:r w:rsidR="00887BF7" w:rsidRPr="00906B09">
        <w:t xml:space="preserve">application </w:t>
      </w:r>
      <w:r w:rsidRPr="00906B09">
        <w:t xml:space="preserve">in the Operations tab, </w:t>
      </w:r>
      <w:r w:rsidR="00887BF7" w:rsidRPr="00906B09">
        <w:t xml:space="preserve">and also </w:t>
      </w:r>
      <w:del w:id="41" w:author="Ana Friaças" w:date="2016-06-23T16:17:00Z">
        <w:r w:rsidRPr="00906B09" w:rsidDel="00906B09">
          <w:delText xml:space="preserve"> </w:delText>
        </w:r>
      </w:del>
      <w:r w:rsidRPr="00906B09">
        <w:t>through its own icon/executable (to check and modify a scheduled task, in particular).</w:t>
      </w:r>
    </w:p>
    <w:p w14:paraId="3B95A6DD" w14:textId="77777777" w:rsidR="00461C87" w:rsidRPr="00906B09" w:rsidRDefault="00114020" w:rsidP="00114020">
      <w:r w:rsidRPr="00906B09">
        <w:t>More information about Scheduler can be found in Chapter 7 BRAT scheduler interface.</w:t>
      </w:r>
    </w:p>
    <w:p w14:paraId="772F34AA" w14:textId="77777777" w:rsidR="00114020" w:rsidRPr="00906B09" w:rsidRDefault="00F932F3" w:rsidP="00F932F3">
      <w:pPr>
        <w:pStyle w:val="Heading1"/>
      </w:pPr>
      <w:bookmarkStart w:id="42" w:name="_Toc449978432"/>
      <w:r w:rsidRPr="00906B09">
        <w:lastRenderedPageBreak/>
        <w:t>DATA READ AND PROCESSED</w:t>
      </w:r>
      <w:bookmarkEnd w:id="42"/>
    </w:p>
    <w:p w14:paraId="6904496D" w14:textId="77777777" w:rsidR="00F932F3" w:rsidRPr="00906B09" w:rsidRDefault="00F932F3" w:rsidP="00F932F3">
      <w:pPr>
        <w:pStyle w:val="Heading2"/>
      </w:pPr>
      <w:bookmarkStart w:id="43" w:name="_Toc449978433"/>
      <w:r w:rsidRPr="00906B09">
        <w:t>Background</w:t>
      </w:r>
      <w:bookmarkEnd w:id="43"/>
    </w:p>
    <w:p w14:paraId="6481DB8C" w14:textId="77777777" w:rsidR="00F932F3" w:rsidRPr="00906B09" w:rsidRDefault="00F932F3" w:rsidP="00F932F3">
      <w:r w:rsidRPr="00906B09">
        <w:t>The Basic Radar Altimetry Toolbox is able to read most distributed radar altimetry data, from (ERS-1 &amp; 2 (ESA), Topex/Poseidon (NASA/CNES), Geosat Follow-On (US Navy), Jason-1 (CNES/NASA), Envisat (ESA), Cryosat (ESA) and), Jason-2 (CNES/NASA/EUMETSAT/NOAA) and the to be launched Sentinel-3 (ESA/EU) missions. The different types of data readable and processed by the Basic Radar Altimetry Toolbox are listed below (for a description of the exact datasets with their nomenclature, see 85, List of datasets read by BRAT).</w:t>
      </w:r>
    </w:p>
    <w:p w14:paraId="64D07AD9" w14:textId="77777777" w:rsidR="00F932F3" w:rsidRPr="00906B09" w:rsidRDefault="00F932F3" w:rsidP="00F932F3">
      <w:r w:rsidRPr="00906B09">
        <w:t>Note that data stored in arrays (e.g. waveforms) are not available individually (i.e. you can't access one value in the array) through the Graphical User Interface, but “only” through the API (See Chapter 9, BRATHL Application Programming Interfaces (APIs)), except for high-resolution GDR data (10, 18 and 20-Hz data) that you can access individually via the GUI.</w:t>
      </w:r>
    </w:p>
    <w:p w14:paraId="2D05D3BD" w14:textId="77777777" w:rsidR="00F932F3" w:rsidRPr="00906B09" w:rsidRDefault="00F932F3" w:rsidP="00F932F3">
      <w:r w:rsidRPr="00906B09">
        <w:t>NetCDF COARDS-CF compliant data can be read by BRAT. Note, however, that no warning/error message will be issued if different data are mixed, thus leading to incoherent datasets.</w:t>
      </w:r>
    </w:p>
    <w:p w14:paraId="5398CBA1" w14:textId="77777777" w:rsidR="00F932F3" w:rsidRPr="00906B09" w:rsidRDefault="00F932F3" w:rsidP="00F932F3">
      <w:pPr>
        <w:pStyle w:val="Heading2"/>
      </w:pPr>
      <w:bookmarkStart w:id="44" w:name="_Toc449978434"/>
      <w:r w:rsidRPr="00906B09">
        <w:t>Level 1B/2 data products</w:t>
      </w:r>
      <w:bookmarkEnd w:id="44"/>
    </w:p>
    <w:p w14:paraId="27C8D4C1" w14:textId="77777777" w:rsidR="00F932F3" w:rsidRPr="00906B09" w:rsidRDefault="00F932F3" w:rsidP="000C23ED">
      <w:pPr>
        <w:pStyle w:val="Caption"/>
      </w:pPr>
      <w:bookmarkStart w:id="45" w:name="_Toc449978520"/>
      <w:r w:rsidRPr="00906B09">
        <w:t xml:space="preserve">Table </w:t>
      </w:r>
      <w:r w:rsidR="00172F16" w:rsidRPr="00906B09">
        <w:fldChar w:fldCharType="begin"/>
      </w:r>
      <w:r w:rsidRPr="00906B09">
        <w:instrText xml:space="preserve"> SEQ Table \* ARABIC </w:instrText>
      </w:r>
      <w:r w:rsidR="00172F16" w:rsidRPr="00906B09">
        <w:fldChar w:fldCharType="separate"/>
      </w:r>
      <w:r w:rsidR="00F62EB0">
        <w:rPr>
          <w:noProof/>
        </w:rPr>
        <w:t>1</w:t>
      </w:r>
      <w:r w:rsidR="00172F16" w:rsidRPr="00906B09">
        <w:fldChar w:fldCharType="end"/>
      </w:r>
      <w:r w:rsidRPr="00906B09">
        <w:t>: Level 1B/2 data products</w:t>
      </w:r>
      <w:bookmarkEnd w:id="45"/>
    </w:p>
    <w:tbl>
      <w:tblPr>
        <w:tblW w:w="9705" w:type="dxa"/>
        <w:tblInd w:w="-1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10" w:type="dxa"/>
          <w:right w:w="10" w:type="dxa"/>
        </w:tblCellMar>
        <w:tblLook w:val="0000" w:firstRow="0" w:lastRow="0" w:firstColumn="0" w:lastColumn="0" w:noHBand="0" w:noVBand="0"/>
      </w:tblPr>
      <w:tblGrid>
        <w:gridCol w:w="4461"/>
        <w:gridCol w:w="2268"/>
        <w:gridCol w:w="1559"/>
        <w:gridCol w:w="1417"/>
      </w:tblGrid>
      <w:tr w:rsidR="00F932F3" w:rsidRPr="00906B09" w14:paraId="6794DF87" w14:textId="77777777" w:rsidTr="00FA1004">
        <w:trPr>
          <w:tblHeader/>
        </w:trPr>
        <w:tc>
          <w:tcPr>
            <w:tcW w:w="4461" w:type="dxa"/>
            <w:shd w:val="clear" w:color="auto" w:fill="1C94F8"/>
            <w:tcMar>
              <w:top w:w="55" w:type="dxa"/>
              <w:left w:w="55" w:type="dxa"/>
              <w:bottom w:w="55" w:type="dxa"/>
              <w:right w:w="55" w:type="dxa"/>
            </w:tcMar>
          </w:tcPr>
          <w:p w14:paraId="5E96ADDA" w14:textId="77777777" w:rsidR="00F932F3" w:rsidRPr="00906B09" w:rsidRDefault="00F932F3" w:rsidP="00A102D7">
            <w:pPr>
              <w:pStyle w:val="TableContents"/>
              <w:jc w:val="left"/>
              <w:rPr>
                <w:b/>
                <w:bCs/>
                <w:color w:val="FFFFFF"/>
                <w:sz w:val="18"/>
                <w:szCs w:val="18"/>
              </w:rPr>
            </w:pPr>
            <w:r w:rsidRPr="00906B09">
              <w:rPr>
                <w:b/>
                <w:bCs/>
                <w:color w:val="FFFFFF"/>
                <w:sz w:val="18"/>
                <w:szCs w:val="18"/>
              </w:rPr>
              <w:t>Data</w:t>
            </w:r>
          </w:p>
        </w:tc>
        <w:tc>
          <w:tcPr>
            <w:tcW w:w="2268" w:type="dxa"/>
            <w:shd w:val="clear" w:color="auto" w:fill="1C94F8"/>
            <w:tcMar>
              <w:top w:w="55" w:type="dxa"/>
              <w:left w:w="55" w:type="dxa"/>
              <w:bottom w:w="55" w:type="dxa"/>
              <w:right w:w="55" w:type="dxa"/>
            </w:tcMar>
          </w:tcPr>
          <w:p w14:paraId="559877CF" w14:textId="77777777" w:rsidR="00F932F3" w:rsidRPr="00906B09" w:rsidRDefault="00F932F3" w:rsidP="00A102D7">
            <w:pPr>
              <w:pStyle w:val="TableContents"/>
              <w:jc w:val="center"/>
              <w:rPr>
                <w:b/>
                <w:bCs/>
                <w:color w:val="FFFFFF"/>
                <w:sz w:val="18"/>
                <w:szCs w:val="18"/>
              </w:rPr>
            </w:pPr>
            <w:r w:rsidRPr="00906B09">
              <w:rPr>
                <w:b/>
                <w:bCs/>
                <w:color w:val="FFFFFF"/>
                <w:sz w:val="18"/>
                <w:szCs w:val="18"/>
              </w:rPr>
              <w:t>Satellite(s)</w:t>
            </w:r>
          </w:p>
        </w:tc>
        <w:tc>
          <w:tcPr>
            <w:tcW w:w="1559" w:type="dxa"/>
            <w:shd w:val="clear" w:color="auto" w:fill="1C94F8"/>
            <w:tcMar>
              <w:top w:w="55" w:type="dxa"/>
              <w:left w:w="55" w:type="dxa"/>
              <w:bottom w:w="55" w:type="dxa"/>
              <w:right w:w="55" w:type="dxa"/>
            </w:tcMar>
          </w:tcPr>
          <w:p w14:paraId="55392474" w14:textId="77777777" w:rsidR="00F932F3" w:rsidRPr="00906B09" w:rsidRDefault="00F932F3" w:rsidP="00A102D7">
            <w:pPr>
              <w:pStyle w:val="TableContents"/>
              <w:jc w:val="center"/>
              <w:rPr>
                <w:b/>
                <w:bCs/>
                <w:color w:val="FFFFFF"/>
                <w:sz w:val="18"/>
                <w:szCs w:val="18"/>
              </w:rPr>
            </w:pPr>
            <w:r w:rsidRPr="00906B09">
              <w:rPr>
                <w:b/>
                <w:bCs/>
                <w:color w:val="FFFFFF"/>
                <w:sz w:val="18"/>
                <w:szCs w:val="18"/>
              </w:rPr>
              <w:t>Data center</w:t>
            </w:r>
          </w:p>
        </w:tc>
        <w:tc>
          <w:tcPr>
            <w:tcW w:w="1417" w:type="dxa"/>
            <w:shd w:val="clear" w:color="auto" w:fill="1C94F8"/>
            <w:tcMar>
              <w:top w:w="55" w:type="dxa"/>
              <w:left w:w="55" w:type="dxa"/>
              <w:bottom w:w="55" w:type="dxa"/>
              <w:right w:w="55" w:type="dxa"/>
            </w:tcMar>
          </w:tcPr>
          <w:p w14:paraId="0C385155" w14:textId="77777777" w:rsidR="00F932F3" w:rsidRPr="00906B09" w:rsidRDefault="00F932F3" w:rsidP="00A102D7">
            <w:pPr>
              <w:pStyle w:val="TableContents"/>
              <w:jc w:val="center"/>
              <w:rPr>
                <w:b/>
                <w:bCs/>
                <w:color w:val="FFFFFF"/>
                <w:sz w:val="18"/>
                <w:szCs w:val="18"/>
              </w:rPr>
            </w:pPr>
            <w:r w:rsidRPr="00906B09">
              <w:rPr>
                <w:b/>
                <w:bCs/>
                <w:color w:val="FFFFFF"/>
                <w:sz w:val="18"/>
                <w:szCs w:val="18"/>
              </w:rPr>
              <w:t>Format</w:t>
            </w:r>
          </w:p>
        </w:tc>
      </w:tr>
      <w:tr w:rsidR="00F932F3" w:rsidRPr="00906B09" w14:paraId="572E2A68" w14:textId="77777777" w:rsidTr="009F3E3A">
        <w:trPr>
          <w:trHeight w:val="309"/>
        </w:trPr>
        <w:tc>
          <w:tcPr>
            <w:tcW w:w="4461" w:type="dxa"/>
            <w:shd w:val="clear" w:color="auto" w:fill="auto"/>
            <w:tcMar>
              <w:top w:w="55" w:type="dxa"/>
              <w:left w:w="55" w:type="dxa"/>
              <w:bottom w:w="55" w:type="dxa"/>
              <w:right w:w="55" w:type="dxa"/>
            </w:tcMar>
          </w:tcPr>
          <w:p w14:paraId="555019FB" w14:textId="77777777" w:rsidR="00F932F3" w:rsidRPr="00906B09" w:rsidRDefault="00F932F3" w:rsidP="00A102D7">
            <w:pPr>
              <w:pStyle w:val="TableContents"/>
              <w:jc w:val="left"/>
              <w:rPr>
                <w:sz w:val="18"/>
                <w:szCs w:val="18"/>
              </w:rPr>
            </w:pPr>
            <w:r w:rsidRPr="00906B09">
              <w:rPr>
                <w:sz w:val="18"/>
                <w:szCs w:val="18"/>
              </w:rPr>
              <w:t>Level 1B &amp; level 2</w:t>
            </w:r>
          </w:p>
        </w:tc>
        <w:tc>
          <w:tcPr>
            <w:tcW w:w="2268" w:type="dxa"/>
            <w:shd w:val="clear" w:color="auto" w:fill="auto"/>
            <w:tcMar>
              <w:top w:w="55" w:type="dxa"/>
              <w:left w:w="55" w:type="dxa"/>
              <w:bottom w:w="55" w:type="dxa"/>
              <w:right w:w="55" w:type="dxa"/>
            </w:tcMar>
          </w:tcPr>
          <w:p w14:paraId="7D018726" w14:textId="77777777" w:rsidR="00F932F3" w:rsidRPr="00906B09" w:rsidRDefault="00F932F3" w:rsidP="00A102D7">
            <w:pPr>
              <w:pStyle w:val="Standard"/>
              <w:tabs>
                <w:tab w:val="right" w:pos="9072"/>
              </w:tabs>
              <w:spacing w:after="0"/>
              <w:jc w:val="left"/>
              <w:rPr>
                <w:sz w:val="18"/>
                <w:szCs w:val="18"/>
              </w:rPr>
            </w:pPr>
            <w:r w:rsidRPr="00906B09">
              <w:rPr>
                <w:sz w:val="18"/>
                <w:szCs w:val="18"/>
              </w:rPr>
              <w:t>Cryosat</w:t>
            </w:r>
          </w:p>
        </w:tc>
        <w:tc>
          <w:tcPr>
            <w:tcW w:w="1559" w:type="dxa"/>
            <w:shd w:val="clear" w:color="auto" w:fill="auto"/>
            <w:tcMar>
              <w:top w:w="55" w:type="dxa"/>
              <w:left w:w="55" w:type="dxa"/>
              <w:bottom w:w="55" w:type="dxa"/>
              <w:right w:w="55" w:type="dxa"/>
            </w:tcMar>
          </w:tcPr>
          <w:p w14:paraId="3EAABC42" w14:textId="77777777" w:rsidR="00F932F3" w:rsidRPr="00906B09" w:rsidRDefault="00F932F3" w:rsidP="00A102D7">
            <w:pPr>
              <w:pStyle w:val="TableContents"/>
              <w:rPr>
                <w:sz w:val="18"/>
                <w:szCs w:val="18"/>
              </w:rPr>
            </w:pPr>
            <w:r w:rsidRPr="00906B09">
              <w:rPr>
                <w:sz w:val="18"/>
                <w:szCs w:val="18"/>
              </w:rPr>
              <w:t>ESA</w:t>
            </w:r>
          </w:p>
        </w:tc>
        <w:tc>
          <w:tcPr>
            <w:tcW w:w="1417" w:type="dxa"/>
            <w:shd w:val="clear" w:color="auto" w:fill="auto"/>
            <w:tcMar>
              <w:top w:w="55" w:type="dxa"/>
              <w:left w:w="55" w:type="dxa"/>
              <w:bottom w:w="55" w:type="dxa"/>
              <w:right w:w="55" w:type="dxa"/>
            </w:tcMar>
          </w:tcPr>
          <w:p w14:paraId="370508C4" w14:textId="77777777" w:rsidR="00F932F3" w:rsidRPr="00906B09" w:rsidRDefault="00F932F3" w:rsidP="00A102D7">
            <w:pPr>
              <w:pStyle w:val="TableContents"/>
              <w:rPr>
                <w:sz w:val="18"/>
                <w:szCs w:val="18"/>
              </w:rPr>
            </w:pPr>
            <w:r w:rsidRPr="00906B09">
              <w:rPr>
                <w:sz w:val="18"/>
                <w:szCs w:val="18"/>
              </w:rPr>
              <w:t>ESA PDS</w:t>
            </w:r>
          </w:p>
        </w:tc>
      </w:tr>
      <w:tr w:rsidR="00F932F3" w:rsidRPr="00906B09" w14:paraId="0DBD4B7F" w14:textId="77777777" w:rsidTr="00F932F3">
        <w:trPr>
          <w:trHeight w:val="309"/>
        </w:trPr>
        <w:tc>
          <w:tcPr>
            <w:tcW w:w="4461" w:type="dxa"/>
            <w:shd w:val="clear" w:color="auto" w:fill="auto"/>
            <w:tcMar>
              <w:top w:w="55" w:type="dxa"/>
              <w:left w:w="55" w:type="dxa"/>
              <w:bottom w:w="55" w:type="dxa"/>
              <w:right w:w="55" w:type="dxa"/>
            </w:tcMar>
          </w:tcPr>
          <w:p w14:paraId="211DC481" w14:textId="77777777" w:rsidR="00F932F3" w:rsidRPr="00906B09" w:rsidRDefault="00F932F3" w:rsidP="00A102D7">
            <w:pPr>
              <w:pStyle w:val="TableContents"/>
              <w:jc w:val="left"/>
              <w:rPr>
                <w:sz w:val="18"/>
                <w:szCs w:val="18"/>
              </w:rPr>
            </w:pPr>
            <w:r w:rsidRPr="00906B09">
              <w:rPr>
                <w:sz w:val="18"/>
                <w:szCs w:val="18"/>
              </w:rPr>
              <w:t>Level 1B &amp; Level 2 Ocean Products</w:t>
            </w:r>
          </w:p>
        </w:tc>
        <w:tc>
          <w:tcPr>
            <w:tcW w:w="2268" w:type="dxa"/>
            <w:shd w:val="clear" w:color="auto" w:fill="auto"/>
            <w:tcMar>
              <w:top w:w="55" w:type="dxa"/>
              <w:left w:w="55" w:type="dxa"/>
              <w:bottom w:w="55" w:type="dxa"/>
              <w:right w:w="55" w:type="dxa"/>
            </w:tcMar>
          </w:tcPr>
          <w:p w14:paraId="0E0851D9" w14:textId="77777777" w:rsidR="00F932F3" w:rsidRPr="00906B09" w:rsidRDefault="00F932F3" w:rsidP="00A102D7">
            <w:pPr>
              <w:pStyle w:val="Standard"/>
              <w:tabs>
                <w:tab w:val="right" w:pos="9072"/>
              </w:tabs>
              <w:spacing w:after="0"/>
              <w:jc w:val="left"/>
              <w:rPr>
                <w:sz w:val="18"/>
                <w:szCs w:val="18"/>
              </w:rPr>
            </w:pPr>
            <w:r w:rsidRPr="00906B09">
              <w:rPr>
                <w:sz w:val="18"/>
                <w:szCs w:val="18"/>
              </w:rPr>
              <w:t>Cryosat</w:t>
            </w:r>
          </w:p>
        </w:tc>
        <w:tc>
          <w:tcPr>
            <w:tcW w:w="1559" w:type="dxa"/>
            <w:shd w:val="clear" w:color="auto" w:fill="auto"/>
            <w:tcMar>
              <w:top w:w="55" w:type="dxa"/>
              <w:left w:w="55" w:type="dxa"/>
              <w:bottom w:w="55" w:type="dxa"/>
              <w:right w:w="55" w:type="dxa"/>
            </w:tcMar>
          </w:tcPr>
          <w:p w14:paraId="7038A228" w14:textId="77777777" w:rsidR="00F932F3" w:rsidRPr="00906B09" w:rsidRDefault="00F932F3" w:rsidP="00A102D7">
            <w:pPr>
              <w:pStyle w:val="TableContents"/>
              <w:rPr>
                <w:sz w:val="18"/>
                <w:szCs w:val="18"/>
              </w:rPr>
            </w:pPr>
            <w:r w:rsidRPr="00906B09">
              <w:rPr>
                <w:sz w:val="18"/>
                <w:szCs w:val="18"/>
              </w:rPr>
              <w:t>ESA</w:t>
            </w:r>
          </w:p>
        </w:tc>
        <w:tc>
          <w:tcPr>
            <w:tcW w:w="1417" w:type="dxa"/>
            <w:shd w:val="clear" w:color="auto" w:fill="auto"/>
            <w:tcMar>
              <w:top w:w="55" w:type="dxa"/>
              <w:left w:w="55" w:type="dxa"/>
              <w:bottom w:w="55" w:type="dxa"/>
              <w:right w:w="55" w:type="dxa"/>
            </w:tcMar>
          </w:tcPr>
          <w:p w14:paraId="47B1DECD" w14:textId="77777777" w:rsidR="00F932F3" w:rsidRPr="00906B09" w:rsidRDefault="00F932F3" w:rsidP="00A102D7">
            <w:pPr>
              <w:pStyle w:val="TableContents"/>
              <w:rPr>
                <w:sz w:val="18"/>
                <w:szCs w:val="18"/>
              </w:rPr>
            </w:pPr>
            <w:r w:rsidRPr="00906B09">
              <w:rPr>
                <w:sz w:val="18"/>
                <w:szCs w:val="18"/>
              </w:rPr>
              <w:t>ESA PDS</w:t>
            </w:r>
          </w:p>
        </w:tc>
      </w:tr>
      <w:tr w:rsidR="00F932F3" w:rsidRPr="00906B09" w14:paraId="0786BF1F" w14:textId="77777777" w:rsidTr="009F3E3A">
        <w:tc>
          <w:tcPr>
            <w:tcW w:w="4461" w:type="dxa"/>
            <w:shd w:val="clear" w:color="auto" w:fill="auto"/>
            <w:tcMar>
              <w:top w:w="55" w:type="dxa"/>
              <w:left w:w="55" w:type="dxa"/>
              <w:bottom w:w="55" w:type="dxa"/>
              <w:right w:w="55" w:type="dxa"/>
            </w:tcMar>
          </w:tcPr>
          <w:p w14:paraId="320605A1" w14:textId="77777777" w:rsidR="00F932F3" w:rsidRPr="00906B09" w:rsidRDefault="00F932F3" w:rsidP="00A102D7">
            <w:pPr>
              <w:pStyle w:val="Standard"/>
              <w:jc w:val="left"/>
              <w:rPr>
                <w:sz w:val="18"/>
                <w:szCs w:val="18"/>
              </w:rPr>
            </w:pPr>
            <w:r w:rsidRPr="00906B09">
              <w:rPr>
                <w:sz w:val="18"/>
                <w:szCs w:val="18"/>
              </w:rPr>
              <w:t>RA-2 wind/wave product for Meteo Users (RA2_WWV_2P)</w:t>
            </w:r>
          </w:p>
        </w:tc>
        <w:tc>
          <w:tcPr>
            <w:tcW w:w="2268" w:type="dxa"/>
            <w:shd w:val="clear" w:color="auto" w:fill="auto"/>
            <w:tcMar>
              <w:top w:w="55" w:type="dxa"/>
              <w:left w:w="55" w:type="dxa"/>
              <w:bottom w:w="55" w:type="dxa"/>
              <w:right w:w="55" w:type="dxa"/>
            </w:tcMar>
          </w:tcPr>
          <w:p w14:paraId="2C12B7B3" w14:textId="77777777" w:rsidR="00F932F3" w:rsidRPr="00906B09" w:rsidRDefault="00F932F3" w:rsidP="00A102D7">
            <w:pPr>
              <w:pStyle w:val="TableContents"/>
              <w:rPr>
                <w:sz w:val="18"/>
                <w:szCs w:val="18"/>
              </w:rPr>
            </w:pPr>
            <w:r w:rsidRPr="00906B09">
              <w:rPr>
                <w:sz w:val="18"/>
                <w:szCs w:val="18"/>
              </w:rPr>
              <w:t>Envisat</w:t>
            </w:r>
          </w:p>
        </w:tc>
        <w:tc>
          <w:tcPr>
            <w:tcW w:w="1559" w:type="dxa"/>
            <w:shd w:val="clear" w:color="auto" w:fill="auto"/>
            <w:tcMar>
              <w:top w:w="55" w:type="dxa"/>
              <w:left w:w="55" w:type="dxa"/>
              <w:bottom w:w="55" w:type="dxa"/>
              <w:right w:w="55" w:type="dxa"/>
            </w:tcMar>
          </w:tcPr>
          <w:p w14:paraId="651E0912" w14:textId="77777777" w:rsidR="00F932F3" w:rsidRPr="00906B09" w:rsidRDefault="00F932F3" w:rsidP="00A102D7">
            <w:pPr>
              <w:pStyle w:val="TableContents"/>
              <w:rPr>
                <w:sz w:val="18"/>
                <w:szCs w:val="18"/>
              </w:rPr>
            </w:pPr>
            <w:r w:rsidRPr="00906B09">
              <w:rPr>
                <w:sz w:val="18"/>
                <w:szCs w:val="18"/>
              </w:rPr>
              <w:t>ESA</w:t>
            </w:r>
          </w:p>
        </w:tc>
        <w:tc>
          <w:tcPr>
            <w:tcW w:w="1417" w:type="dxa"/>
            <w:shd w:val="clear" w:color="auto" w:fill="auto"/>
            <w:tcMar>
              <w:top w:w="55" w:type="dxa"/>
              <w:left w:w="55" w:type="dxa"/>
              <w:bottom w:w="55" w:type="dxa"/>
              <w:right w:w="55" w:type="dxa"/>
            </w:tcMar>
          </w:tcPr>
          <w:p w14:paraId="4C4ED679" w14:textId="77777777" w:rsidR="00F932F3" w:rsidRPr="00906B09" w:rsidRDefault="00F932F3" w:rsidP="00A102D7">
            <w:pPr>
              <w:pStyle w:val="TableContents"/>
              <w:rPr>
                <w:sz w:val="18"/>
                <w:szCs w:val="18"/>
              </w:rPr>
            </w:pPr>
            <w:r w:rsidRPr="00906B09">
              <w:rPr>
                <w:sz w:val="18"/>
                <w:szCs w:val="18"/>
              </w:rPr>
              <w:t>ESA PDS</w:t>
            </w:r>
          </w:p>
        </w:tc>
      </w:tr>
      <w:tr w:rsidR="00F932F3" w:rsidRPr="00906B09" w14:paraId="6E8C5538" w14:textId="77777777" w:rsidTr="009F3E3A">
        <w:tc>
          <w:tcPr>
            <w:tcW w:w="4461" w:type="dxa"/>
            <w:shd w:val="clear" w:color="auto" w:fill="auto"/>
            <w:tcMar>
              <w:top w:w="55" w:type="dxa"/>
              <w:left w:w="55" w:type="dxa"/>
              <w:bottom w:w="55" w:type="dxa"/>
              <w:right w:w="55" w:type="dxa"/>
            </w:tcMar>
          </w:tcPr>
          <w:p w14:paraId="575EAF99" w14:textId="77777777" w:rsidR="00F932F3" w:rsidRPr="00906B09" w:rsidRDefault="00F932F3" w:rsidP="00A102D7">
            <w:pPr>
              <w:pStyle w:val="TableContents"/>
              <w:jc w:val="left"/>
              <w:rPr>
                <w:sz w:val="18"/>
                <w:szCs w:val="18"/>
              </w:rPr>
            </w:pPr>
            <w:r w:rsidRPr="00906B09">
              <w:rPr>
                <w:sz w:val="18"/>
                <w:szCs w:val="18"/>
              </w:rPr>
              <w:t>RA-2 Fast Delivery Geophysical Data Record (RA2_FGD_2P)</w:t>
            </w:r>
          </w:p>
        </w:tc>
        <w:tc>
          <w:tcPr>
            <w:tcW w:w="2268" w:type="dxa"/>
            <w:shd w:val="clear" w:color="auto" w:fill="auto"/>
            <w:tcMar>
              <w:top w:w="55" w:type="dxa"/>
              <w:left w:w="55" w:type="dxa"/>
              <w:bottom w:w="55" w:type="dxa"/>
              <w:right w:w="55" w:type="dxa"/>
            </w:tcMar>
          </w:tcPr>
          <w:p w14:paraId="66836848" w14:textId="77777777" w:rsidR="00F932F3" w:rsidRPr="00906B09" w:rsidRDefault="00F932F3" w:rsidP="00A102D7">
            <w:pPr>
              <w:pStyle w:val="TableContents"/>
              <w:rPr>
                <w:sz w:val="18"/>
                <w:szCs w:val="18"/>
              </w:rPr>
            </w:pPr>
            <w:r w:rsidRPr="00906B09">
              <w:rPr>
                <w:sz w:val="18"/>
                <w:szCs w:val="18"/>
              </w:rPr>
              <w:t>Envisat</w:t>
            </w:r>
          </w:p>
        </w:tc>
        <w:tc>
          <w:tcPr>
            <w:tcW w:w="1559" w:type="dxa"/>
            <w:shd w:val="clear" w:color="auto" w:fill="auto"/>
            <w:tcMar>
              <w:top w:w="55" w:type="dxa"/>
              <w:left w:w="55" w:type="dxa"/>
              <w:bottom w:w="55" w:type="dxa"/>
              <w:right w:w="55" w:type="dxa"/>
            </w:tcMar>
          </w:tcPr>
          <w:p w14:paraId="5A447AFB" w14:textId="77777777" w:rsidR="00F932F3" w:rsidRPr="00906B09" w:rsidRDefault="00F932F3" w:rsidP="00A102D7">
            <w:pPr>
              <w:pStyle w:val="TableContents"/>
              <w:rPr>
                <w:sz w:val="18"/>
                <w:szCs w:val="18"/>
              </w:rPr>
            </w:pPr>
            <w:r w:rsidRPr="00906B09">
              <w:rPr>
                <w:sz w:val="18"/>
                <w:szCs w:val="18"/>
              </w:rPr>
              <w:t>ESA</w:t>
            </w:r>
          </w:p>
        </w:tc>
        <w:tc>
          <w:tcPr>
            <w:tcW w:w="1417" w:type="dxa"/>
            <w:shd w:val="clear" w:color="auto" w:fill="auto"/>
            <w:tcMar>
              <w:top w:w="55" w:type="dxa"/>
              <w:left w:w="55" w:type="dxa"/>
              <w:bottom w:w="55" w:type="dxa"/>
              <w:right w:w="55" w:type="dxa"/>
            </w:tcMar>
          </w:tcPr>
          <w:p w14:paraId="102ECD72" w14:textId="77777777" w:rsidR="00F932F3" w:rsidRPr="00906B09" w:rsidRDefault="00F932F3" w:rsidP="00A102D7">
            <w:pPr>
              <w:pStyle w:val="TableContents"/>
              <w:rPr>
                <w:sz w:val="18"/>
                <w:szCs w:val="18"/>
              </w:rPr>
            </w:pPr>
            <w:r w:rsidRPr="00906B09">
              <w:rPr>
                <w:sz w:val="18"/>
                <w:szCs w:val="18"/>
              </w:rPr>
              <w:t>ESA PDS</w:t>
            </w:r>
          </w:p>
        </w:tc>
      </w:tr>
      <w:tr w:rsidR="00F932F3" w:rsidRPr="00906B09" w14:paraId="59A592AF" w14:textId="77777777" w:rsidTr="009F3E3A">
        <w:tc>
          <w:tcPr>
            <w:tcW w:w="4461" w:type="dxa"/>
            <w:shd w:val="clear" w:color="auto" w:fill="auto"/>
            <w:tcMar>
              <w:top w:w="55" w:type="dxa"/>
              <w:left w:w="55" w:type="dxa"/>
              <w:bottom w:w="55" w:type="dxa"/>
              <w:right w:w="55" w:type="dxa"/>
            </w:tcMar>
          </w:tcPr>
          <w:p w14:paraId="18AE3823" w14:textId="77777777" w:rsidR="00F932F3" w:rsidRPr="00906B09" w:rsidRDefault="00F932F3" w:rsidP="00A102D7">
            <w:pPr>
              <w:pStyle w:val="TableContents"/>
              <w:jc w:val="left"/>
              <w:rPr>
                <w:sz w:val="18"/>
                <w:szCs w:val="18"/>
              </w:rPr>
            </w:pPr>
            <w:r w:rsidRPr="00906B09">
              <w:rPr>
                <w:sz w:val="18"/>
                <w:szCs w:val="18"/>
              </w:rPr>
              <w:t>RA-2 Geophysical Data Record (RA2_GDR_2P)</w:t>
            </w:r>
          </w:p>
        </w:tc>
        <w:tc>
          <w:tcPr>
            <w:tcW w:w="2268" w:type="dxa"/>
            <w:shd w:val="clear" w:color="auto" w:fill="auto"/>
            <w:tcMar>
              <w:top w:w="55" w:type="dxa"/>
              <w:left w:w="55" w:type="dxa"/>
              <w:bottom w:w="55" w:type="dxa"/>
              <w:right w:w="55" w:type="dxa"/>
            </w:tcMar>
          </w:tcPr>
          <w:p w14:paraId="6EAC54AE" w14:textId="77777777" w:rsidR="00F932F3" w:rsidRPr="00906B09" w:rsidRDefault="00F932F3" w:rsidP="00A102D7">
            <w:pPr>
              <w:pStyle w:val="TableContents"/>
              <w:rPr>
                <w:sz w:val="18"/>
                <w:szCs w:val="18"/>
              </w:rPr>
            </w:pPr>
            <w:r w:rsidRPr="00906B09">
              <w:rPr>
                <w:sz w:val="18"/>
                <w:szCs w:val="18"/>
              </w:rPr>
              <w:t>Envisat</w:t>
            </w:r>
          </w:p>
        </w:tc>
        <w:tc>
          <w:tcPr>
            <w:tcW w:w="1559" w:type="dxa"/>
            <w:shd w:val="clear" w:color="auto" w:fill="auto"/>
            <w:tcMar>
              <w:top w:w="55" w:type="dxa"/>
              <w:left w:w="55" w:type="dxa"/>
              <w:bottom w:w="55" w:type="dxa"/>
              <w:right w:w="55" w:type="dxa"/>
            </w:tcMar>
          </w:tcPr>
          <w:p w14:paraId="6439795D" w14:textId="77777777" w:rsidR="00F932F3" w:rsidRPr="00906B09" w:rsidRDefault="00F932F3" w:rsidP="00A102D7">
            <w:pPr>
              <w:pStyle w:val="TableContents"/>
              <w:rPr>
                <w:sz w:val="18"/>
                <w:szCs w:val="18"/>
              </w:rPr>
            </w:pPr>
            <w:r w:rsidRPr="00906B09">
              <w:rPr>
                <w:sz w:val="18"/>
                <w:szCs w:val="18"/>
              </w:rPr>
              <w:t>ESA</w:t>
            </w:r>
          </w:p>
        </w:tc>
        <w:tc>
          <w:tcPr>
            <w:tcW w:w="1417" w:type="dxa"/>
            <w:shd w:val="clear" w:color="auto" w:fill="auto"/>
            <w:tcMar>
              <w:top w:w="55" w:type="dxa"/>
              <w:left w:w="55" w:type="dxa"/>
              <w:bottom w:w="55" w:type="dxa"/>
              <w:right w:w="55" w:type="dxa"/>
            </w:tcMar>
          </w:tcPr>
          <w:p w14:paraId="0BF1E331" w14:textId="77777777" w:rsidR="00F932F3" w:rsidRPr="00906B09" w:rsidRDefault="00F932F3" w:rsidP="00A102D7">
            <w:pPr>
              <w:pStyle w:val="TableContents"/>
              <w:rPr>
                <w:sz w:val="18"/>
                <w:szCs w:val="18"/>
              </w:rPr>
            </w:pPr>
            <w:r w:rsidRPr="00906B09">
              <w:rPr>
                <w:sz w:val="18"/>
                <w:szCs w:val="18"/>
              </w:rPr>
              <w:t>ESA PDS</w:t>
            </w:r>
          </w:p>
        </w:tc>
      </w:tr>
      <w:tr w:rsidR="00F932F3" w:rsidRPr="00906B09" w14:paraId="69FEF165" w14:textId="77777777" w:rsidTr="009F3E3A">
        <w:tc>
          <w:tcPr>
            <w:tcW w:w="4461" w:type="dxa"/>
            <w:shd w:val="clear" w:color="auto" w:fill="auto"/>
            <w:tcMar>
              <w:top w:w="55" w:type="dxa"/>
              <w:left w:w="55" w:type="dxa"/>
              <w:bottom w:w="55" w:type="dxa"/>
              <w:right w:w="55" w:type="dxa"/>
            </w:tcMar>
          </w:tcPr>
          <w:p w14:paraId="3FF93325" w14:textId="77777777" w:rsidR="00F932F3" w:rsidRPr="00906B09" w:rsidRDefault="00F932F3" w:rsidP="00A102D7">
            <w:pPr>
              <w:pStyle w:val="TableContents"/>
              <w:jc w:val="left"/>
              <w:rPr>
                <w:sz w:val="18"/>
                <w:szCs w:val="18"/>
              </w:rPr>
            </w:pPr>
            <w:r w:rsidRPr="00906B09">
              <w:rPr>
                <w:sz w:val="18"/>
                <w:szCs w:val="18"/>
              </w:rPr>
              <w:t>RA-2 Intermediate Geophysical Data Record (RA2_IGD_2P)</w:t>
            </w:r>
          </w:p>
        </w:tc>
        <w:tc>
          <w:tcPr>
            <w:tcW w:w="2268" w:type="dxa"/>
            <w:shd w:val="clear" w:color="auto" w:fill="auto"/>
            <w:tcMar>
              <w:top w:w="55" w:type="dxa"/>
              <w:left w:w="55" w:type="dxa"/>
              <w:bottom w:w="55" w:type="dxa"/>
              <w:right w:w="55" w:type="dxa"/>
            </w:tcMar>
          </w:tcPr>
          <w:p w14:paraId="562BD7AD" w14:textId="77777777" w:rsidR="00F932F3" w:rsidRPr="00906B09" w:rsidRDefault="00F932F3" w:rsidP="00A102D7">
            <w:pPr>
              <w:pStyle w:val="TableContents"/>
              <w:rPr>
                <w:sz w:val="18"/>
                <w:szCs w:val="18"/>
              </w:rPr>
            </w:pPr>
            <w:r w:rsidRPr="00906B09">
              <w:rPr>
                <w:sz w:val="18"/>
                <w:szCs w:val="18"/>
              </w:rPr>
              <w:t>Envisat</w:t>
            </w:r>
          </w:p>
        </w:tc>
        <w:tc>
          <w:tcPr>
            <w:tcW w:w="1559" w:type="dxa"/>
            <w:shd w:val="clear" w:color="auto" w:fill="auto"/>
            <w:tcMar>
              <w:top w:w="55" w:type="dxa"/>
              <w:left w:w="55" w:type="dxa"/>
              <w:bottom w:w="55" w:type="dxa"/>
              <w:right w:w="55" w:type="dxa"/>
            </w:tcMar>
          </w:tcPr>
          <w:p w14:paraId="6AFDDB64" w14:textId="77777777" w:rsidR="00F932F3" w:rsidRPr="00906B09" w:rsidRDefault="00F932F3" w:rsidP="00A102D7">
            <w:pPr>
              <w:pStyle w:val="TableContents"/>
              <w:rPr>
                <w:sz w:val="18"/>
                <w:szCs w:val="18"/>
              </w:rPr>
            </w:pPr>
            <w:r w:rsidRPr="00906B09">
              <w:rPr>
                <w:sz w:val="18"/>
                <w:szCs w:val="18"/>
              </w:rPr>
              <w:t>ESA</w:t>
            </w:r>
          </w:p>
        </w:tc>
        <w:tc>
          <w:tcPr>
            <w:tcW w:w="1417" w:type="dxa"/>
            <w:shd w:val="clear" w:color="auto" w:fill="auto"/>
            <w:tcMar>
              <w:top w:w="55" w:type="dxa"/>
              <w:left w:w="55" w:type="dxa"/>
              <w:bottom w:w="55" w:type="dxa"/>
              <w:right w:w="55" w:type="dxa"/>
            </w:tcMar>
          </w:tcPr>
          <w:p w14:paraId="27D67979" w14:textId="77777777" w:rsidR="00F932F3" w:rsidRPr="00906B09" w:rsidRDefault="00F932F3" w:rsidP="00A102D7">
            <w:pPr>
              <w:pStyle w:val="TableContents"/>
              <w:rPr>
                <w:sz w:val="18"/>
                <w:szCs w:val="18"/>
              </w:rPr>
            </w:pPr>
            <w:r w:rsidRPr="00906B09">
              <w:rPr>
                <w:sz w:val="18"/>
                <w:szCs w:val="18"/>
              </w:rPr>
              <w:t>ESA PDS</w:t>
            </w:r>
          </w:p>
        </w:tc>
      </w:tr>
      <w:tr w:rsidR="00F932F3" w:rsidRPr="00906B09" w14:paraId="5F573301" w14:textId="77777777" w:rsidTr="009F3E3A">
        <w:tc>
          <w:tcPr>
            <w:tcW w:w="4461" w:type="dxa"/>
            <w:shd w:val="clear" w:color="auto" w:fill="auto"/>
            <w:tcMar>
              <w:top w:w="55" w:type="dxa"/>
              <w:left w:w="55" w:type="dxa"/>
              <w:bottom w:w="55" w:type="dxa"/>
              <w:right w:w="55" w:type="dxa"/>
            </w:tcMar>
          </w:tcPr>
          <w:p w14:paraId="747F92BE" w14:textId="77777777" w:rsidR="00F932F3" w:rsidRPr="00906B09" w:rsidRDefault="00F932F3" w:rsidP="00A102D7">
            <w:pPr>
              <w:pStyle w:val="TableContents"/>
              <w:jc w:val="left"/>
              <w:rPr>
                <w:sz w:val="18"/>
                <w:szCs w:val="18"/>
              </w:rPr>
            </w:pPr>
            <w:r w:rsidRPr="00906B09">
              <w:rPr>
                <w:sz w:val="18"/>
                <w:szCs w:val="18"/>
              </w:rPr>
              <w:t>RA-2 Sensor Data Record (RA2_MWS_2P)</w:t>
            </w:r>
          </w:p>
        </w:tc>
        <w:tc>
          <w:tcPr>
            <w:tcW w:w="2268" w:type="dxa"/>
            <w:shd w:val="clear" w:color="auto" w:fill="auto"/>
            <w:tcMar>
              <w:top w:w="55" w:type="dxa"/>
              <w:left w:w="55" w:type="dxa"/>
              <w:bottom w:w="55" w:type="dxa"/>
              <w:right w:w="55" w:type="dxa"/>
            </w:tcMar>
          </w:tcPr>
          <w:p w14:paraId="5D2D882B" w14:textId="77777777" w:rsidR="00F932F3" w:rsidRPr="00906B09" w:rsidRDefault="00F932F3" w:rsidP="00A102D7">
            <w:pPr>
              <w:pStyle w:val="TableContents"/>
              <w:rPr>
                <w:sz w:val="18"/>
                <w:szCs w:val="18"/>
              </w:rPr>
            </w:pPr>
            <w:r w:rsidRPr="00906B09">
              <w:rPr>
                <w:sz w:val="18"/>
                <w:szCs w:val="18"/>
              </w:rPr>
              <w:t>Envisat</w:t>
            </w:r>
          </w:p>
        </w:tc>
        <w:tc>
          <w:tcPr>
            <w:tcW w:w="1559" w:type="dxa"/>
            <w:shd w:val="clear" w:color="auto" w:fill="auto"/>
            <w:tcMar>
              <w:top w:w="55" w:type="dxa"/>
              <w:left w:w="55" w:type="dxa"/>
              <w:bottom w:w="55" w:type="dxa"/>
              <w:right w:w="55" w:type="dxa"/>
            </w:tcMar>
          </w:tcPr>
          <w:p w14:paraId="36CDD148" w14:textId="77777777" w:rsidR="00F932F3" w:rsidRPr="00906B09" w:rsidRDefault="00F932F3" w:rsidP="00A102D7">
            <w:pPr>
              <w:pStyle w:val="TableContents"/>
              <w:rPr>
                <w:sz w:val="18"/>
                <w:szCs w:val="18"/>
              </w:rPr>
            </w:pPr>
            <w:r w:rsidRPr="00906B09">
              <w:rPr>
                <w:sz w:val="18"/>
                <w:szCs w:val="18"/>
              </w:rPr>
              <w:t>ESA</w:t>
            </w:r>
          </w:p>
        </w:tc>
        <w:tc>
          <w:tcPr>
            <w:tcW w:w="1417" w:type="dxa"/>
            <w:shd w:val="clear" w:color="auto" w:fill="auto"/>
            <w:tcMar>
              <w:top w:w="55" w:type="dxa"/>
              <w:left w:w="55" w:type="dxa"/>
              <w:bottom w:w="55" w:type="dxa"/>
              <w:right w:w="55" w:type="dxa"/>
            </w:tcMar>
          </w:tcPr>
          <w:p w14:paraId="10E29412" w14:textId="77777777" w:rsidR="00F932F3" w:rsidRPr="00906B09" w:rsidRDefault="00F932F3" w:rsidP="00A102D7">
            <w:pPr>
              <w:pStyle w:val="TableContents"/>
              <w:rPr>
                <w:sz w:val="18"/>
                <w:szCs w:val="18"/>
              </w:rPr>
            </w:pPr>
            <w:r w:rsidRPr="00906B09">
              <w:rPr>
                <w:sz w:val="18"/>
                <w:szCs w:val="18"/>
              </w:rPr>
              <w:t>ESA PDS</w:t>
            </w:r>
          </w:p>
        </w:tc>
      </w:tr>
      <w:tr w:rsidR="00F932F3" w:rsidRPr="00906B09" w14:paraId="0347752D" w14:textId="77777777" w:rsidTr="009F3E3A">
        <w:trPr>
          <w:trHeight w:val="621"/>
        </w:trPr>
        <w:tc>
          <w:tcPr>
            <w:tcW w:w="4461" w:type="dxa"/>
            <w:shd w:val="clear" w:color="auto" w:fill="auto"/>
            <w:tcMar>
              <w:top w:w="55" w:type="dxa"/>
              <w:left w:w="55" w:type="dxa"/>
              <w:bottom w:w="55" w:type="dxa"/>
              <w:right w:w="55" w:type="dxa"/>
            </w:tcMar>
          </w:tcPr>
          <w:p w14:paraId="2F4C9D9B" w14:textId="77777777" w:rsidR="00F932F3" w:rsidRPr="00906B09" w:rsidRDefault="00F932F3" w:rsidP="00A102D7">
            <w:pPr>
              <w:pStyle w:val="TableContents"/>
              <w:jc w:val="left"/>
              <w:rPr>
                <w:sz w:val="18"/>
                <w:szCs w:val="18"/>
              </w:rPr>
            </w:pPr>
            <w:r w:rsidRPr="00906B09">
              <w:rPr>
                <w:sz w:val="18"/>
                <w:szCs w:val="18"/>
              </w:rPr>
              <w:t>Interim Geophysical data record (IGDR)</w:t>
            </w:r>
          </w:p>
        </w:tc>
        <w:tc>
          <w:tcPr>
            <w:tcW w:w="2268" w:type="dxa"/>
            <w:shd w:val="clear" w:color="auto" w:fill="auto"/>
            <w:tcMar>
              <w:top w:w="55" w:type="dxa"/>
              <w:left w:w="55" w:type="dxa"/>
              <w:bottom w:w="55" w:type="dxa"/>
              <w:right w:w="55" w:type="dxa"/>
            </w:tcMar>
          </w:tcPr>
          <w:p w14:paraId="294720E5" w14:textId="77777777" w:rsidR="00F932F3" w:rsidRPr="00906B09" w:rsidRDefault="00F932F3" w:rsidP="00A102D7">
            <w:pPr>
              <w:pStyle w:val="TableContents"/>
              <w:rPr>
                <w:sz w:val="18"/>
                <w:szCs w:val="18"/>
              </w:rPr>
            </w:pPr>
            <w:r w:rsidRPr="00906B09">
              <w:rPr>
                <w:sz w:val="18"/>
                <w:szCs w:val="18"/>
              </w:rPr>
              <w:t>Jason-1, Topex/Poseidon</w:t>
            </w:r>
          </w:p>
        </w:tc>
        <w:tc>
          <w:tcPr>
            <w:tcW w:w="1559" w:type="dxa"/>
            <w:shd w:val="clear" w:color="auto" w:fill="auto"/>
            <w:tcMar>
              <w:top w:w="55" w:type="dxa"/>
              <w:left w:w="55" w:type="dxa"/>
              <w:bottom w:w="55" w:type="dxa"/>
              <w:right w:w="55" w:type="dxa"/>
            </w:tcMar>
          </w:tcPr>
          <w:p w14:paraId="28C5C603" w14:textId="77777777" w:rsidR="00F932F3" w:rsidRPr="00906B09" w:rsidRDefault="00F932F3" w:rsidP="00A102D7">
            <w:pPr>
              <w:pStyle w:val="TableContents"/>
              <w:rPr>
                <w:sz w:val="18"/>
                <w:szCs w:val="18"/>
              </w:rPr>
            </w:pPr>
            <w:r w:rsidRPr="00906B09">
              <w:rPr>
                <w:sz w:val="18"/>
                <w:szCs w:val="18"/>
              </w:rPr>
              <w:t>AVISO</w:t>
            </w:r>
          </w:p>
          <w:p w14:paraId="464A2C3E" w14:textId="77777777" w:rsidR="00F932F3" w:rsidRPr="00906B09" w:rsidRDefault="00F932F3" w:rsidP="00A102D7">
            <w:pPr>
              <w:pStyle w:val="TableContents"/>
              <w:rPr>
                <w:sz w:val="18"/>
                <w:szCs w:val="18"/>
              </w:rPr>
            </w:pPr>
            <w:r w:rsidRPr="00906B09">
              <w:rPr>
                <w:sz w:val="18"/>
                <w:szCs w:val="18"/>
              </w:rPr>
              <w:t>PO.DAAC</w:t>
            </w:r>
          </w:p>
        </w:tc>
        <w:tc>
          <w:tcPr>
            <w:tcW w:w="1417" w:type="dxa"/>
            <w:shd w:val="clear" w:color="auto" w:fill="auto"/>
            <w:tcMar>
              <w:top w:w="55" w:type="dxa"/>
              <w:left w:w="55" w:type="dxa"/>
              <w:bottom w:w="55" w:type="dxa"/>
              <w:right w:w="55" w:type="dxa"/>
            </w:tcMar>
          </w:tcPr>
          <w:p w14:paraId="2690277C" w14:textId="77777777" w:rsidR="00F932F3" w:rsidRPr="00906B09" w:rsidRDefault="00F932F3" w:rsidP="00A102D7">
            <w:pPr>
              <w:pStyle w:val="TableContents"/>
              <w:rPr>
                <w:sz w:val="18"/>
                <w:szCs w:val="18"/>
              </w:rPr>
            </w:pPr>
            <w:r w:rsidRPr="00906B09">
              <w:rPr>
                <w:sz w:val="18"/>
                <w:szCs w:val="18"/>
              </w:rPr>
              <w:t>binary</w:t>
            </w:r>
          </w:p>
        </w:tc>
      </w:tr>
      <w:tr w:rsidR="00F932F3" w:rsidRPr="00906B09" w14:paraId="4EDB5755" w14:textId="77777777" w:rsidTr="009F3E3A">
        <w:tc>
          <w:tcPr>
            <w:tcW w:w="4461" w:type="dxa"/>
            <w:shd w:val="clear" w:color="auto" w:fill="auto"/>
            <w:tcMar>
              <w:top w:w="55" w:type="dxa"/>
              <w:left w:w="55" w:type="dxa"/>
              <w:bottom w:w="55" w:type="dxa"/>
              <w:right w:w="55" w:type="dxa"/>
            </w:tcMar>
          </w:tcPr>
          <w:p w14:paraId="6766EA81" w14:textId="77777777" w:rsidR="00F932F3" w:rsidRPr="00906B09" w:rsidRDefault="00F932F3" w:rsidP="00A102D7">
            <w:pPr>
              <w:pStyle w:val="TableContents"/>
              <w:jc w:val="left"/>
              <w:rPr>
                <w:sz w:val="18"/>
                <w:szCs w:val="18"/>
              </w:rPr>
            </w:pPr>
            <w:r w:rsidRPr="00906B09">
              <w:rPr>
                <w:sz w:val="18"/>
                <w:szCs w:val="18"/>
              </w:rPr>
              <w:t>Geophysical data record (GDR)</w:t>
            </w:r>
          </w:p>
        </w:tc>
        <w:tc>
          <w:tcPr>
            <w:tcW w:w="2268" w:type="dxa"/>
            <w:shd w:val="clear" w:color="auto" w:fill="auto"/>
            <w:tcMar>
              <w:top w:w="55" w:type="dxa"/>
              <w:left w:w="55" w:type="dxa"/>
              <w:bottom w:w="55" w:type="dxa"/>
              <w:right w:w="55" w:type="dxa"/>
            </w:tcMar>
          </w:tcPr>
          <w:p w14:paraId="723F48AE" w14:textId="77777777" w:rsidR="00F932F3" w:rsidRPr="00906B09" w:rsidRDefault="00F932F3" w:rsidP="00A102D7">
            <w:pPr>
              <w:pStyle w:val="TableContents"/>
              <w:rPr>
                <w:sz w:val="18"/>
                <w:szCs w:val="18"/>
              </w:rPr>
            </w:pPr>
            <w:r w:rsidRPr="00906B09">
              <w:rPr>
                <w:sz w:val="18"/>
                <w:szCs w:val="18"/>
              </w:rPr>
              <w:t>Jason-1, Topex/Poseidon</w:t>
            </w:r>
          </w:p>
        </w:tc>
        <w:tc>
          <w:tcPr>
            <w:tcW w:w="1559" w:type="dxa"/>
            <w:shd w:val="clear" w:color="auto" w:fill="auto"/>
            <w:tcMar>
              <w:top w:w="55" w:type="dxa"/>
              <w:left w:w="55" w:type="dxa"/>
              <w:bottom w:w="55" w:type="dxa"/>
              <w:right w:w="55" w:type="dxa"/>
            </w:tcMar>
          </w:tcPr>
          <w:p w14:paraId="00D428AF" w14:textId="77777777" w:rsidR="00F932F3" w:rsidRPr="00906B09" w:rsidRDefault="00F932F3" w:rsidP="00A102D7">
            <w:pPr>
              <w:pStyle w:val="TableContents"/>
              <w:rPr>
                <w:sz w:val="18"/>
                <w:szCs w:val="18"/>
              </w:rPr>
            </w:pPr>
            <w:r w:rsidRPr="00906B09">
              <w:rPr>
                <w:sz w:val="18"/>
                <w:szCs w:val="18"/>
              </w:rPr>
              <w:t>AVISO</w:t>
            </w:r>
          </w:p>
          <w:p w14:paraId="66298396" w14:textId="77777777" w:rsidR="00F932F3" w:rsidRPr="00906B09" w:rsidRDefault="00F932F3" w:rsidP="00A102D7">
            <w:pPr>
              <w:pStyle w:val="TableContents"/>
              <w:rPr>
                <w:sz w:val="18"/>
                <w:szCs w:val="18"/>
              </w:rPr>
            </w:pPr>
            <w:r w:rsidRPr="00906B09">
              <w:rPr>
                <w:sz w:val="18"/>
                <w:szCs w:val="18"/>
              </w:rPr>
              <w:t>PO.DAAC</w:t>
            </w:r>
          </w:p>
        </w:tc>
        <w:tc>
          <w:tcPr>
            <w:tcW w:w="1417" w:type="dxa"/>
            <w:shd w:val="clear" w:color="auto" w:fill="auto"/>
            <w:tcMar>
              <w:top w:w="55" w:type="dxa"/>
              <w:left w:w="55" w:type="dxa"/>
              <w:bottom w:w="55" w:type="dxa"/>
              <w:right w:w="55" w:type="dxa"/>
            </w:tcMar>
          </w:tcPr>
          <w:p w14:paraId="61A9EC4E" w14:textId="77777777" w:rsidR="00F932F3" w:rsidRPr="00906B09" w:rsidRDefault="00F932F3" w:rsidP="00A102D7">
            <w:pPr>
              <w:pStyle w:val="TableContents"/>
              <w:rPr>
                <w:sz w:val="18"/>
                <w:szCs w:val="18"/>
              </w:rPr>
            </w:pPr>
            <w:r w:rsidRPr="00906B09">
              <w:rPr>
                <w:sz w:val="18"/>
                <w:szCs w:val="18"/>
              </w:rPr>
              <w:t>binary</w:t>
            </w:r>
          </w:p>
        </w:tc>
      </w:tr>
      <w:tr w:rsidR="00F932F3" w:rsidRPr="00906B09" w14:paraId="73325602" w14:textId="77777777" w:rsidTr="009F3E3A">
        <w:tc>
          <w:tcPr>
            <w:tcW w:w="4461" w:type="dxa"/>
            <w:shd w:val="clear" w:color="auto" w:fill="auto"/>
            <w:tcMar>
              <w:top w:w="55" w:type="dxa"/>
              <w:left w:w="55" w:type="dxa"/>
              <w:bottom w:w="55" w:type="dxa"/>
              <w:right w:w="55" w:type="dxa"/>
            </w:tcMar>
          </w:tcPr>
          <w:p w14:paraId="4FB24067" w14:textId="77777777" w:rsidR="00F932F3" w:rsidRPr="00906B09" w:rsidRDefault="00F932F3" w:rsidP="00A102D7">
            <w:pPr>
              <w:pStyle w:val="TableContents"/>
              <w:jc w:val="left"/>
              <w:rPr>
                <w:sz w:val="18"/>
                <w:szCs w:val="18"/>
              </w:rPr>
            </w:pPr>
            <w:r w:rsidRPr="00906B09">
              <w:rPr>
                <w:sz w:val="18"/>
                <w:szCs w:val="18"/>
              </w:rPr>
              <w:t>Operational Sensor Data Record (OSDR)</w:t>
            </w:r>
          </w:p>
        </w:tc>
        <w:tc>
          <w:tcPr>
            <w:tcW w:w="2268" w:type="dxa"/>
            <w:shd w:val="clear" w:color="auto" w:fill="auto"/>
            <w:tcMar>
              <w:top w:w="55" w:type="dxa"/>
              <w:left w:w="55" w:type="dxa"/>
              <w:bottom w:w="55" w:type="dxa"/>
              <w:right w:w="55" w:type="dxa"/>
            </w:tcMar>
          </w:tcPr>
          <w:p w14:paraId="045D982C" w14:textId="77777777" w:rsidR="00F932F3" w:rsidRPr="00906B09" w:rsidRDefault="00F932F3" w:rsidP="00A102D7">
            <w:pPr>
              <w:pStyle w:val="TableContents"/>
              <w:rPr>
                <w:sz w:val="18"/>
                <w:szCs w:val="18"/>
              </w:rPr>
            </w:pPr>
            <w:r w:rsidRPr="00906B09">
              <w:rPr>
                <w:sz w:val="18"/>
                <w:szCs w:val="18"/>
              </w:rPr>
              <w:t>Jason-1</w:t>
            </w:r>
          </w:p>
        </w:tc>
        <w:tc>
          <w:tcPr>
            <w:tcW w:w="1559" w:type="dxa"/>
            <w:shd w:val="clear" w:color="auto" w:fill="auto"/>
            <w:tcMar>
              <w:top w:w="55" w:type="dxa"/>
              <w:left w:w="55" w:type="dxa"/>
              <w:bottom w:w="55" w:type="dxa"/>
              <w:right w:w="55" w:type="dxa"/>
            </w:tcMar>
          </w:tcPr>
          <w:p w14:paraId="15A380EA" w14:textId="77777777" w:rsidR="00F932F3" w:rsidRPr="00906B09" w:rsidRDefault="00F932F3" w:rsidP="00A102D7">
            <w:pPr>
              <w:pStyle w:val="TableContents"/>
              <w:rPr>
                <w:sz w:val="18"/>
                <w:szCs w:val="18"/>
              </w:rPr>
            </w:pPr>
            <w:r w:rsidRPr="00906B09">
              <w:rPr>
                <w:sz w:val="18"/>
                <w:szCs w:val="18"/>
              </w:rPr>
              <w:t>AVISO</w:t>
            </w:r>
          </w:p>
          <w:p w14:paraId="3C955BF0" w14:textId="77777777" w:rsidR="00F932F3" w:rsidRPr="00906B09" w:rsidRDefault="00F932F3" w:rsidP="00A102D7">
            <w:pPr>
              <w:pStyle w:val="TableContents"/>
              <w:rPr>
                <w:sz w:val="18"/>
                <w:szCs w:val="18"/>
              </w:rPr>
            </w:pPr>
            <w:r w:rsidRPr="00906B09">
              <w:rPr>
                <w:sz w:val="18"/>
                <w:szCs w:val="18"/>
              </w:rPr>
              <w:t>PO.DAAC</w:t>
            </w:r>
          </w:p>
        </w:tc>
        <w:tc>
          <w:tcPr>
            <w:tcW w:w="1417" w:type="dxa"/>
            <w:shd w:val="clear" w:color="auto" w:fill="auto"/>
            <w:tcMar>
              <w:top w:w="55" w:type="dxa"/>
              <w:left w:w="55" w:type="dxa"/>
              <w:bottom w:w="55" w:type="dxa"/>
              <w:right w:w="55" w:type="dxa"/>
            </w:tcMar>
          </w:tcPr>
          <w:p w14:paraId="48F4D23D" w14:textId="77777777" w:rsidR="00F932F3" w:rsidRPr="00906B09" w:rsidRDefault="00F932F3" w:rsidP="00A102D7">
            <w:pPr>
              <w:pStyle w:val="TableContents"/>
              <w:rPr>
                <w:sz w:val="18"/>
                <w:szCs w:val="18"/>
              </w:rPr>
            </w:pPr>
            <w:r w:rsidRPr="00906B09">
              <w:rPr>
                <w:sz w:val="18"/>
                <w:szCs w:val="18"/>
              </w:rPr>
              <w:t>binary</w:t>
            </w:r>
          </w:p>
        </w:tc>
      </w:tr>
      <w:tr w:rsidR="00F932F3" w:rsidRPr="00906B09" w14:paraId="205194B4" w14:textId="77777777" w:rsidTr="009F3E3A">
        <w:tc>
          <w:tcPr>
            <w:tcW w:w="4461" w:type="dxa"/>
            <w:shd w:val="clear" w:color="auto" w:fill="auto"/>
            <w:tcMar>
              <w:top w:w="55" w:type="dxa"/>
              <w:left w:w="55" w:type="dxa"/>
              <w:bottom w:w="55" w:type="dxa"/>
              <w:right w:w="55" w:type="dxa"/>
            </w:tcMar>
          </w:tcPr>
          <w:p w14:paraId="6D1A817C" w14:textId="77777777" w:rsidR="00F932F3" w:rsidRPr="00906B09" w:rsidRDefault="00F932F3" w:rsidP="00A102D7">
            <w:pPr>
              <w:pStyle w:val="TableContents"/>
              <w:jc w:val="left"/>
              <w:rPr>
                <w:sz w:val="18"/>
                <w:szCs w:val="18"/>
              </w:rPr>
            </w:pPr>
            <w:r w:rsidRPr="00906B09">
              <w:rPr>
                <w:sz w:val="18"/>
                <w:szCs w:val="18"/>
              </w:rPr>
              <w:t>Sensor Geophysical data record (SGDR)</w:t>
            </w:r>
          </w:p>
        </w:tc>
        <w:tc>
          <w:tcPr>
            <w:tcW w:w="2268" w:type="dxa"/>
            <w:shd w:val="clear" w:color="auto" w:fill="auto"/>
            <w:tcMar>
              <w:top w:w="55" w:type="dxa"/>
              <w:left w:w="55" w:type="dxa"/>
              <w:bottom w:w="55" w:type="dxa"/>
              <w:right w:w="55" w:type="dxa"/>
            </w:tcMar>
          </w:tcPr>
          <w:p w14:paraId="2CE66E81" w14:textId="77777777" w:rsidR="00F932F3" w:rsidRPr="00906B09" w:rsidRDefault="00F932F3" w:rsidP="00A102D7">
            <w:pPr>
              <w:pStyle w:val="TableContents"/>
              <w:rPr>
                <w:sz w:val="18"/>
                <w:szCs w:val="18"/>
              </w:rPr>
            </w:pPr>
            <w:r w:rsidRPr="00906B09">
              <w:rPr>
                <w:sz w:val="18"/>
                <w:szCs w:val="18"/>
              </w:rPr>
              <w:t>Jason-1</w:t>
            </w:r>
          </w:p>
        </w:tc>
        <w:tc>
          <w:tcPr>
            <w:tcW w:w="1559" w:type="dxa"/>
            <w:shd w:val="clear" w:color="auto" w:fill="auto"/>
            <w:tcMar>
              <w:top w:w="55" w:type="dxa"/>
              <w:left w:w="55" w:type="dxa"/>
              <w:bottom w:w="55" w:type="dxa"/>
              <w:right w:w="55" w:type="dxa"/>
            </w:tcMar>
          </w:tcPr>
          <w:p w14:paraId="1F2A1977" w14:textId="77777777" w:rsidR="00F932F3" w:rsidRPr="00906B09" w:rsidRDefault="00F932F3" w:rsidP="00A102D7">
            <w:pPr>
              <w:pStyle w:val="TableContents"/>
              <w:rPr>
                <w:sz w:val="18"/>
                <w:szCs w:val="18"/>
              </w:rPr>
            </w:pPr>
            <w:r w:rsidRPr="00906B09">
              <w:rPr>
                <w:sz w:val="18"/>
                <w:szCs w:val="18"/>
              </w:rPr>
              <w:t>AVISO</w:t>
            </w:r>
          </w:p>
          <w:p w14:paraId="2D1FB276" w14:textId="77777777" w:rsidR="00F932F3" w:rsidRPr="00906B09" w:rsidRDefault="00F932F3" w:rsidP="00A102D7">
            <w:pPr>
              <w:pStyle w:val="TableContents"/>
              <w:rPr>
                <w:sz w:val="18"/>
                <w:szCs w:val="18"/>
              </w:rPr>
            </w:pPr>
            <w:r w:rsidRPr="00906B09">
              <w:rPr>
                <w:sz w:val="18"/>
                <w:szCs w:val="18"/>
              </w:rPr>
              <w:t>PO.DAAC</w:t>
            </w:r>
          </w:p>
        </w:tc>
        <w:tc>
          <w:tcPr>
            <w:tcW w:w="1417" w:type="dxa"/>
            <w:shd w:val="clear" w:color="auto" w:fill="auto"/>
            <w:tcMar>
              <w:top w:w="55" w:type="dxa"/>
              <w:left w:w="55" w:type="dxa"/>
              <w:bottom w:w="55" w:type="dxa"/>
              <w:right w:w="55" w:type="dxa"/>
            </w:tcMar>
          </w:tcPr>
          <w:p w14:paraId="340E369B" w14:textId="77777777" w:rsidR="00F932F3" w:rsidRPr="00906B09" w:rsidRDefault="00F932F3" w:rsidP="00A102D7">
            <w:pPr>
              <w:pStyle w:val="TableContents"/>
              <w:rPr>
                <w:sz w:val="18"/>
                <w:szCs w:val="18"/>
              </w:rPr>
            </w:pPr>
            <w:r w:rsidRPr="00906B09">
              <w:rPr>
                <w:sz w:val="18"/>
                <w:szCs w:val="18"/>
              </w:rPr>
              <w:t>binary</w:t>
            </w:r>
          </w:p>
        </w:tc>
      </w:tr>
      <w:tr w:rsidR="00F932F3" w:rsidRPr="00906B09" w14:paraId="248D0DBF" w14:textId="77777777" w:rsidTr="009F3E3A">
        <w:tc>
          <w:tcPr>
            <w:tcW w:w="4461" w:type="dxa"/>
            <w:shd w:val="clear" w:color="auto" w:fill="auto"/>
            <w:tcMar>
              <w:top w:w="55" w:type="dxa"/>
              <w:left w:w="55" w:type="dxa"/>
              <w:bottom w:w="55" w:type="dxa"/>
              <w:right w:w="55" w:type="dxa"/>
            </w:tcMar>
          </w:tcPr>
          <w:p w14:paraId="74C2804C" w14:textId="77777777" w:rsidR="00F932F3" w:rsidRPr="00906B09" w:rsidRDefault="00F932F3" w:rsidP="00A102D7">
            <w:pPr>
              <w:pStyle w:val="TableContents"/>
              <w:jc w:val="left"/>
              <w:rPr>
                <w:sz w:val="18"/>
                <w:szCs w:val="18"/>
              </w:rPr>
            </w:pPr>
            <w:r w:rsidRPr="00906B09">
              <w:rPr>
                <w:sz w:val="18"/>
                <w:szCs w:val="18"/>
              </w:rPr>
              <w:t>Operational / Interim / Geophysical data record (O/I/GDR)</w:t>
            </w:r>
          </w:p>
        </w:tc>
        <w:tc>
          <w:tcPr>
            <w:tcW w:w="2268" w:type="dxa"/>
            <w:shd w:val="clear" w:color="auto" w:fill="auto"/>
            <w:tcMar>
              <w:top w:w="55" w:type="dxa"/>
              <w:left w:w="55" w:type="dxa"/>
              <w:bottom w:w="55" w:type="dxa"/>
              <w:right w:w="55" w:type="dxa"/>
            </w:tcMar>
          </w:tcPr>
          <w:p w14:paraId="64C0EBAD" w14:textId="77777777" w:rsidR="00F932F3" w:rsidRPr="00906B09" w:rsidRDefault="00F932F3" w:rsidP="00A102D7">
            <w:pPr>
              <w:pStyle w:val="TableContents"/>
              <w:rPr>
                <w:sz w:val="18"/>
                <w:szCs w:val="18"/>
              </w:rPr>
            </w:pPr>
            <w:r w:rsidRPr="00906B09">
              <w:rPr>
                <w:sz w:val="18"/>
                <w:szCs w:val="18"/>
              </w:rPr>
              <w:t>Jason-2</w:t>
            </w:r>
          </w:p>
        </w:tc>
        <w:tc>
          <w:tcPr>
            <w:tcW w:w="1559" w:type="dxa"/>
            <w:shd w:val="clear" w:color="auto" w:fill="auto"/>
            <w:tcMar>
              <w:top w:w="55" w:type="dxa"/>
              <w:left w:w="55" w:type="dxa"/>
              <w:bottom w:w="55" w:type="dxa"/>
              <w:right w:w="55" w:type="dxa"/>
            </w:tcMar>
          </w:tcPr>
          <w:p w14:paraId="581E46A7" w14:textId="77777777" w:rsidR="00F932F3" w:rsidRPr="00906B09" w:rsidRDefault="00F932F3" w:rsidP="00A102D7">
            <w:pPr>
              <w:pStyle w:val="TableContents"/>
              <w:rPr>
                <w:sz w:val="18"/>
                <w:szCs w:val="18"/>
              </w:rPr>
            </w:pPr>
            <w:r w:rsidRPr="00906B09">
              <w:rPr>
                <w:sz w:val="18"/>
                <w:szCs w:val="18"/>
              </w:rPr>
              <w:t>AVISO</w:t>
            </w:r>
          </w:p>
          <w:p w14:paraId="1C8969B5" w14:textId="77777777" w:rsidR="00F932F3" w:rsidRPr="00906B09" w:rsidRDefault="00F932F3" w:rsidP="00A102D7">
            <w:pPr>
              <w:pStyle w:val="TableContents"/>
              <w:rPr>
                <w:sz w:val="18"/>
                <w:szCs w:val="18"/>
              </w:rPr>
            </w:pPr>
            <w:r w:rsidRPr="00906B09">
              <w:rPr>
                <w:sz w:val="18"/>
                <w:szCs w:val="18"/>
              </w:rPr>
              <w:t>EUMETSAT</w:t>
            </w:r>
          </w:p>
          <w:p w14:paraId="5EA913F4" w14:textId="77777777" w:rsidR="00F932F3" w:rsidRPr="00906B09" w:rsidRDefault="00F932F3" w:rsidP="00A102D7">
            <w:pPr>
              <w:pStyle w:val="TableContents"/>
              <w:rPr>
                <w:sz w:val="18"/>
                <w:szCs w:val="18"/>
              </w:rPr>
            </w:pPr>
            <w:r w:rsidRPr="00906B09">
              <w:rPr>
                <w:sz w:val="18"/>
                <w:szCs w:val="18"/>
              </w:rPr>
              <w:t>NOAA</w:t>
            </w:r>
          </w:p>
        </w:tc>
        <w:tc>
          <w:tcPr>
            <w:tcW w:w="1417" w:type="dxa"/>
            <w:shd w:val="clear" w:color="auto" w:fill="auto"/>
            <w:tcMar>
              <w:top w:w="55" w:type="dxa"/>
              <w:left w:w="55" w:type="dxa"/>
              <w:bottom w:w="55" w:type="dxa"/>
              <w:right w:w="55" w:type="dxa"/>
            </w:tcMar>
          </w:tcPr>
          <w:p w14:paraId="176F5142" w14:textId="77777777" w:rsidR="00F932F3" w:rsidRPr="00906B09" w:rsidRDefault="00F932F3" w:rsidP="00A102D7">
            <w:pPr>
              <w:pStyle w:val="Standard"/>
              <w:tabs>
                <w:tab w:val="right" w:pos="9072"/>
              </w:tabs>
              <w:jc w:val="left"/>
              <w:rPr>
                <w:sz w:val="18"/>
                <w:szCs w:val="18"/>
              </w:rPr>
            </w:pPr>
            <w:r w:rsidRPr="00906B09">
              <w:rPr>
                <w:sz w:val="18"/>
                <w:szCs w:val="18"/>
              </w:rPr>
              <w:t>netCDF</w:t>
            </w:r>
          </w:p>
        </w:tc>
      </w:tr>
      <w:tr w:rsidR="00F932F3" w:rsidRPr="00906B09" w14:paraId="75BF8346" w14:textId="77777777" w:rsidTr="009F3E3A">
        <w:tc>
          <w:tcPr>
            <w:tcW w:w="4461" w:type="dxa"/>
            <w:shd w:val="clear" w:color="auto" w:fill="auto"/>
            <w:tcMar>
              <w:top w:w="55" w:type="dxa"/>
              <w:left w:w="55" w:type="dxa"/>
              <w:bottom w:w="55" w:type="dxa"/>
              <w:right w:w="55" w:type="dxa"/>
            </w:tcMar>
          </w:tcPr>
          <w:p w14:paraId="525517C6" w14:textId="77777777" w:rsidR="00F932F3" w:rsidRPr="00906B09" w:rsidRDefault="00F932F3" w:rsidP="00A102D7">
            <w:pPr>
              <w:pStyle w:val="TableContents"/>
              <w:jc w:val="left"/>
              <w:rPr>
                <w:sz w:val="18"/>
                <w:szCs w:val="18"/>
              </w:rPr>
            </w:pPr>
            <w:r w:rsidRPr="00906B09">
              <w:rPr>
                <w:sz w:val="18"/>
                <w:szCs w:val="18"/>
              </w:rPr>
              <w:t>Sensor (Interim) Geophysical data record (S(I)GDR)</w:t>
            </w:r>
          </w:p>
        </w:tc>
        <w:tc>
          <w:tcPr>
            <w:tcW w:w="2268" w:type="dxa"/>
            <w:shd w:val="clear" w:color="auto" w:fill="auto"/>
            <w:tcMar>
              <w:top w:w="55" w:type="dxa"/>
              <w:left w:w="55" w:type="dxa"/>
              <w:bottom w:w="55" w:type="dxa"/>
              <w:right w:w="55" w:type="dxa"/>
            </w:tcMar>
          </w:tcPr>
          <w:p w14:paraId="257DFA65" w14:textId="77777777" w:rsidR="00F932F3" w:rsidRPr="00906B09" w:rsidRDefault="00F932F3" w:rsidP="00A102D7">
            <w:pPr>
              <w:pStyle w:val="TableContents"/>
              <w:rPr>
                <w:sz w:val="18"/>
                <w:szCs w:val="18"/>
              </w:rPr>
            </w:pPr>
            <w:r w:rsidRPr="00906B09">
              <w:rPr>
                <w:sz w:val="18"/>
                <w:szCs w:val="18"/>
              </w:rPr>
              <w:t>Jason-2</w:t>
            </w:r>
          </w:p>
        </w:tc>
        <w:tc>
          <w:tcPr>
            <w:tcW w:w="1559" w:type="dxa"/>
            <w:shd w:val="clear" w:color="auto" w:fill="auto"/>
            <w:tcMar>
              <w:top w:w="55" w:type="dxa"/>
              <w:left w:w="55" w:type="dxa"/>
              <w:bottom w:w="55" w:type="dxa"/>
              <w:right w:w="55" w:type="dxa"/>
            </w:tcMar>
          </w:tcPr>
          <w:p w14:paraId="6CFBCB02" w14:textId="77777777" w:rsidR="00F932F3" w:rsidRPr="00906B09" w:rsidRDefault="00F932F3" w:rsidP="00A102D7">
            <w:pPr>
              <w:pStyle w:val="TableContents"/>
              <w:rPr>
                <w:sz w:val="18"/>
                <w:szCs w:val="18"/>
              </w:rPr>
            </w:pPr>
            <w:r w:rsidRPr="00906B09">
              <w:rPr>
                <w:sz w:val="18"/>
                <w:szCs w:val="18"/>
              </w:rPr>
              <w:t>AVISO</w:t>
            </w:r>
          </w:p>
          <w:p w14:paraId="12A7EF29" w14:textId="77777777" w:rsidR="00F932F3" w:rsidRPr="00906B09" w:rsidRDefault="00F932F3" w:rsidP="00A102D7">
            <w:pPr>
              <w:pStyle w:val="TableContents"/>
              <w:rPr>
                <w:sz w:val="18"/>
                <w:szCs w:val="18"/>
              </w:rPr>
            </w:pPr>
            <w:r w:rsidRPr="00906B09">
              <w:rPr>
                <w:sz w:val="18"/>
                <w:szCs w:val="18"/>
              </w:rPr>
              <w:t>EUMETSAT</w:t>
            </w:r>
          </w:p>
          <w:p w14:paraId="4F8EACDE" w14:textId="77777777" w:rsidR="00F932F3" w:rsidRPr="00906B09" w:rsidRDefault="00F932F3" w:rsidP="00A102D7">
            <w:pPr>
              <w:pStyle w:val="TableContents"/>
              <w:rPr>
                <w:sz w:val="18"/>
                <w:szCs w:val="18"/>
              </w:rPr>
            </w:pPr>
            <w:r w:rsidRPr="00906B09">
              <w:rPr>
                <w:sz w:val="18"/>
                <w:szCs w:val="18"/>
              </w:rPr>
              <w:t>NOAA</w:t>
            </w:r>
          </w:p>
        </w:tc>
        <w:tc>
          <w:tcPr>
            <w:tcW w:w="1417" w:type="dxa"/>
            <w:shd w:val="clear" w:color="auto" w:fill="auto"/>
            <w:tcMar>
              <w:top w:w="55" w:type="dxa"/>
              <w:left w:w="55" w:type="dxa"/>
              <w:bottom w:w="55" w:type="dxa"/>
              <w:right w:w="55" w:type="dxa"/>
            </w:tcMar>
          </w:tcPr>
          <w:p w14:paraId="2F8AAA99" w14:textId="77777777" w:rsidR="00F932F3" w:rsidRPr="00906B09" w:rsidRDefault="00F932F3" w:rsidP="00A102D7">
            <w:pPr>
              <w:pStyle w:val="Standard"/>
              <w:tabs>
                <w:tab w:val="right" w:pos="9072"/>
              </w:tabs>
              <w:jc w:val="left"/>
              <w:rPr>
                <w:sz w:val="18"/>
                <w:szCs w:val="18"/>
              </w:rPr>
            </w:pPr>
            <w:r w:rsidRPr="00906B09">
              <w:rPr>
                <w:sz w:val="18"/>
                <w:szCs w:val="18"/>
              </w:rPr>
              <w:t>netCDF</w:t>
            </w:r>
          </w:p>
        </w:tc>
      </w:tr>
      <w:tr w:rsidR="00F932F3" w:rsidRPr="00906B09" w14:paraId="45B07ED1" w14:textId="77777777" w:rsidTr="009F3E3A">
        <w:tc>
          <w:tcPr>
            <w:tcW w:w="4461" w:type="dxa"/>
            <w:shd w:val="clear" w:color="auto" w:fill="auto"/>
            <w:tcMar>
              <w:top w:w="55" w:type="dxa"/>
              <w:left w:w="55" w:type="dxa"/>
              <w:bottom w:w="55" w:type="dxa"/>
              <w:right w:w="55" w:type="dxa"/>
            </w:tcMar>
          </w:tcPr>
          <w:p w14:paraId="4F1C1083" w14:textId="77777777" w:rsidR="00F932F3" w:rsidRPr="00906B09" w:rsidRDefault="00F932F3" w:rsidP="00A102D7">
            <w:pPr>
              <w:pStyle w:val="TableContents"/>
              <w:jc w:val="left"/>
              <w:rPr>
                <w:sz w:val="18"/>
                <w:szCs w:val="18"/>
              </w:rPr>
            </w:pPr>
            <w:r w:rsidRPr="00906B09">
              <w:rPr>
                <w:sz w:val="18"/>
                <w:szCs w:val="18"/>
              </w:rPr>
              <w:t>Sea Surface Height Anomaly Operational / Interim / Geophysical data record (SSHA O/I/GDR)</w:t>
            </w:r>
          </w:p>
        </w:tc>
        <w:tc>
          <w:tcPr>
            <w:tcW w:w="2268" w:type="dxa"/>
            <w:shd w:val="clear" w:color="auto" w:fill="auto"/>
            <w:tcMar>
              <w:top w:w="55" w:type="dxa"/>
              <w:left w:w="55" w:type="dxa"/>
              <w:bottom w:w="55" w:type="dxa"/>
              <w:right w:w="55" w:type="dxa"/>
            </w:tcMar>
          </w:tcPr>
          <w:p w14:paraId="02B243A4" w14:textId="77777777" w:rsidR="00F932F3" w:rsidRPr="00906B09" w:rsidRDefault="00F932F3" w:rsidP="00A102D7">
            <w:pPr>
              <w:pStyle w:val="TableContents"/>
              <w:rPr>
                <w:sz w:val="18"/>
                <w:szCs w:val="18"/>
              </w:rPr>
            </w:pPr>
            <w:r w:rsidRPr="00906B09">
              <w:rPr>
                <w:sz w:val="18"/>
                <w:szCs w:val="18"/>
              </w:rPr>
              <w:t>Jason-2</w:t>
            </w:r>
          </w:p>
        </w:tc>
        <w:tc>
          <w:tcPr>
            <w:tcW w:w="1559" w:type="dxa"/>
            <w:shd w:val="clear" w:color="auto" w:fill="auto"/>
            <w:tcMar>
              <w:top w:w="55" w:type="dxa"/>
              <w:left w:w="55" w:type="dxa"/>
              <w:bottom w:w="55" w:type="dxa"/>
              <w:right w:w="55" w:type="dxa"/>
            </w:tcMar>
          </w:tcPr>
          <w:p w14:paraId="0BD99A16" w14:textId="77777777" w:rsidR="00F932F3" w:rsidRPr="00906B09" w:rsidRDefault="00F932F3" w:rsidP="00A102D7">
            <w:pPr>
              <w:pStyle w:val="TableContents"/>
              <w:rPr>
                <w:sz w:val="18"/>
                <w:szCs w:val="18"/>
              </w:rPr>
            </w:pPr>
            <w:r w:rsidRPr="00906B09">
              <w:rPr>
                <w:sz w:val="18"/>
                <w:szCs w:val="18"/>
              </w:rPr>
              <w:t>AVISO</w:t>
            </w:r>
          </w:p>
          <w:p w14:paraId="35F8F79E" w14:textId="77777777" w:rsidR="00F932F3" w:rsidRPr="00906B09" w:rsidRDefault="00F932F3" w:rsidP="00A102D7">
            <w:pPr>
              <w:pStyle w:val="TableContents"/>
              <w:rPr>
                <w:sz w:val="18"/>
                <w:szCs w:val="18"/>
              </w:rPr>
            </w:pPr>
            <w:r w:rsidRPr="00906B09">
              <w:rPr>
                <w:sz w:val="18"/>
                <w:szCs w:val="18"/>
              </w:rPr>
              <w:t>EUMETSAT</w:t>
            </w:r>
          </w:p>
          <w:p w14:paraId="2B4026A8" w14:textId="77777777" w:rsidR="00F932F3" w:rsidRPr="00906B09" w:rsidRDefault="00F932F3" w:rsidP="00A102D7">
            <w:pPr>
              <w:pStyle w:val="TableContents"/>
              <w:rPr>
                <w:sz w:val="18"/>
                <w:szCs w:val="18"/>
              </w:rPr>
            </w:pPr>
            <w:r w:rsidRPr="00906B09">
              <w:rPr>
                <w:sz w:val="18"/>
                <w:szCs w:val="18"/>
              </w:rPr>
              <w:lastRenderedPageBreak/>
              <w:t>NOAA</w:t>
            </w:r>
          </w:p>
        </w:tc>
        <w:tc>
          <w:tcPr>
            <w:tcW w:w="1417" w:type="dxa"/>
            <w:shd w:val="clear" w:color="auto" w:fill="auto"/>
            <w:tcMar>
              <w:top w:w="55" w:type="dxa"/>
              <w:left w:w="55" w:type="dxa"/>
              <w:bottom w:w="55" w:type="dxa"/>
              <w:right w:w="55" w:type="dxa"/>
            </w:tcMar>
          </w:tcPr>
          <w:p w14:paraId="5717C369" w14:textId="77777777" w:rsidR="00F932F3" w:rsidRPr="00906B09" w:rsidRDefault="00F932F3" w:rsidP="00A102D7">
            <w:pPr>
              <w:pStyle w:val="Standard"/>
              <w:tabs>
                <w:tab w:val="right" w:pos="9072"/>
              </w:tabs>
              <w:jc w:val="left"/>
              <w:rPr>
                <w:sz w:val="18"/>
                <w:szCs w:val="18"/>
              </w:rPr>
            </w:pPr>
            <w:r w:rsidRPr="00906B09">
              <w:rPr>
                <w:sz w:val="18"/>
                <w:szCs w:val="18"/>
              </w:rPr>
              <w:lastRenderedPageBreak/>
              <w:t>netCDF</w:t>
            </w:r>
          </w:p>
        </w:tc>
      </w:tr>
      <w:tr w:rsidR="00F932F3" w:rsidRPr="00906B09" w14:paraId="50141E09" w14:textId="77777777" w:rsidTr="009F3E3A">
        <w:tc>
          <w:tcPr>
            <w:tcW w:w="4461" w:type="dxa"/>
            <w:shd w:val="clear" w:color="auto" w:fill="auto"/>
            <w:tcMar>
              <w:top w:w="55" w:type="dxa"/>
              <w:left w:w="55" w:type="dxa"/>
              <w:bottom w:w="55" w:type="dxa"/>
              <w:right w:w="55" w:type="dxa"/>
            </w:tcMar>
          </w:tcPr>
          <w:p w14:paraId="1EFDF271" w14:textId="77777777" w:rsidR="00F932F3" w:rsidRPr="00906B09" w:rsidRDefault="00F932F3" w:rsidP="00A102D7">
            <w:pPr>
              <w:pStyle w:val="TableContents"/>
              <w:jc w:val="left"/>
              <w:rPr>
                <w:sz w:val="18"/>
                <w:szCs w:val="18"/>
              </w:rPr>
            </w:pPr>
            <w:r w:rsidRPr="00906B09">
              <w:rPr>
                <w:sz w:val="18"/>
                <w:szCs w:val="18"/>
              </w:rPr>
              <w:lastRenderedPageBreak/>
              <w:t>Topex waveforms</w:t>
            </w:r>
          </w:p>
        </w:tc>
        <w:tc>
          <w:tcPr>
            <w:tcW w:w="2268" w:type="dxa"/>
            <w:shd w:val="clear" w:color="auto" w:fill="auto"/>
            <w:tcMar>
              <w:top w:w="55" w:type="dxa"/>
              <w:left w:w="55" w:type="dxa"/>
              <w:bottom w:w="55" w:type="dxa"/>
              <w:right w:w="55" w:type="dxa"/>
            </w:tcMar>
          </w:tcPr>
          <w:p w14:paraId="0F4A9CB7" w14:textId="77777777" w:rsidR="00F932F3" w:rsidRPr="00906B09" w:rsidRDefault="00F932F3" w:rsidP="00A102D7">
            <w:pPr>
              <w:pStyle w:val="TableContents"/>
              <w:rPr>
                <w:sz w:val="18"/>
                <w:szCs w:val="18"/>
              </w:rPr>
            </w:pPr>
            <w:r w:rsidRPr="00906B09">
              <w:rPr>
                <w:sz w:val="18"/>
                <w:szCs w:val="18"/>
              </w:rPr>
              <w:t>Topex/Poseidon</w:t>
            </w:r>
          </w:p>
        </w:tc>
        <w:tc>
          <w:tcPr>
            <w:tcW w:w="1559" w:type="dxa"/>
            <w:shd w:val="clear" w:color="auto" w:fill="auto"/>
            <w:tcMar>
              <w:top w:w="55" w:type="dxa"/>
              <w:left w:w="55" w:type="dxa"/>
              <w:bottom w:w="55" w:type="dxa"/>
              <w:right w:w="55" w:type="dxa"/>
            </w:tcMar>
          </w:tcPr>
          <w:p w14:paraId="3C6ACCC8" w14:textId="77777777" w:rsidR="00F932F3" w:rsidRPr="00906B09" w:rsidRDefault="00F932F3" w:rsidP="00A102D7">
            <w:pPr>
              <w:pStyle w:val="TableContents"/>
              <w:rPr>
                <w:sz w:val="18"/>
                <w:szCs w:val="18"/>
              </w:rPr>
            </w:pPr>
            <w:r w:rsidRPr="00906B09">
              <w:rPr>
                <w:sz w:val="18"/>
                <w:szCs w:val="18"/>
              </w:rPr>
              <w:t>PO.DAAC</w:t>
            </w:r>
          </w:p>
        </w:tc>
        <w:tc>
          <w:tcPr>
            <w:tcW w:w="1417" w:type="dxa"/>
            <w:shd w:val="clear" w:color="auto" w:fill="auto"/>
            <w:tcMar>
              <w:top w:w="55" w:type="dxa"/>
              <w:left w:w="55" w:type="dxa"/>
              <w:bottom w:w="55" w:type="dxa"/>
              <w:right w:w="55" w:type="dxa"/>
            </w:tcMar>
          </w:tcPr>
          <w:p w14:paraId="683EE640" w14:textId="77777777" w:rsidR="00F932F3" w:rsidRPr="00906B09" w:rsidRDefault="00F932F3" w:rsidP="00A102D7">
            <w:pPr>
              <w:pStyle w:val="TableContents"/>
              <w:rPr>
                <w:sz w:val="18"/>
                <w:szCs w:val="18"/>
              </w:rPr>
            </w:pPr>
            <w:r w:rsidRPr="00906B09">
              <w:rPr>
                <w:sz w:val="18"/>
                <w:szCs w:val="18"/>
              </w:rPr>
              <w:t>binary</w:t>
            </w:r>
          </w:p>
        </w:tc>
      </w:tr>
      <w:tr w:rsidR="00F932F3" w:rsidRPr="00906B09" w14:paraId="34CFF1A9" w14:textId="77777777" w:rsidTr="009F3E3A">
        <w:tc>
          <w:tcPr>
            <w:tcW w:w="4461" w:type="dxa"/>
            <w:shd w:val="clear" w:color="auto" w:fill="auto"/>
            <w:tcMar>
              <w:top w:w="55" w:type="dxa"/>
              <w:left w:w="55" w:type="dxa"/>
              <w:bottom w:w="55" w:type="dxa"/>
              <w:right w:w="55" w:type="dxa"/>
            </w:tcMar>
          </w:tcPr>
          <w:p w14:paraId="2ED1119E" w14:textId="77777777" w:rsidR="00F932F3" w:rsidRPr="00906B09" w:rsidRDefault="00F932F3" w:rsidP="00A102D7">
            <w:pPr>
              <w:pStyle w:val="TableContents"/>
              <w:jc w:val="left"/>
              <w:rPr>
                <w:sz w:val="18"/>
                <w:szCs w:val="18"/>
              </w:rPr>
            </w:pPr>
            <w:r w:rsidRPr="00906B09">
              <w:rPr>
                <w:sz w:val="18"/>
                <w:szCs w:val="18"/>
              </w:rPr>
              <w:t>RA OPR</w:t>
            </w:r>
          </w:p>
        </w:tc>
        <w:tc>
          <w:tcPr>
            <w:tcW w:w="2268" w:type="dxa"/>
            <w:shd w:val="clear" w:color="auto" w:fill="auto"/>
            <w:tcMar>
              <w:top w:w="55" w:type="dxa"/>
              <w:left w:w="55" w:type="dxa"/>
              <w:bottom w:w="55" w:type="dxa"/>
              <w:right w:w="55" w:type="dxa"/>
            </w:tcMar>
          </w:tcPr>
          <w:p w14:paraId="259DA5C7" w14:textId="77777777" w:rsidR="00F932F3" w:rsidRPr="00906B09" w:rsidRDefault="00F932F3" w:rsidP="00A102D7">
            <w:pPr>
              <w:pStyle w:val="TableContents"/>
              <w:rPr>
                <w:sz w:val="18"/>
                <w:szCs w:val="18"/>
              </w:rPr>
            </w:pPr>
            <w:r w:rsidRPr="00906B09">
              <w:rPr>
                <w:sz w:val="18"/>
                <w:szCs w:val="18"/>
              </w:rPr>
              <w:t>ERS-1 and 2</w:t>
            </w:r>
          </w:p>
        </w:tc>
        <w:tc>
          <w:tcPr>
            <w:tcW w:w="1559" w:type="dxa"/>
            <w:shd w:val="clear" w:color="auto" w:fill="auto"/>
            <w:tcMar>
              <w:top w:w="55" w:type="dxa"/>
              <w:left w:w="55" w:type="dxa"/>
              <w:bottom w:w="55" w:type="dxa"/>
              <w:right w:w="55" w:type="dxa"/>
            </w:tcMar>
          </w:tcPr>
          <w:p w14:paraId="2BED92CB" w14:textId="77777777" w:rsidR="00F932F3" w:rsidRPr="00906B09" w:rsidRDefault="00F932F3" w:rsidP="00A102D7">
            <w:pPr>
              <w:pStyle w:val="TableContents"/>
              <w:rPr>
                <w:sz w:val="18"/>
                <w:szCs w:val="18"/>
              </w:rPr>
            </w:pPr>
            <w:r w:rsidRPr="00906B09">
              <w:rPr>
                <w:sz w:val="18"/>
                <w:szCs w:val="18"/>
              </w:rPr>
              <w:t>CERSAT</w:t>
            </w:r>
          </w:p>
        </w:tc>
        <w:tc>
          <w:tcPr>
            <w:tcW w:w="1417" w:type="dxa"/>
            <w:shd w:val="clear" w:color="auto" w:fill="auto"/>
            <w:tcMar>
              <w:top w:w="55" w:type="dxa"/>
              <w:left w:w="55" w:type="dxa"/>
              <w:bottom w:w="55" w:type="dxa"/>
              <w:right w:w="55" w:type="dxa"/>
            </w:tcMar>
          </w:tcPr>
          <w:p w14:paraId="542544DF" w14:textId="77777777" w:rsidR="00F932F3" w:rsidRPr="00906B09" w:rsidRDefault="00F932F3" w:rsidP="00A102D7">
            <w:pPr>
              <w:pStyle w:val="TableContents"/>
              <w:rPr>
                <w:sz w:val="18"/>
                <w:szCs w:val="18"/>
              </w:rPr>
            </w:pPr>
            <w:r w:rsidRPr="00906B09">
              <w:rPr>
                <w:sz w:val="18"/>
                <w:szCs w:val="18"/>
              </w:rPr>
              <w:t>ESA PDS</w:t>
            </w:r>
          </w:p>
        </w:tc>
      </w:tr>
      <w:tr w:rsidR="00F932F3" w:rsidRPr="00906B09" w14:paraId="547857E1" w14:textId="77777777" w:rsidTr="009F3E3A">
        <w:tc>
          <w:tcPr>
            <w:tcW w:w="4461" w:type="dxa"/>
            <w:shd w:val="clear" w:color="auto" w:fill="auto"/>
            <w:tcMar>
              <w:top w:w="55" w:type="dxa"/>
              <w:left w:w="55" w:type="dxa"/>
              <w:bottom w:w="55" w:type="dxa"/>
              <w:right w:w="55" w:type="dxa"/>
            </w:tcMar>
          </w:tcPr>
          <w:p w14:paraId="2876A149" w14:textId="77777777" w:rsidR="00F932F3" w:rsidRPr="00906B09" w:rsidRDefault="00F932F3" w:rsidP="00A102D7">
            <w:pPr>
              <w:pStyle w:val="TableContents"/>
              <w:jc w:val="left"/>
              <w:rPr>
                <w:sz w:val="18"/>
                <w:szCs w:val="18"/>
              </w:rPr>
            </w:pPr>
            <w:r w:rsidRPr="00906B09">
              <w:rPr>
                <w:sz w:val="18"/>
                <w:szCs w:val="18"/>
              </w:rPr>
              <w:t>RA WAP</w:t>
            </w:r>
          </w:p>
        </w:tc>
        <w:tc>
          <w:tcPr>
            <w:tcW w:w="2268" w:type="dxa"/>
            <w:shd w:val="clear" w:color="auto" w:fill="auto"/>
            <w:tcMar>
              <w:top w:w="55" w:type="dxa"/>
              <w:left w:w="55" w:type="dxa"/>
              <w:bottom w:w="55" w:type="dxa"/>
              <w:right w:w="55" w:type="dxa"/>
            </w:tcMar>
          </w:tcPr>
          <w:p w14:paraId="6A162C88" w14:textId="77777777" w:rsidR="00F932F3" w:rsidRPr="00906B09" w:rsidRDefault="00F932F3" w:rsidP="00A102D7">
            <w:pPr>
              <w:pStyle w:val="TableContents"/>
              <w:rPr>
                <w:sz w:val="18"/>
                <w:szCs w:val="18"/>
              </w:rPr>
            </w:pPr>
            <w:r w:rsidRPr="00906B09">
              <w:rPr>
                <w:sz w:val="18"/>
                <w:szCs w:val="18"/>
              </w:rPr>
              <w:t>ERS-1 and 2</w:t>
            </w:r>
          </w:p>
        </w:tc>
        <w:tc>
          <w:tcPr>
            <w:tcW w:w="1559" w:type="dxa"/>
            <w:shd w:val="clear" w:color="auto" w:fill="auto"/>
            <w:tcMar>
              <w:top w:w="55" w:type="dxa"/>
              <w:left w:w="55" w:type="dxa"/>
              <w:bottom w:w="55" w:type="dxa"/>
              <w:right w:w="55" w:type="dxa"/>
            </w:tcMar>
          </w:tcPr>
          <w:p w14:paraId="6FB75464" w14:textId="77777777" w:rsidR="00F932F3" w:rsidRPr="00906B09" w:rsidRDefault="00F932F3" w:rsidP="00A102D7">
            <w:pPr>
              <w:pStyle w:val="TableContents"/>
              <w:rPr>
                <w:sz w:val="18"/>
                <w:szCs w:val="18"/>
              </w:rPr>
            </w:pPr>
            <w:r w:rsidRPr="00906B09">
              <w:rPr>
                <w:sz w:val="18"/>
                <w:szCs w:val="18"/>
              </w:rPr>
              <w:t>CERSAT</w:t>
            </w:r>
          </w:p>
        </w:tc>
        <w:tc>
          <w:tcPr>
            <w:tcW w:w="1417" w:type="dxa"/>
            <w:shd w:val="clear" w:color="auto" w:fill="auto"/>
            <w:tcMar>
              <w:top w:w="55" w:type="dxa"/>
              <w:left w:w="55" w:type="dxa"/>
              <w:bottom w:w="55" w:type="dxa"/>
              <w:right w:w="55" w:type="dxa"/>
            </w:tcMar>
          </w:tcPr>
          <w:p w14:paraId="672D6B40" w14:textId="77777777" w:rsidR="00F932F3" w:rsidRPr="00906B09" w:rsidRDefault="00F932F3" w:rsidP="00A102D7">
            <w:pPr>
              <w:pStyle w:val="TableContents"/>
              <w:rPr>
                <w:sz w:val="18"/>
                <w:szCs w:val="18"/>
              </w:rPr>
            </w:pPr>
            <w:r w:rsidRPr="00906B09">
              <w:rPr>
                <w:sz w:val="18"/>
                <w:szCs w:val="18"/>
              </w:rPr>
              <w:t>ESA PDS</w:t>
            </w:r>
          </w:p>
        </w:tc>
      </w:tr>
      <w:tr w:rsidR="00F932F3" w:rsidRPr="00906B09" w14:paraId="1BBC2C92" w14:textId="77777777" w:rsidTr="00F932F3">
        <w:tc>
          <w:tcPr>
            <w:tcW w:w="4461" w:type="dxa"/>
            <w:shd w:val="clear" w:color="auto" w:fill="auto"/>
            <w:tcMar>
              <w:top w:w="55" w:type="dxa"/>
              <w:left w:w="55" w:type="dxa"/>
              <w:bottom w:w="55" w:type="dxa"/>
              <w:right w:w="55" w:type="dxa"/>
            </w:tcMar>
          </w:tcPr>
          <w:p w14:paraId="27D04694" w14:textId="77777777" w:rsidR="00F932F3" w:rsidRPr="00906B09" w:rsidRDefault="00F932F3" w:rsidP="00A102D7">
            <w:pPr>
              <w:pStyle w:val="TableContents"/>
              <w:jc w:val="left"/>
              <w:rPr>
                <w:sz w:val="18"/>
                <w:szCs w:val="18"/>
              </w:rPr>
            </w:pPr>
            <w:r w:rsidRPr="00906B09">
              <w:rPr>
                <w:sz w:val="18"/>
                <w:szCs w:val="18"/>
              </w:rPr>
              <w:t>ERS REAPER Level 2 Products</w:t>
            </w:r>
          </w:p>
        </w:tc>
        <w:tc>
          <w:tcPr>
            <w:tcW w:w="2268" w:type="dxa"/>
            <w:shd w:val="clear" w:color="auto" w:fill="auto"/>
            <w:tcMar>
              <w:top w:w="55" w:type="dxa"/>
              <w:left w:w="55" w:type="dxa"/>
              <w:bottom w:w="55" w:type="dxa"/>
              <w:right w:w="55" w:type="dxa"/>
            </w:tcMar>
          </w:tcPr>
          <w:p w14:paraId="7C306E8F" w14:textId="77777777" w:rsidR="00F932F3" w:rsidRPr="00906B09" w:rsidRDefault="00F932F3" w:rsidP="00A102D7">
            <w:pPr>
              <w:pStyle w:val="TableContents"/>
              <w:rPr>
                <w:sz w:val="18"/>
                <w:szCs w:val="18"/>
              </w:rPr>
            </w:pPr>
            <w:r w:rsidRPr="00906B09">
              <w:rPr>
                <w:sz w:val="18"/>
                <w:szCs w:val="18"/>
              </w:rPr>
              <w:t>ERS-1 and 2</w:t>
            </w:r>
          </w:p>
        </w:tc>
        <w:tc>
          <w:tcPr>
            <w:tcW w:w="1559" w:type="dxa"/>
            <w:shd w:val="clear" w:color="auto" w:fill="auto"/>
            <w:tcMar>
              <w:top w:w="55" w:type="dxa"/>
              <w:left w:w="55" w:type="dxa"/>
              <w:bottom w:w="55" w:type="dxa"/>
              <w:right w:w="55" w:type="dxa"/>
            </w:tcMar>
          </w:tcPr>
          <w:p w14:paraId="690E5923" w14:textId="77777777" w:rsidR="00F932F3" w:rsidRPr="00906B09" w:rsidRDefault="00F932F3" w:rsidP="00A102D7">
            <w:pPr>
              <w:pStyle w:val="TableContents"/>
              <w:rPr>
                <w:sz w:val="18"/>
                <w:szCs w:val="18"/>
              </w:rPr>
            </w:pPr>
            <w:r w:rsidRPr="00906B09">
              <w:rPr>
                <w:sz w:val="18"/>
                <w:szCs w:val="18"/>
              </w:rPr>
              <w:t>ESA</w:t>
            </w:r>
          </w:p>
        </w:tc>
        <w:tc>
          <w:tcPr>
            <w:tcW w:w="1417" w:type="dxa"/>
            <w:shd w:val="clear" w:color="auto" w:fill="auto"/>
            <w:tcMar>
              <w:top w:w="55" w:type="dxa"/>
              <w:left w:w="55" w:type="dxa"/>
              <w:bottom w:w="55" w:type="dxa"/>
              <w:right w:w="55" w:type="dxa"/>
            </w:tcMar>
          </w:tcPr>
          <w:p w14:paraId="667E70D9" w14:textId="77777777" w:rsidR="00F932F3" w:rsidRPr="00906B09" w:rsidRDefault="00F932F3" w:rsidP="00A102D7">
            <w:pPr>
              <w:pStyle w:val="TableContents"/>
              <w:rPr>
                <w:sz w:val="18"/>
                <w:szCs w:val="18"/>
              </w:rPr>
            </w:pPr>
            <w:r w:rsidRPr="00906B09">
              <w:rPr>
                <w:sz w:val="18"/>
                <w:szCs w:val="18"/>
              </w:rPr>
              <w:t>netCDF</w:t>
            </w:r>
          </w:p>
        </w:tc>
      </w:tr>
      <w:tr w:rsidR="00F932F3" w:rsidRPr="00906B09" w14:paraId="218621E9" w14:textId="77777777" w:rsidTr="009F3E3A">
        <w:tc>
          <w:tcPr>
            <w:tcW w:w="4461" w:type="dxa"/>
            <w:shd w:val="clear" w:color="auto" w:fill="auto"/>
            <w:tcMar>
              <w:top w:w="55" w:type="dxa"/>
              <w:left w:w="55" w:type="dxa"/>
              <w:bottom w:w="55" w:type="dxa"/>
              <w:right w:w="55" w:type="dxa"/>
            </w:tcMar>
          </w:tcPr>
          <w:p w14:paraId="1D069A8F" w14:textId="77777777" w:rsidR="00F932F3" w:rsidRPr="00906B09" w:rsidRDefault="00F932F3" w:rsidP="00A102D7">
            <w:pPr>
              <w:pStyle w:val="TableContents"/>
              <w:jc w:val="left"/>
              <w:rPr>
                <w:sz w:val="18"/>
                <w:szCs w:val="18"/>
              </w:rPr>
            </w:pPr>
            <w:r w:rsidRPr="00906B09">
              <w:rPr>
                <w:sz w:val="18"/>
                <w:szCs w:val="18"/>
              </w:rPr>
              <w:t>Geophysical data record (GDR)</w:t>
            </w:r>
          </w:p>
        </w:tc>
        <w:tc>
          <w:tcPr>
            <w:tcW w:w="2268" w:type="dxa"/>
            <w:shd w:val="clear" w:color="auto" w:fill="auto"/>
            <w:tcMar>
              <w:top w:w="55" w:type="dxa"/>
              <w:left w:w="55" w:type="dxa"/>
              <w:bottom w:w="55" w:type="dxa"/>
              <w:right w:w="55" w:type="dxa"/>
            </w:tcMar>
          </w:tcPr>
          <w:p w14:paraId="2164184C" w14:textId="77777777" w:rsidR="00F932F3" w:rsidRPr="00906B09" w:rsidRDefault="00F932F3" w:rsidP="00A102D7">
            <w:pPr>
              <w:pStyle w:val="TableContents"/>
              <w:rPr>
                <w:sz w:val="18"/>
                <w:szCs w:val="18"/>
              </w:rPr>
            </w:pPr>
            <w:r w:rsidRPr="00906B09">
              <w:rPr>
                <w:sz w:val="18"/>
                <w:szCs w:val="18"/>
              </w:rPr>
              <w:t>GFO</w:t>
            </w:r>
          </w:p>
        </w:tc>
        <w:tc>
          <w:tcPr>
            <w:tcW w:w="1559" w:type="dxa"/>
            <w:shd w:val="clear" w:color="auto" w:fill="auto"/>
            <w:tcMar>
              <w:top w:w="55" w:type="dxa"/>
              <w:left w:w="55" w:type="dxa"/>
              <w:bottom w:w="55" w:type="dxa"/>
              <w:right w:w="55" w:type="dxa"/>
            </w:tcMar>
          </w:tcPr>
          <w:p w14:paraId="1804E5DE" w14:textId="77777777" w:rsidR="00F932F3" w:rsidRPr="00906B09" w:rsidRDefault="00F932F3" w:rsidP="00A102D7">
            <w:pPr>
              <w:pStyle w:val="TableContents"/>
              <w:rPr>
                <w:sz w:val="18"/>
                <w:szCs w:val="18"/>
              </w:rPr>
            </w:pPr>
            <w:r w:rsidRPr="00906B09">
              <w:rPr>
                <w:sz w:val="18"/>
                <w:szCs w:val="18"/>
              </w:rPr>
              <w:t>NOAA</w:t>
            </w:r>
          </w:p>
        </w:tc>
        <w:tc>
          <w:tcPr>
            <w:tcW w:w="1417" w:type="dxa"/>
            <w:shd w:val="clear" w:color="auto" w:fill="auto"/>
            <w:tcMar>
              <w:top w:w="55" w:type="dxa"/>
              <w:left w:w="55" w:type="dxa"/>
              <w:bottom w:w="55" w:type="dxa"/>
              <w:right w:w="55" w:type="dxa"/>
            </w:tcMar>
          </w:tcPr>
          <w:p w14:paraId="0EF3295A" w14:textId="77777777" w:rsidR="00F932F3" w:rsidRPr="00906B09" w:rsidRDefault="00F932F3" w:rsidP="00A102D7">
            <w:pPr>
              <w:pStyle w:val="TableContents"/>
              <w:rPr>
                <w:sz w:val="18"/>
                <w:szCs w:val="18"/>
              </w:rPr>
            </w:pPr>
            <w:r w:rsidRPr="00906B09">
              <w:rPr>
                <w:sz w:val="18"/>
                <w:szCs w:val="18"/>
              </w:rPr>
              <w:t>binary</w:t>
            </w:r>
          </w:p>
        </w:tc>
      </w:tr>
      <w:tr w:rsidR="00F932F3" w:rsidRPr="00906B09" w14:paraId="01DA4CEA" w14:textId="77777777" w:rsidTr="00F932F3">
        <w:tc>
          <w:tcPr>
            <w:tcW w:w="4461" w:type="dxa"/>
            <w:shd w:val="clear" w:color="auto" w:fill="auto"/>
            <w:tcMar>
              <w:top w:w="55" w:type="dxa"/>
              <w:left w:w="55" w:type="dxa"/>
              <w:bottom w:w="55" w:type="dxa"/>
              <w:right w:w="55" w:type="dxa"/>
            </w:tcMar>
          </w:tcPr>
          <w:p w14:paraId="31CFB4AC" w14:textId="77777777" w:rsidR="00F932F3" w:rsidRPr="00906B09" w:rsidRDefault="00F932F3" w:rsidP="00A102D7">
            <w:pPr>
              <w:pStyle w:val="TableContents"/>
              <w:jc w:val="left"/>
              <w:rPr>
                <w:sz w:val="18"/>
                <w:szCs w:val="18"/>
              </w:rPr>
            </w:pPr>
            <w:r w:rsidRPr="00906B09">
              <w:rPr>
                <w:sz w:val="18"/>
                <w:szCs w:val="18"/>
              </w:rPr>
              <w:t>Level 1 &amp; Level 2 Products</w:t>
            </w:r>
          </w:p>
        </w:tc>
        <w:tc>
          <w:tcPr>
            <w:tcW w:w="2268" w:type="dxa"/>
            <w:shd w:val="clear" w:color="auto" w:fill="auto"/>
            <w:tcMar>
              <w:top w:w="55" w:type="dxa"/>
              <w:left w:w="55" w:type="dxa"/>
              <w:bottom w:w="55" w:type="dxa"/>
              <w:right w:w="55" w:type="dxa"/>
            </w:tcMar>
          </w:tcPr>
          <w:p w14:paraId="0852F9D6" w14:textId="77777777" w:rsidR="00F932F3" w:rsidRPr="00906B09" w:rsidRDefault="00F932F3" w:rsidP="00A102D7">
            <w:pPr>
              <w:pStyle w:val="TableContents"/>
            </w:pPr>
            <w:r w:rsidRPr="00906B09">
              <w:rPr>
                <w:sz w:val="18"/>
                <w:szCs w:val="18"/>
              </w:rPr>
              <w:t>Sentinel 3</w:t>
            </w:r>
            <w:r w:rsidRPr="00906B09">
              <w:rPr>
                <w:sz w:val="18"/>
                <w:szCs w:val="18"/>
                <w:vertAlign w:val="superscript"/>
              </w:rPr>
              <w:t>*</w:t>
            </w:r>
          </w:p>
        </w:tc>
        <w:tc>
          <w:tcPr>
            <w:tcW w:w="1559" w:type="dxa"/>
            <w:shd w:val="clear" w:color="auto" w:fill="auto"/>
            <w:tcMar>
              <w:top w:w="55" w:type="dxa"/>
              <w:left w:w="55" w:type="dxa"/>
              <w:bottom w:w="55" w:type="dxa"/>
              <w:right w:w="55" w:type="dxa"/>
            </w:tcMar>
          </w:tcPr>
          <w:p w14:paraId="724747ED" w14:textId="77777777" w:rsidR="00F932F3" w:rsidRPr="00906B09" w:rsidRDefault="00F932F3" w:rsidP="00A102D7">
            <w:pPr>
              <w:pStyle w:val="TableContents"/>
              <w:rPr>
                <w:sz w:val="18"/>
                <w:szCs w:val="18"/>
              </w:rPr>
            </w:pPr>
            <w:r w:rsidRPr="00906B09">
              <w:rPr>
                <w:sz w:val="18"/>
                <w:szCs w:val="18"/>
              </w:rPr>
              <w:t>ESA</w:t>
            </w:r>
          </w:p>
        </w:tc>
        <w:tc>
          <w:tcPr>
            <w:tcW w:w="1417" w:type="dxa"/>
            <w:shd w:val="clear" w:color="auto" w:fill="auto"/>
            <w:tcMar>
              <w:top w:w="55" w:type="dxa"/>
              <w:left w:w="55" w:type="dxa"/>
              <w:bottom w:w="55" w:type="dxa"/>
              <w:right w:w="55" w:type="dxa"/>
            </w:tcMar>
          </w:tcPr>
          <w:p w14:paraId="339F505A" w14:textId="77777777" w:rsidR="00F932F3" w:rsidRPr="00906B09" w:rsidRDefault="00F932F3" w:rsidP="00A102D7">
            <w:pPr>
              <w:pStyle w:val="TableContents"/>
              <w:rPr>
                <w:sz w:val="18"/>
                <w:szCs w:val="18"/>
              </w:rPr>
            </w:pPr>
            <w:r w:rsidRPr="00906B09">
              <w:rPr>
                <w:sz w:val="18"/>
                <w:szCs w:val="18"/>
              </w:rPr>
              <w:t>netCDF</w:t>
            </w:r>
          </w:p>
        </w:tc>
      </w:tr>
    </w:tbl>
    <w:p w14:paraId="2EC553AC" w14:textId="77777777" w:rsidR="00F932F3" w:rsidRPr="00906B09" w:rsidRDefault="00F932F3" w:rsidP="00F932F3"/>
    <w:p w14:paraId="6327BCD5" w14:textId="77777777" w:rsidR="00F932F3" w:rsidRPr="00906B09" w:rsidRDefault="00F932F3" w:rsidP="00F932F3">
      <w:pPr>
        <w:pStyle w:val="Heading2"/>
      </w:pPr>
      <w:bookmarkStart w:id="46" w:name="_Toc449978435"/>
      <w:r w:rsidRPr="00906B09">
        <w:t>Higher level products</w:t>
      </w:r>
      <w:bookmarkEnd w:id="46"/>
    </w:p>
    <w:p w14:paraId="068435F0" w14:textId="77777777" w:rsidR="00E57552" w:rsidRPr="00906B09" w:rsidRDefault="00E57552" w:rsidP="000C23ED">
      <w:pPr>
        <w:pStyle w:val="Caption"/>
      </w:pPr>
      <w:bookmarkStart w:id="47" w:name="_Toc449978521"/>
      <w:r w:rsidRPr="00906B09">
        <w:t xml:space="preserve">Table </w:t>
      </w:r>
      <w:r w:rsidR="00172F16" w:rsidRPr="00906B09">
        <w:fldChar w:fldCharType="begin"/>
      </w:r>
      <w:r w:rsidRPr="00906B09">
        <w:instrText xml:space="preserve"> SEQ Table \* ARABIC </w:instrText>
      </w:r>
      <w:r w:rsidR="00172F16" w:rsidRPr="00906B09">
        <w:fldChar w:fldCharType="separate"/>
      </w:r>
      <w:r w:rsidR="00F62EB0">
        <w:rPr>
          <w:noProof/>
        </w:rPr>
        <w:t>2</w:t>
      </w:r>
      <w:r w:rsidR="00172F16" w:rsidRPr="00906B09">
        <w:fldChar w:fldCharType="end"/>
      </w:r>
      <w:r w:rsidRPr="00906B09">
        <w:t>: Higher level products</w:t>
      </w:r>
      <w:bookmarkEnd w:id="47"/>
    </w:p>
    <w:tbl>
      <w:tblPr>
        <w:tblW w:w="9694" w:type="dxa"/>
        <w:tblLayout w:type="fixed"/>
        <w:tblCellMar>
          <w:left w:w="10" w:type="dxa"/>
          <w:right w:w="10" w:type="dxa"/>
        </w:tblCellMar>
        <w:tblLook w:val="0000" w:firstRow="0" w:lastRow="0" w:firstColumn="0" w:lastColumn="0" w:noHBand="0" w:noVBand="0"/>
      </w:tblPr>
      <w:tblGrid>
        <w:gridCol w:w="4450"/>
        <w:gridCol w:w="2693"/>
        <w:gridCol w:w="1417"/>
        <w:gridCol w:w="1134"/>
      </w:tblGrid>
      <w:tr w:rsidR="003D2421" w:rsidRPr="00906B09" w14:paraId="6216D5BE" w14:textId="77777777" w:rsidTr="00FA1004">
        <w:trPr>
          <w:tblHeader/>
        </w:trPr>
        <w:tc>
          <w:tcPr>
            <w:tcW w:w="4450" w:type="dxa"/>
            <w:tcBorders>
              <w:top w:val="single" w:sz="2" w:space="0" w:color="000000"/>
              <w:left w:val="single" w:sz="2" w:space="0" w:color="000000"/>
              <w:bottom w:val="single" w:sz="2" w:space="0" w:color="000000"/>
            </w:tcBorders>
            <w:shd w:val="clear" w:color="auto" w:fill="1C94F8"/>
            <w:tcMar>
              <w:top w:w="55" w:type="dxa"/>
              <w:left w:w="55" w:type="dxa"/>
              <w:bottom w:w="55" w:type="dxa"/>
              <w:right w:w="55" w:type="dxa"/>
            </w:tcMar>
          </w:tcPr>
          <w:p w14:paraId="1915E3A6" w14:textId="77777777" w:rsidR="009F3E3A" w:rsidRPr="00906B09" w:rsidRDefault="009F3E3A" w:rsidP="00A102D7">
            <w:pPr>
              <w:pStyle w:val="TableContents"/>
              <w:jc w:val="left"/>
              <w:rPr>
                <w:b/>
                <w:bCs/>
                <w:color w:val="FFFFFF" w:themeColor="background1"/>
                <w:sz w:val="18"/>
                <w:szCs w:val="18"/>
              </w:rPr>
            </w:pPr>
            <w:r w:rsidRPr="00906B09">
              <w:rPr>
                <w:b/>
                <w:bCs/>
                <w:color w:val="FFFFFF" w:themeColor="background1"/>
                <w:sz w:val="18"/>
                <w:szCs w:val="18"/>
              </w:rPr>
              <w:t>Data</w:t>
            </w:r>
          </w:p>
        </w:tc>
        <w:tc>
          <w:tcPr>
            <w:tcW w:w="2693" w:type="dxa"/>
            <w:tcBorders>
              <w:top w:val="single" w:sz="2" w:space="0" w:color="000000"/>
              <w:left w:val="single" w:sz="2" w:space="0" w:color="000000"/>
              <w:bottom w:val="single" w:sz="2" w:space="0" w:color="000000"/>
            </w:tcBorders>
            <w:shd w:val="clear" w:color="auto" w:fill="1C94F8"/>
            <w:tcMar>
              <w:top w:w="55" w:type="dxa"/>
              <w:left w:w="55" w:type="dxa"/>
              <w:bottom w:w="55" w:type="dxa"/>
              <w:right w:w="55" w:type="dxa"/>
            </w:tcMar>
          </w:tcPr>
          <w:p w14:paraId="77CB1844" w14:textId="77777777" w:rsidR="009F3E3A" w:rsidRPr="00906B09" w:rsidRDefault="009F3E3A" w:rsidP="00A102D7">
            <w:pPr>
              <w:pStyle w:val="TableContents"/>
              <w:jc w:val="center"/>
              <w:rPr>
                <w:b/>
                <w:bCs/>
                <w:color w:val="FFFFFF" w:themeColor="background1"/>
                <w:sz w:val="18"/>
                <w:szCs w:val="18"/>
              </w:rPr>
            </w:pPr>
            <w:r w:rsidRPr="00906B09">
              <w:rPr>
                <w:b/>
                <w:bCs/>
                <w:color w:val="FFFFFF" w:themeColor="background1"/>
                <w:sz w:val="18"/>
                <w:szCs w:val="18"/>
              </w:rPr>
              <w:t>Satellite(s)</w:t>
            </w:r>
          </w:p>
        </w:tc>
        <w:tc>
          <w:tcPr>
            <w:tcW w:w="1417" w:type="dxa"/>
            <w:tcBorders>
              <w:top w:val="single" w:sz="2" w:space="0" w:color="000000"/>
              <w:left w:val="single" w:sz="2" w:space="0" w:color="000000"/>
              <w:bottom w:val="single" w:sz="2" w:space="0" w:color="000000"/>
            </w:tcBorders>
            <w:shd w:val="clear" w:color="auto" w:fill="1C94F8"/>
            <w:tcMar>
              <w:top w:w="55" w:type="dxa"/>
              <w:left w:w="55" w:type="dxa"/>
              <w:bottom w:w="55" w:type="dxa"/>
              <w:right w:w="55" w:type="dxa"/>
            </w:tcMar>
          </w:tcPr>
          <w:p w14:paraId="456ED50D" w14:textId="77777777" w:rsidR="009F3E3A" w:rsidRPr="00906B09" w:rsidRDefault="009F3E3A" w:rsidP="00A102D7">
            <w:pPr>
              <w:pStyle w:val="TableContents"/>
              <w:jc w:val="center"/>
              <w:rPr>
                <w:b/>
                <w:bCs/>
                <w:color w:val="FFFFFF" w:themeColor="background1"/>
                <w:sz w:val="18"/>
                <w:szCs w:val="18"/>
              </w:rPr>
            </w:pPr>
            <w:r w:rsidRPr="00906B09">
              <w:rPr>
                <w:b/>
                <w:bCs/>
                <w:color w:val="FFFFFF" w:themeColor="background1"/>
                <w:sz w:val="18"/>
                <w:szCs w:val="18"/>
              </w:rPr>
              <w:t>Data center</w:t>
            </w:r>
          </w:p>
        </w:tc>
        <w:tc>
          <w:tcPr>
            <w:tcW w:w="1134" w:type="dxa"/>
            <w:tcBorders>
              <w:top w:val="single" w:sz="2" w:space="0" w:color="000000"/>
              <w:left w:val="single" w:sz="2" w:space="0" w:color="000000"/>
              <w:bottom w:val="single" w:sz="2" w:space="0" w:color="000000"/>
              <w:right w:val="single" w:sz="2" w:space="0" w:color="000000"/>
            </w:tcBorders>
            <w:shd w:val="clear" w:color="auto" w:fill="1C94F8"/>
            <w:tcMar>
              <w:top w:w="55" w:type="dxa"/>
              <w:left w:w="55" w:type="dxa"/>
              <w:bottom w:w="55" w:type="dxa"/>
              <w:right w:w="55" w:type="dxa"/>
            </w:tcMar>
          </w:tcPr>
          <w:p w14:paraId="47F02060" w14:textId="77777777" w:rsidR="009F3E3A" w:rsidRPr="00906B09" w:rsidRDefault="009F3E3A" w:rsidP="00A102D7">
            <w:pPr>
              <w:pStyle w:val="TableContents"/>
              <w:jc w:val="center"/>
              <w:rPr>
                <w:b/>
                <w:bCs/>
                <w:color w:val="FFFFFF" w:themeColor="background1"/>
                <w:sz w:val="18"/>
                <w:szCs w:val="18"/>
              </w:rPr>
            </w:pPr>
            <w:r w:rsidRPr="00906B09">
              <w:rPr>
                <w:b/>
                <w:bCs/>
                <w:color w:val="FFFFFF" w:themeColor="background1"/>
                <w:sz w:val="18"/>
                <w:szCs w:val="18"/>
              </w:rPr>
              <w:t>Format</w:t>
            </w:r>
          </w:p>
        </w:tc>
      </w:tr>
      <w:tr w:rsidR="009F3E3A" w:rsidRPr="00906B09" w14:paraId="24D86020" w14:textId="77777777" w:rsidTr="009F3E3A">
        <w:tc>
          <w:tcPr>
            <w:tcW w:w="4450" w:type="dxa"/>
            <w:tcBorders>
              <w:left w:val="single" w:sz="2" w:space="0" w:color="000000"/>
              <w:bottom w:val="single" w:sz="2" w:space="0" w:color="000000"/>
            </w:tcBorders>
            <w:shd w:val="clear" w:color="auto" w:fill="auto"/>
            <w:tcMar>
              <w:top w:w="55" w:type="dxa"/>
              <w:left w:w="55" w:type="dxa"/>
              <w:bottom w:w="55" w:type="dxa"/>
              <w:right w:w="55" w:type="dxa"/>
            </w:tcMar>
          </w:tcPr>
          <w:p w14:paraId="2112D62F" w14:textId="77777777" w:rsidR="009F3E3A" w:rsidRPr="00906B09" w:rsidRDefault="009F3E3A" w:rsidP="00A102D7">
            <w:pPr>
              <w:pStyle w:val="TableContents"/>
              <w:jc w:val="left"/>
              <w:rPr>
                <w:sz w:val="18"/>
                <w:szCs w:val="18"/>
              </w:rPr>
            </w:pPr>
            <w:r w:rsidRPr="00906B09">
              <w:rPr>
                <w:sz w:val="18"/>
                <w:szCs w:val="18"/>
              </w:rPr>
              <w:t>Along-track Delayed-Time and Near Real Time Sea Level Anomalies (DT- &amp; NRT-SLA)  (Ssalto/Duacs multimission products)</w:t>
            </w:r>
          </w:p>
        </w:tc>
        <w:tc>
          <w:tcPr>
            <w:tcW w:w="2693" w:type="dxa"/>
            <w:tcBorders>
              <w:left w:val="single" w:sz="2" w:space="0" w:color="000000"/>
              <w:bottom w:val="single" w:sz="2" w:space="0" w:color="000000"/>
            </w:tcBorders>
            <w:shd w:val="clear" w:color="auto" w:fill="auto"/>
            <w:tcMar>
              <w:top w:w="55" w:type="dxa"/>
              <w:left w:w="55" w:type="dxa"/>
              <w:bottom w:w="55" w:type="dxa"/>
              <w:right w:w="55" w:type="dxa"/>
            </w:tcMar>
          </w:tcPr>
          <w:p w14:paraId="6AAF7BB9" w14:textId="77777777" w:rsidR="009F3E3A" w:rsidRPr="00906B09" w:rsidRDefault="009F3E3A" w:rsidP="00A102D7">
            <w:pPr>
              <w:pStyle w:val="TableContents"/>
              <w:jc w:val="left"/>
            </w:pPr>
            <w:r w:rsidRPr="00906B09">
              <w:rPr>
                <w:sz w:val="18"/>
                <w:szCs w:val="18"/>
              </w:rPr>
              <w:t>Cryosat, Jason-1, Jason-2, Topex/Poseidon, GFO, Envisat, ERS-2, ERS-1</w:t>
            </w:r>
          </w:p>
        </w:t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14:paraId="692A6051" w14:textId="77777777" w:rsidR="009F3E3A" w:rsidRPr="00906B09" w:rsidRDefault="009F3E3A" w:rsidP="00A102D7">
            <w:pPr>
              <w:pStyle w:val="TableContents"/>
              <w:rPr>
                <w:sz w:val="18"/>
                <w:szCs w:val="18"/>
              </w:rPr>
            </w:pPr>
            <w:r w:rsidRPr="00906B09">
              <w:rPr>
                <w:sz w:val="18"/>
                <w:szCs w:val="18"/>
              </w:rPr>
              <w:t>AVISO</w:t>
            </w:r>
          </w:p>
        </w:tc>
        <w:tc>
          <w:tcPr>
            <w:tcW w:w="11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BDE3C9" w14:textId="77777777" w:rsidR="009F3E3A" w:rsidRPr="00906B09" w:rsidRDefault="009F3E3A" w:rsidP="00A102D7">
            <w:pPr>
              <w:pStyle w:val="TableContents"/>
              <w:rPr>
                <w:sz w:val="18"/>
                <w:szCs w:val="18"/>
              </w:rPr>
            </w:pPr>
            <w:r w:rsidRPr="00906B09">
              <w:rPr>
                <w:sz w:val="18"/>
                <w:szCs w:val="18"/>
              </w:rPr>
              <w:t>netCDF</w:t>
            </w:r>
          </w:p>
        </w:tc>
      </w:tr>
      <w:tr w:rsidR="009F3E3A" w:rsidRPr="00906B09" w14:paraId="6B863166" w14:textId="77777777" w:rsidTr="009F3E3A">
        <w:tc>
          <w:tcPr>
            <w:tcW w:w="4450" w:type="dxa"/>
            <w:tcBorders>
              <w:left w:val="single" w:sz="2" w:space="0" w:color="000000"/>
              <w:bottom w:val="single" w:sz="2" w:space="0" w:color="000000"/>
            </w:tcBorders>
            <w:shd w:val="clear" w:color="auto" w:fill="auto"/>
            <w:tcMar>
              <w:top w:w="55" w:type="dxa"/>
              <w:left w:w="55" w:type="dxa"/>
              <w:bottom w:w="55" w:type="dxa"/>
              <w:right w:w="55" w:type="dxa"/>
            </w:tcMar>
          </w:tcPr>
          <w:p w14:paraId="1BEC77C1" w14:textId="77777777" w:rsidR="009F3E3A" w:rsidRPr="00906B09" w:rsidRDefault="009F3E3A" w:rsidP="00A102D7">
            <w:pPr>
              <w:pStyle w:val="TableContents"/>
              <w:jc w:val="left"/>
              <w:rPr>
                <w:sz w:val="18"/>
                <w:szCs w:val="18"/>
              </w:rPr>
            </w:pPr>
            <w:r w:rsidRPr="00906B09">
              <w:rPr>
                <w:sz w:val="18"/>
                <w:szCs w:val="18"/>
              </w:rPr>
              <w:t>Along-track Delayed-Time and Near Real Time Absolute Dynamic Topography (DT- &amp; NRT-ADT) (Ssalto/Duacs multimission products)</w:t>
            </w:r>
          </w:p>
        </w:tc>
        <w:tc>
          <w:tcPr>
            <w:tcW w:w="2693" w:type="dxa"/>
            <w:tcBorders>
              <w:left w:val="single" w:sz="2" w:space="0" w:color="000000"/>
              <w:bottom w:val="single" w:sz="2" w:space="0" w:color="000000"/>
            </w:tcBorders>
            <w:shd w:val="clear" w:color="auto" w:fill="auto"/>
            <w:tcMar>
              <w:top w:w="55" w:type="dxa"/>
              <w:left w:w="55" w:type="dxa"/>
              <w:bottom w:w="55" w:type="dxa"/>
              <w:right w:w="55" w:type="dxa"/>
            </w:tcMar>
          </w:tcPr>
          <w:p w14:paraId="59BAEF91" w14:textId="77777777" w:rsidR="009F3E3A" w:rsidRPr="00906B09" w:rsidRDefault="009F3E3A" w:rsidP="00A102D7">
            <w:pPr>
              <w:pStyle w:val="TableContents"/>
              <w:jc w:val="left"/>
            </w:pPr>
            <w:r w:rsidRPr="00906B09">
              <w:rPr>
                <w:sz w:val="18"/>
                <w:szCs w:val="18"/>
              </w:rPr>
              <w:t>Cryosat, Jason-1, Jason-2, Topex/Poseidon, GFO, Envisat, ERS-2, ERS-1</w:t>
            </w:r>
          </w:p>
        </w:t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14:paraId="73858050" w14:textId="77777777" w:rsidR="009F3E3A" w:rsidRPr="00906B09" w:rsidRDefault="009F3E3A" w:rsidP="00A102D7">
            <w:pPr>
              <w:pStyle w:val="TableContents"/>
              <w:rPr>
                <w:sz w:val="18"/>
                <w:szCs w:val="18"/>
              </w:rPr>
            </w:pPr>
            <w:r w:rsidRPr="00906B09">
              <w:rPr>
                <w:sz w:val="18"/>
                <w:szCs w:val="18"/>
              </w:rPr>
              <w:t>AVISO</w:t>
            </w:r>
          </w:p>
        </w:tc>
        <w:tc>
          <w:tcPr>
            <w:tcW w:w="11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39879D1" w14:textId="77777777" w:rsidR="009F3E3A" w:rsidRPr="00906B09" w:rsidRDefault="009F3E3A" w:rsidP="00A102D7">
            <w:pPr>
              <w:pStyle w:val="TableContents"/>
              <w:rPr>
                <w:sz w:val="18"/>
                <w:szCs w:val="18"/>
              </w:rPr>
            </w:pPr>
            <w:r w:rsidRPr="00906B09">
              <w:rPr>
                <w:sz w:val="18"/>
                <w:szCs w:val="18"/>
              </w:rPr>
              <w:t>netCDF</w:t>
            </w:r>
          </w:p>
        </w:tc>
      </w:tr>
      <w:tr w:rsidR="009F3E3A" w:rsidRPr="00906B09" w14:paraId="3A7E3FB0" w14:textId="77777777" w:rsidTr="009F3E3A">
        <w:tc>
          <w:tcPr>
            <w:tcW w:w="4450" w:type="dxa"/>
            <w:tcBorders>
              <w:left w:val="single" w:sz="2" w:space="0" w:color="000000"/>
              <w:bottom w:val="single" w:sz="2" w:space="0" w:color="000000"/>
            </w:tcBorders>
            <w:shd w:val="clear" w:color="auto" w:fill="auto"/>
            <w:tcMar>
              <w:top w:w="55" w:type="dxa"/>
              <w:left w:w="55" w:type="dxa"/>
              <w:bottom w:w="55" w:type="dxa"/>
              <w:right w:w="55" w:type="dxa"/>
            </w:tcMar>
          </w:tcPr>
          <w:p w14:paraId="1621F42B" w14:textId="77777777" w:rsidR="009F3E3A" w:rsidRPr="00906B09" w:rsidRDefault="009F3E3A" w:rsidP="00A102D7">
            <w:pPr>
              <w:pStyle w:val="TableContents"/>
              <w:jc w:val="left"/>
              <w:rPr>
                <w:sz w:val="18"/>
                <w:szCs w:val="18"/>
              </w:rPr>
            </w:pPr>
            <w:r w:rsidRPr="00906B09">
              <w:rPr>
                <w:sz w:val="18"/>
                <w:szCs w:val="18"/>
              </w:rPr>
              <w:t>Gridded Delayed-Time and Near Real Time Maps of Sea Level Anomalies (DT- &amp; NRT-MSLA) (Ssalto/Duacs multimission products)</w:t>
            </w:r>
          </w:p>
        </w:tc>
        <w:tc>
          <w:tcPr>
            <w:tcW w:w="2693" w:type="dxa"/>
            <w:tcBorders>
              <w:left w:val="single" w:sz="2" w:space="0" w:color="000000"/>
              <w:bottom w:val="single" w:sz="2" w:space="0" w:color="000000"/>
            </w:tcBorders>
            <w:shd w:val="clear" w:color="auto" w:fill="auto"/>
            <w:tcMar>
              <w:top w:w="55" w:type="dxa"/>
              <w:left w:w="55" w:type="dxa"/>
              <w:bottom w:w="55" w:type="dxa"/>
              <w:right w:w="55" w:type="dxa"/>
            </w:tcMar>
          </w:tcPr>
          <w:p w14:paraId="2FA0CE7E" w14:textId="77777777" w:rsidR="009F3E3A" w:rsidRPr="00906B09" w:rsidRDefault="009F3E3A" w:rsidP="00A102D7">
            <w:pPr>
              <w:pStyle w:val="TableContents"/>
              <w:jc w:val="left"/>
              <w:rPr>
                <w:sz w:val="18"/>
                <w:szCs w:val="18"/>
              </w:rPr>
            </w:pPr>
            <w:r w:rsidRPr="00906B09">
              <w:rPr>
                <w:sz w:val="18"/>
                <w:szCs w:val="18"/>
              </w:rPr>
              <w:t>merged</w:t>
            </w:r>
          </w:p>
        </w:t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14:paraId="471E8C71" w14:textId="77777777" w:rsidR="009F3E3A" w:rsidRPr="00906B09" w:rsidRDefault="009F3E3A" w:rsidP="00A102D7">
            <w:pPr>
              <w:pStyle w:val="TableContents"/>
              <w:rPr>
                <w:sz w:val="18"/>
                <w:szCs w:val="18"/>
              </w:rPr>
            </w:pPr>
            <w:r w:rsidRPr="00906B09">
              <w:rPr>
                <w:sz w:val="18"/>
                <w:szCs w:val="18"/>
              </w:rPr>
              <w:t>AVISO</w:t>
            </w:r>
          </w:p>
        </w:tc>
        <w:tc>
          <w:tcPr>
            <w:tcW w:w="11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9FEAEA1" w14:textId="77777777" w:rsidR="009F3E3A" w:rsidRPr="00906B09" w:rsidRDefault="009F3E3A" w:rsidP="00A102D7">
            <w:pPr>
              <w:pStyle w:val="TableContents"/>
              <w:rPr>
                <w:sz w:val="18"/>
                <w:szCs w:val="18"/>
              </w:rPr>
            </w:pPr>
            <w:r w:rsidRPr="00906B09">
              <w:rPr>
                <w:sz w:val="18"/>
                <w:szCs w:val="18"/>
              </w:rPr>
              <w:t>netCDF</w:t>
            </w:r>
          </w:p>
        </w:tc>
      </w:tr>
      <w:tr w:rsidR="009F3E3A" w:rsidRPr="00906B09" w14:paraId="56AAD689" w14:textId="77777777" w:rsidTr="009F3E3A">
        <w:tc>
          <w:tcPr>
            <w:tcW w:w="4450" w:type="dxa"/>
            <w:tcBorders>
              <w:left w:val="single" w:sz="2" w:space="0" w:color="000000"/>
              <w:bottom w:val="single" w:sz="2" w:space="0" w:color="000000"/>
            </w:tcBorders>
            <w:shd w:val="clear" w:color="auto" w:fill="auto"/>
            <w:tcMar>
              <w:top w:w="55" w:type="dxa"/>
              <w:left w:w="55" w:type="dxa"/>
              <w:bottom w:w="55" w:type="dxa"/>
              <w:right w:w="55" w:type="dxa"/>
            </w:tcMar>
          </w:tcPr>
          <w:p w14:paraId="185E1DAE" w14:textId="77777777" w:rsidR="009F3E3A" w:rsidRPr="00906B09" w:rsidRDefault="009F3E3A" w:rsidP="00A102D7">
            <w:pPr>
              <w:pStyle w:val="TableContents"/>
              <w:jc w:val="left"/>
              <w:rPr>
                <w:sz w:val="18"/>
                <w:szCs w:val="18"/>
              </w:rPr>
            </w:pPr>
            <w:r w:rsidRPr="00906B09">
              <w:rPr>
                <w:sz w:val="18"/>
                <w:szCs w:val="18"/>
              </w:rPr>
              <w:t>Gridded Delayed-Time and Near Real Time Maps of Sea Level Anomalies mapping error (DT- &amp; NRT-MSLA) (Ssalto/Duacs multimission products)</w:t>
            </w:r>
          </w:p>
        </w:tc>
        <w:tc>
          <w:tcPr>
            <w:tcW w:w="2693" w:type="dxa"/>
            <w:tcBorders>
              <w:left w:val="single" w:sz="2" w:space="0" w:color="000000"/>
              <w:bottom w:val="single" w:sz="2" w:space="0" w:color="000000"/>
            </w:tcBorders>
            <w:shd w:val="clear" w:color="auto" w:fill="auto"/>
            <w:tcMar>
              <w:top w:w="55" w:type="dxa"/>
              <w:left w:w="55" w:type="dxa"/>
              <w:bottom w:w="55" w:type="dxa"/>
              <w:right w:w="55" w:type="dxa"/>
            </w:tcMar>
          </w:tcPr>
          <w:p w14:paraId="6DA54E69" w14:textId="77777777" w:rsidR="009F3E3A" w:rsidRPr="00906B09" w:rsidRDefault="009F3E3A" w:rsidP="00A102D7">
            <w:pPr>
              <w:pStyle w:val="TableContents"/>
              <w:jc w:val="left"/>
              <w:rPr>
                <w:sz w:val="18"/>
                <w:szCs w:val="18"/>
              </w:rPr>
            </w:pPr>
            <w:r w:rsidRPr="00906B09">
              <w:rPr>
                <w:sz w:val="18"/>
                <w:szCs w:val="18"/>
              </w:rPr>
              <w:t>merged</w:t>
            </w:r>
          </w:p>
        </w:t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14:paraId="79BE06CE" w14:textId="77777777" w:rsidR="009F3E3A" w:rsidRPr="00906B09" w:rsidRDefault="009F3E3A" w:rsidP="00A102D7">
            <w:pPr>
              <w:pStyle w:val="TableContents"/>
              <w:rPr>
                <w:sz w:val="18"/>
                <w:szCs w:val="18"/>
              </w:rPr>
            </w:pPr>
            <w:r w:rsidRPr="00906B09">
              <w:rPr>
                <w:sz w:val="18"/>
                <w:szCs w:val="18"/>
              </w:rPr>
              <w:t>AVISO</w:t>
            </w:r>
          </w:p>
        </w:tc>
        <w:tc>
          <w:tcPr>
            <w:tcW w:w="11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A180600" w14:textId="77777777" w:rsidR="009F3E3A" w:rsidRPr="00906B09" w:rsidRDefault="009F3E3A" w:rsidP="00A102D7">
            <w:pPr>
              <w:pStyle w:val="TableContents"/>
              <w:rPr>
                <w:sz w:val="18"/>
                <w:szCs w:val="18"/>
              </w:rPr>
            </w:pPr>
            <w:r w:rsidRPr="00906B09">
              <w:rPr>
                <w:sz w:val="18"/>
                <w:szCs w:val="18"/>
              </w:rPr>
              <w:t>netCDF</w:t>
            </w:r>
          </w:p>
        </w:tc>
      </w:tr>
      <w:tr w:rsidR="009F3E3A" w:rsidRPr="00906B09" w14:paraId="76048C7F" w14:textId="77777777" w:rsidTr="009F3E3A">
        <w:tc>
          <w:tcPr>
            <w:tcW w:w="4450" w:type="dxa"/>
            <w:tcBorders>
              <w:left w:val="single" w:sz="2" w:space="0" w:color="000000"/>
              <w:bottom w:val="single" w:sz="2" w:space="0" w:color="000000"/>
            </w:tcBorders>
            <w:shd w:val="clear" w:color="auto" w:fill="auto"/>
            <w:tcMar>
              <w:top w:w="55" w:type="dxa"/>
              <w:left w:w="55" w:type="dxa"/>
              <w:bottom w:w="55" w:type="dxa"/>
              <w:right w:w="55" w:type="dxa"/>
            </w:tcMar>
          </w:tcPr>
          <w:p w14:paraId="72F529DF" w14:textId="77777777" w:rsidR="009F3E3A" w:rsidRPr="00906B09" w:rsidRDefault="009F3E3A" w:rsidP="00A102D7">
            <w:pPr>
              <w:pStyle w:val="TableContents"/>
              <w:jc w:val="left"/>
              <w:rPr>
                <w:sz w:val="18"/>
                <w:szCs w:val="18"/>
              </w:rPr>
            </w:pPr>
            <w:r w:rsidRPr="00906B09">
              <w:rPr>
                <w:sz w:val="18"/>
                <w:szCs w:val="18"/>
              </w:rPr>
              <w:t>Gridded Delayed-Time and Near Real Time Maps of Sea Level  Anomalies  geostrophic velocities (DT- &amp; NRT-MSLA) (Ssalto/Duacs multimission products)</w:t>
            </w:r>
          </w:p>
        </w:tc>
        <w:tc>
          <w:tcPr>
            <w:tcW w:w="2693" w:type="dxa"/>
            <w:tcBorders>
              <w:left w:val="single" w:sz="2" w:space="0" w:color="000000"/>
              <w:bottom w:val="single" w:sz="2" w:space="0" w:color="000000"/>
            </w:tcBorders>
            <w:shd w:val="clear" w:color="auto" w:fill="auto"/>
            <w:tcMar>
              <w:top w:w="55" w:type="dxa"/>
              <w:left w:w="55" w:type="dxa"/>
              <w:bottom w:w="55" w:type="dxa"/>
              <w:right w:w="55" w:type="dxa"/>
            </w:tcMar>
          </w:tcPr>
          <w:p w14:paraId="425443A0" w14:textId="77777777" w:rsidR="009F3E3A" w:rsidRPr="00906B09" w:rsidRDefault="009F3E3A" w:rsidP="00A102D7">
            <w:pPr>
              <w:pStyle w:val="TableContents"/>
              <w:jc w:val="left"/>
              <w:rPr>
                <w:sz w:val="18"/>
                <w:szCs w:val="18"/>
              </w:rPr>
            </w:pPr>
            <w:r w:rsidRPr="00906B09">
              <w:rPr>
                <w:sz w:val="18"/>
                <w:szCs w:val="18"/>
              </w:rPr>
              <w:t>merged</w:t>
            </w:r>
          </w:p>
        </w:t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14:paraId="35B33574" w14:textId="77777777" w:rsidR="009F3E3A" w:rsidRPr="00906B09" w:rsidRDefault="009F3E3A" w:rsidP="00A102D7">
            <w:pPr>
              <w:pStyle w:val="TableContents"/>
              <w:rPr>
                <w:sz w:val="18"/>
                <w:szCs w:val="18"/>
              </w:rPr>
            </w:pPr>
            <w:r w:rsidRPr="00906B09">
              <w:rPr>
                <w:sz w:val="18"/>
                <w:szCs w:val="18"/>
              </w:rPr>
              <w:t>AVISO</w:t>
            </w:r>
          </w:p>
        </w:tc>
        <w:tc>
          <w:tcPr>
            <w:tcW w:w="11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716854C" w14:textId="77777777" w:rsidR="009F3E3A" w:rsidRPr="00906B09" w:rsidRDefault="009F3E3A" w:rsidP="00A102D7">
            <w:pPr>
              <w:pStyle w:val="TableContents"/>
              <w:rPr>
                <w:sz w:val="18"/>
                <w:szCs w:val="18"/>
              </w:rPr>
            </w:pPr>
            <w:r w:rsidRPr="00906B09">
              <w:rPr>
                <w:sz w:val="18"/>
                <w:szCs w:val="18"/>
              </w:rPr>
              <w:t>netCDF</w:t>
            </w:r>
          </w:p>
        </w:tc>
      </w:tr>
      <w:tr w:rsidR="009F3E3A" w:rsidRPr="00906B09" w14:paraId="22F77DE7" w14:textId="77777777" w:rsidTr="009F3E3A">
        <w:tc>
          <w:tcPr>
            <w:tcW w:w="4450" w:type="dxa"/>
            <w:tcBorders>
              <w:left w:val="single" w:sz="2" w:space="0" w:color="000000"/>
              <w:bottom w:val="single" w:sz="2" w:space="0" w:color="000000"/>
            </w:tcBorders>
            <w:shd w:val="clear" w:color="auto" w:fill="auto"/>
            <w:tcMar>
              <w:top w:w="55" w:type="dxa"/>
              <w:left w:w="55" w:type="dxa"/>
              <w:bottom w:w="55" w:type="dxa"/>
              <w:right w:w="55" w:type="dxa"/>
            </w:tcMar>
          </w:tcPr>
          <w:p w14:paraId="278EE6D0" w14:textId="77777777" w:rsidR="009F3E3A" w:rsidRPr="00906B09" w:rsidRDefault="009F3E3A" w:rsidP="00A102D7">
            <w:pPr>
              <w:pStyle w:val="TableContents"/>
              <w:jc w:val="left"/>
              <w:rPr>
                <w:sz w:val="18"/>
                <w:szCs w:val="18"/>
              </w:rPr>
            </w:pPr>
            <w:r w:rsidRPr="00906B09">
              <w:rPr>
                <w:sz w:val="18"/>
                <w:szCs w:val="18"/>
              </w:rPr>
              <w:t>Gridded Delayed-Time and Near Real TimeMaps of Absolute Dynamic Topography (DT- &amp; NRT-MADT) (Ssalto/Duacs multimission products)</w:t>
            </w:r>
          </w:p>
        </w:tc>
        <w:tc>
          <w:tcPr>
            <w:tcW w:w="2693" w:type="dxa"/>
            <w:tcBorders>
              <w:left w:val="single" w:sz="2" w:space="0" w:color="000000"/>
              <w:bottom w:val="single" w:sz="2" w:space="0" w:color="000000"/>
            </w:tcBorders>
            <w:shd w:val="clear" w:color="auto" w:fill="auto"/>
            <w:tcMar>
              <w:top w:w="55" w:type="dxa"/>
              <w:left w:w="55" w:type="dxa"/>
              <w:bottom w:w="55" w:type="dxa"/>
              <w:right w:w="55" w:type="dxa"/>
            </w:tcMar>
          </w:tcPr>
          <w:p w14:paraId="30398B03" w14:textId="77777777" w:rsidR="009F3E3A" w:rsidRPr="00906B09" w:rsidRDefault="009F3E3A" w:rsidP="00A102D7">
            <w:pPr>
              <w:pStyle w:val="TableContents"/>
              <w:jc w:val="left"/>
              <w:rPr>
                <w:sz w:val="18"/>
                <w:szCs w:val="18"/>
              </w:rPr>
            </w:pPr>
            <w:r w:rsidRPr="00906B09">
              <w:rPr>
                <w:sz w:val="18"/>
                <w:szCs w:val="18"/>
              </w:rPr>
              <w:t>merged</w:t>
            </w:r>
          </w:p>
        </w:t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14:paraId="2A96B693" w14:textId="77777777" w:rsidR="009F3E3A" w:rsidRPr="00906B09" w:rsidRDefault="009F3E3A" w:rsidP="00A102D7">
            <w:pPr>
              <w:pStyle w:val="TableContents"/>
              <w:rPr>
                <w:sz w:val="18"/>
                <w:szCs w:val="18"/>
              </w:rPr>
            </w:pPr>
            <w:r w:rsidRPr="00906B09">
              <w:rPr>
                <w:sz w:val="18"/>
                <w:szCs w:val="18"/>
              </w:rPr>
              <w:t>AVISO</w:t>
            </w:r>
          </w:p>
        </w:tc>
        <w:tc>
          <w:tcPr>
            <w:tcW w:w="11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2E6FFFD" w14:textId="77777777" w:rsidR="009F3E3A" w:rsidRPr="00906B09" w:rsidRDefault="009F3E3A" w:rsidP="00A102D7">
            <w:pPr>
              <w:pStyle w:val="TableContents"/>
              <w:rPr>
                <w:sz w:val="18"/>
                <w:szCs w:val="18"/>
              </w:rPr>
            </w:pPr>
            <w:r w:rsidRPr="00906B09">
              <w:rPr>
                <w:sz w:val="18"/>
                <w:szCs w:val="18"/>
              </w:rPr>
              <w:t>netCDF</w:t>
            </w:r>
          </w:p>
        </w:tc>
      </w:tr>
      <w:tr w:rsidR="009F3E3A" w:rsidRPr="00906B09" w14:paraId="65CCB6CA" w14:textId="77777777" w:rsidTr="009F3E3A">
        <w:tc>
          <w:tcPr>
            <w:tcW w:w="4450" w:type="dxa"/>
            <w:tcBorders>
              <w:left w:val="single" w:sz="2" w:space="0" w:color="000000"/>
              <w:bottom w:val="single" w:sz="2" w:space="0" w:color="000000"/>
            </w:tcBorders>
            <w:shd w:val="clear" w:color="auto" w:fill="auto"/>
            <w:tcMar>
              <w:top w:w="55" w:type="dxa"/>
              <w:left w:w="55" w:type="dxa"/>
              <w:bottom w:w="55" w:type="dxa"/>
              <w:right w:w="55" w:type="dxa"/>
            </w:tcMar>
          </w:tcPr>
          <w:p w14:paraId="0BA5DD77" w14:textId="77777777" w:rsidR="009F3E3A" w:rsidRPr="00906B09" w:rsidRDefault="009F3E3A" w:rsidP="00A102D7">
            <w:pPr>
              <w:pStyle w:val="TableContents"/>
              <w:jc w:val="left"/>
              <w:rPr>
                <w:sz w:val="18"/>
                <w:szCs w:val="18"/>
              </w:rPr>
            </w:pPr>
            <w:r w:rsidRPr="00906B09">
              <w:rPr>
                <w:sz w:val="18"/>
                <w:szCs w:val="18"/>
              </w:rPr>
              <w:t>Delayed-Time and Near Real Time Absolute Dynamic Topography geostrophic velocities (DT- &amp; NRT-MADT) (Ssalto/Duacs multimission products)</w:t>
            </w:r>
          </w:p>
        </w:tc>
        <w:tc>
          <w:tcPr>
            <w:tcW w:w="2693" w:type="dxa"/>
            <w:tcBorders>
              <w:left w:val="single" w:sz="2" w:space="0" w:color="000000"/>
              <w:bottom w:val="single" w:sz="2" w:space="0" w:color="000000"/>
            </w:tcBorders>
            <w:shd w:val="clear" w:color="auto" w:fill="auto"/>
            <w:tcMar>
              <w:top w:w="55" w:type="dxa"/>
              <w:left w:w="55" w:type="dxa"/>
              <w:bottom w:w="55" w:type="dxa"/>
              <w:right w:w="55" w:type="dxa"/>
            </w:tcMar>
          </w:tcPr>
          <w:p w14:paraId="752DC9D6" w14:textId="77777777" w:rsidR="009F3E3A" w:rsidRPr="00906B09" w:rsidRDefault="009F3E3A" w:rsidP="00A102D7">
            <w:pPr>
              <w:pStyle w:val="TableContents"/>
              <w:jc w:val="left"/>
              <w:rPr>
                <w:sz w:val="18"/>
                <w:szCs w:val="18"/>
              </w:rPr>
            </w:pPr>
            <w:r w:rsidRPr="00906B09">
              <w:rPr>
                <w:sz w:val="18"/>
                <w:szCs w:val="18"/>
              </w:rPr>
              <w:t>merged</w:t>
            </w:r>
          </w:p>
        </w:t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14:paraId="78A50C00" w14:textId="77777777" w:rsidR="009F3E3A" w:rsidRPr="00906B09" w:rsidRDefault="009F3E3A" w:rsidP="00A102D7">
            <w:pPr>
              <w:pStyle w:val="TableContents"/>
              <w:rPr>
                <w:sz w:val="18"/>
                <w:szCs w:val="18"/>
              </w:rPr>
            </w:pPr>
            <w:r w:rsidRPr="00906B09">
              <w:rPr>
                <w:sz w:val="18"/>
                <w:szCs w:val="18"/>
              </w:rPr>
              <w:t>AVISO</w:t>
            </w:r>
          </w:p>
        </w:tc>
        <w:tc>
          <w:tcPr>
            <w:tcW w:w="11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ECA668A" w14:textId="77777777" w:rsidR="009F3E3A" w:rsidRPr="00906B09" w:rsidRDefault="009F3E3A" w:rsidP="00A102D7">
            <w:pPr>
              <w:pStyle w:val="TableContents"/>
              <w:rPr>
                <w:sz w:val="18"/>
                <w:szCs w:val="18"/>
              </w:rPr>
            </w:pPr>
            <w:r w:rsidRPr="00906B09">
              <w:rPr>
                <w:sz w:val="18"/>
                <w:szCs w:val="18"/>
              </w:rPr>
              <w:t>netCDF</w:t>
            </w:r>
          </w:p>
        </w:tc>
      </w:tr>
      <w:tr w:rsidR="009F3E3A" w:rsidRPr="00906B09" w14:paraId="67BAF8EA" w14:textId="77777777" w:rsidTr="009F3E3A">
        <w:tc>
          <w:tcPr>
            <w:tcW w:w="4450" w:type="dxa"/>
            <w:tcBorders>
              <w:left w:val="single" w:sz="2" w:space="0" w:color="000000"/>
              <w:bottom w:val="single" w:sz="2" w:space="0" w:color="000000"/>
            </w:tcBorders>
            <w:shd w:val="clear" w:color="auto" w:fill="auto"/>
            <w:tcMar>
              <w:top w:w="55" w:type="dxa"/>
              <w:left w:w="55" w:type="dxa"/>
              <w:bottom w:w="55" w:type="dxa"/>
              <w:right w:w="55" w:type="dxa"/>
            </w:tcMar>
          </w:tcPr>
          <w:p w14:paraId="798D4A8E" w14:textId="77777777" w:rsidR="009F3E3A" w:rsidRPr="00906B09" w:rsidRDefault="009F3E3A" w:rsidP="00A102D7">
            <w:pPr>
              <w:pStyle w:val="TableContents"/>
              <w:jc w:val="left"/>
              <w:rPr>
                <w:sz w:val="18"/>
                <w:szCs w:val="18"/>
              </w:rPr>
            </w:pPr>
            <w:r w:rsidRPr="00906B09">
              <w:rPr>
                <w:sz w:val="18"/>
                <w:szCs w:val="18"/>
              </w:rPr>
              <w:t>Along-track  Delayed-Time Sea Level Anomalies (DT-SLA) (monomission product)</w:t>
            </w:r>
          </w:p>
        </w:tc>
        <w:tc>
          <w:tcPr>
            <w:tcW w:w="2693" w:type="dxa"/>
            <w:tcBorders>
              <w:left w:val="single" w:sz="2" w:space="0" w:color="000000"/>
              <w:bottom w:val="single" w:sz="2" w:space="0" w:color="000000"/>
            </w:tcBorders>
            <w:shd w:val="clear" w:color="auto" w:fill="auto"/>
            <w:tcMar>
              <w:top w:w="55" w:type="dxa"/>
              <w:left w:w="55" w:type="dxa"/>
              <w:bottom w:w="55" w:type="dxa"/>
              <w:right w:w="55" w:type="dxa"/>
            </w:tcMar>
          </w:tcPr>
          <w:p w14:paraId="3C722E5C" w14:textId="77777777" w:rsidR="009F3E3A" w:rsidRPr="00906B09" w:rsidRDefault="009F3E3A" w:rsidP="00A102D7">
            <w:pPr>
              <w:pStyle w:val="TableContents"/>
              <w:jc w:val="left"/>
            </w:pPr>
            <w:r w:rsidRPr="00906B09">
              <w:rPr>
                <w:sz w:val="18"/>
                <w:szCs w:val="18"/>
              </w:rPr>
              <w:t>Cryosat, Jason-1, Jason-2, Topex/Poseidon, Envisat, ERS-2</w:t>
            </w:r>
          </w:p>
        </w:t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14:paraId="0369542B" w14:textId="77777777" w:rsidR="009F3E3A" w:rsidRPr="00906B09" w:rsidRDefault="009F3E3A" w:rsidP="00A102D7">
            <w:pPr>
              <w:pStyle w:val="TableContents"/>
              <w:rPr>
                <w:sz w:val="18"/>
                <w:szCs w:val="18"/>
              </w:rPr>
            </w:pPr>
            <w:r w:rsidRPr="00906B09">
              <w:rPr>
                <w:sz w:val="18"/>
                <w:szCs w:val="18"/>
              </w:rPr>
              <w:t>AVISO</w:t>
            </w:r>
          </w:p>
        </w:tc>
        <w:tc>
          <w:tcPr>
            <w:tcW w:w="11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ACEB9CD" w14:textId="77777777" w:rsidR="009F3E3A" w:rsidRPr="00906B09" w:rsidRDefault="009F3E3A" w:rsidP="00A102D7">
            <w:pPr>
              <w:pStyle w:val="TableContents"/>
              <w:rPr>
                <w:sz w:val="18"/>
                <w:szCs w:val="18"/>
              </w:rPr>
            </w:pPr>
            <w:r w:rsidRPr="00906B09">
              <w:rPr>
                <w:sz w:val="18"/>
                <w:szCs w:val="18"/>
              </w:rPr>
              <w:t>netCDF</w:t>
            </w:r>
          </w:p>
        </w:tc>
      </w:tr>
      <w:tr w:rsidR="009F3E3A" w:rsidRPr="00906B09" w14:paraId="17171581" w14:textId="77777777" w:rsidTr="009F3E3A">
        <w:tc>
          <w:tcPr>
            <w:tcW w:w="4450" w:type="dxa"/>
            <w:tcBorders>
              <w:left w:val="single" w:sz="2" w:space="0" w:color="000000"/>
              <w:bottom w:val="single" w:sz="2" w:space="0" w:color="000000"/>
            </w:tcBorders>
            <w:shd w:val="clear" w:color="auto" w:fill="auto"/>
            <w:tcMar>
              <w:top w:w="55" w:type="dxa"/>
              <w:left w:w="55" w:type="dxa"/>
              <w:bottom w:w="55" w:type="dxa"/>
              <w:right w:w="55" w:type="dxa"/>
            </w:tcMar>
          </w:tcPr>
          <w:p w14:paraId="0AEC0433" w14:textId="77777777" w:rsidR="009F3E3A" w:rsidRPr="00906B09" w:rsidRDefault="009F3E3A" w:rsidP="00A102D7">
            <w:pPr>
              <w:pStyle w:val="TableContents"/>
              <w:jc w:val="left"/>
              <w:rPr>
                <w:sz w:val="18"/>
                <w:szCs w:val="18"/>
              </w:rPr>
            </w:pPr>
            <w:r w:rsidRPr="00906B09">
              <w:rPr>
                <w:sz w:val="18"/>
                <w:szCs w:val="18"/>
              </w:rPr>
              <w:t>Along-track Delayed-Time Corrected Sea Surface Height ( DT-CorSSH) (monomission product)</w:t>
            </w:r>
          </w:p>
        </w:tc>
        <w:tc>
          <w:tcPr>
            <w:tcW w:w="2693" w:type="dxa"/>
            <w:tcBorders>
              <w:left w:val="single" w:sz="2" w:space="0" w:color="000000"/>
              <w:bottom w:val="single" w:sz="2" w:space="0" w:color="000000"/>
            </w:tcBorders>
            <w:shd w:val="clear" w:color="auto" w:fill="auto"/>
            <w:tcMar>
              <w:top w:w="55" w:type="dxa"/>
              <w:left w:w="55" w:type="dxa"/>
              <w:bottom w:w="55" w:type="dxa"/>
              <w:right w:w="55" w:type="dxa"/>
            </w:tcMar>
          </w:tcPr>
          <w:p w14:paraId="1B69CE2E" w14:textId="77777777" w:rsidR="009F3E3A" w:rsidRPr="00906B09" w:rsidRDefault="009F3E3A" w:rsidP="00A102D7">
            <w:pPr>
              <w:pStyle w:val="TableContents"/>
              <w:jc w:val="left"/>
            </w:pPr>
            <w:r w:rsidRPr="00906B09">
              <w:rPr>
                <w:sz w:val="18"/>
                <w:szCs w:val="18"/>
              </w:rPr>
              <w:t>Cryosat, Jason-1, Jason-2, Topex/Poseidon, Envisat, ERS-2</w:t>
            </w:r>
          </w:p>
        </w:t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14:paraId="45177049" w14:textId="77777777" w:rsidR="009F3E3A" w:rsidRPr="00906B09" w:rsidRDefault="009F3E3A" w:rsidP="00A102D7">
            <w:pPr>
              <w:pStyle w:val="TableContents"/>
              <w:rPr>
                <w:sz w:val="18"/>
                <w:szCs w:val="18"/>
              </w:rPr>
            </w:pPr>
            <w:r w:rsidRPr="00906B09">
              <w:rPr>
                <w:sz w:val="18"/>
                <w:szCs w:val="18"/>
              </w:rPr>
              <w:t>AVISO</w:t>
            </w:r>
          </w:p>
        </w:tc>
        <w:tc>
          <w:tcPr>
            <w:tcW w:w="11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3B757D" w14:textId="77777777" w:rsidR="009F3E3A" w:rsidRPr="00906B09" w:rsidRDefault="009F3E3A" w:rsidP="00A102D7">
            <w:pPr>
              <w:pStyle w:val="TableContents"/>
              <w:rPr>
                <w:sz w:val="18"/>
                <w:szCs w:val="18"/>
              </w:rPr>
            </w:pPr>
            <w:r w:rsidRPr="00906B09">
              <w:rPr>
                <w:sz w:val="18"/>
                <w:szCs w:val="18"/>
              </w:rPr>
              <w:t>netCDF</w:t>
            </w:r>
          </w:p>
        </w:tc>
      </w:tr>
      <w:tr w:rsidR="009F3E3A" w:rsidRPr="00906B09" w14:paraId="2BDA5B15" w14:textId="77777777" w:rsidTr="009F3E3A">
        <w:tc>
          <w:tcPr>
            <w:tcW w:w="4450" w:type="dxa"/>
            <w:tcBorders>
              <w:left w:val="single" w:sz="2" w:space="0" w:color="000000"/>
              <w:bottom w:val="single" w:sz="2" w:space="0" w:color="000000"/>
            </w:tcBorders>
            <w:shd w:val="clear" w:color="auto" w:fill="auto"/>
            <w:tcMar>
              <w:top w:w="55" w:type="dxa"/>
              <w:left w:w="55" w:type="dxa"/>
              <w:bottom w:w="55" w:type="dxa"/>
              <w:right w:w="55" w:type="dxa"/>
            </w:tcMar>
          </w:tcPr>
          <w:p w14:paraId="6BA0A836" w14:textId="77777777" w:rsidR="009F3E3A" w:rsidRPr="00906B09" w:rsidRDefault="009F3E3A" w:rsidP="00A102D7">
            <w:pPr>
              <w:pStyle w:val="TableContents"/>
              <w:jc w:val="left"/>
              <w:rPr>
                <w:sz w:val="18"/>
                <w:szCs w:val="18"/>
              </w:rPr>
            </w:pPr>
            <w:r w:rsidRPr="00906B09">
              <w:rPr>
                <w:sz w:val="18"/>
                <w:szCs w:val="18"/>
              </w:rPr>
              <w:t>Along-track Sea Surface Height Anomalies ( AT-SSHA)</w:t>
            </w:r>
          </w:p>
        </w:tc>
        <w:tc>
          <w:tcPr>
            <w:tcW w:w="2693" w:type="dxa"/>
            <w:tcBorders>
              <w:left w:val="single" w:sz="2" w:space="0" w:color="000000"/>
              <w:bottom w:val="single" w:sz="2" w:space="0" w:color="000000"/>
            </w:tcBorders>
            <w:shd w:val="clear" w:color="auto" w:fill="auto"/>
            <w:tcMar>
              <w:top w:w="55" w:type="dxa"/>
              <w:left w:w="55" w:type="dxa"/>
              <w:bottom w:w="55" w:type="dxa"/>
              <w:right w:w="55" w:type="dxa"/>
            </w:tcMar>
          </w:tcPr>
          <w:p w14:paraId="0D622238" w14:textId="77777777" w:rsidR="009F3E3A" w:rsidRPr="00906B09" w:rsidRDefault="009F3E3A" w:rsidP="00A102D7">
            <w:pPr>
              <w:pStyle w:val="TableContents"/>
              <w:jc w:val="left"/>
              <w:rPr>
                <w:sz w:val="18"/>
                <w:szCs w:val="18"/>
              </w:rPr>
            </w:pPr>
            <w:r w:rsidRPr="00906B09">
              <w:rPr>
                <w:sz w:val="18"/>
                <w:szCs w:val="18"/>
              </w:rPr>
              <w:t>Topex/Poseidon, Jason-1</w:t>
            </w:r>
          </w:p>
        </w:t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14:paraId="08C788E7" w14:textId="77777777" w:rsidR="009F3E3A" w:rsidRPr="00906B09" w:rsidRDefault="009F3E3A" w:rsidP="00A102D7">
            <w:pPr>
              <w:pStyle w:val="TableContents"/>
              <w:rPr>
                <w:sz w:val="18"/>
                <w:szCs w:val="18"/>
              </w:rPr>
            </w:pPr>
            <w:r w:rsidRPr="00906B09">
              <w:rPr>
                <w:sz w:val="18"/>
                <w:szCs w:val="18"/>
              </w:rPr>
              <w:t>PO.DAAC</w:t>
            </w:r>
          </w:p>
        </w:tc>
        <w:tc>
          <w:tcPr>
            <w:tcW w:w="11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9DBAF20" w14:textId="77777777" w:rsidR="009F3E3A" w:rsidRPr="00906B09" w:rsidRDefault="009F3E3A" w:rsidP="00A102D7">
            <w:pPr>
              <w:pStyle w:val="TableContents"/>
              <w:rPr>
                <w:sz w:val="18"/>
                <w:szCs w:val="18"/>
              </w:rPr>
            </w:pPr>
            <w:r w:rsidRPr="00906B09">
              <w:rPr>
                <w:sz w:val="18"/>
                <w:szCs w:val="18"/>
              </w:rPr>
              <w:t>binary</w:t>
            </w:r>
          </w:p>
        </w:tc>
      </w:tr>
      <w:tr w:rsidR="009F3E3A" w:rsidRPr="00906B09" w14:paraId="668EC7D6" w14:textId="77777777" w:rsidTr="009F3E3A">
        <w:tc>
          <w:tcPr>
            <w:tcW w:w="4450" w:type="dxa"/>
            <w:tcBorders>
              <w:left w:val="single" w:sz="2" w:space="0" w:color="000000"/>
              <w:bottom w:val="single" w:sz="2" w:space="0" w:color="000000"/>
            </w:tcBorders>
            <w:shd w:val="clear" w:color="auto" w:fill="auto"/>
            <w:tcMar>
              <w:top w:w="55" w:type="dxa"/>
              <w:left w:w="55" w:type="dxa"/>
              <w:bottom w:w="55" w:type="dxa"/>
              <w:right w:w="55" w:type="dxa"/>
            </w:tcMar>
          </w:tcPr>
          <w:p w14:paraId="72E50327" w14:textId="77777777" w:rsidR="009F3E3A" w:rsidRPr="00906B09" w:rsidRDefault="009F3E3A" w:rsidP="00A102D7">
            <w:pPr>
              <w:pStyle w:val="TableContents"/>
              <w:jc w:val="left"/>
              <w:rPr>
                <w:sz w:val="18"/>
                <w:szCs w:val="18"/>
              </w:rPr>
            </w:pPr>
            <w:r w:rsidRPr="00906B09">
              <w:rPr>
                <w:sz w:val="18"/>
                <w:szCs w:val="18"/>
              </w:rPr>
              <w:t>Along-track Gridded Sea Surface Height Anomalies (ATG-SSHA)</w:t>
            </w:r>
          </w:p>
        </w:tc>
        <w:tc>
          <w:tcPr>
            <w:tcW w:w="2693" w:type="dxa"/>
            <w:tcBorders>
              <w:left w:val="single" w:sz="2" w:space="0" w:color="000000"/>
              <w:bottom w:val="single" w:sz="2" w:space="0" w:color="000000"/>
            </w:tcBorders>
            <w:shd w:val="clear" w:color="auto" w:fill="auto"/>
            <w:tcMar>
              <w:top w:w="55" w:type="dxa"/>
              <w:left w:w="55" w:type="dxa"/>
              <w:bottom w:w="55" w:type="dxa"/>
              <w:right w:w="55" w:type="dxa"/>
            </w:tcMar>
          </w:tcPr>
          <w:p w14:paraId="56B6D6CB" w14:textId="77777777" w:rsidR="009F3E3A" w:rsidRPr="00906B09" w:rsidRDefault="009F3E3A" w:rsidP="00A102D7">
            <w:pPr>
              <w:pStyle w:val="TableContents"/>
              <w:jc w:val="left"/>
              <w:rPr>
                <w:sz w:val="18"/>
                <w:szCs w:val="18"/>
              </w:rPr>
            </w:pPr>
            <w:r w:rsidRPr="00906B09">
              <w:rPr>
                <w:sz w:val="18"/>
                <w:szCs w:val="18"/>
              </w:rPr>
              <w:t>Topex/Poseidon, Jason-1</w:t>
            </w:r>
          </w:p>
        </w:t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14:paraId="3F5B0BAE" w14:textId="77777777" w:rsidR="009F3E3A" w:rsidRPr="00906B09" w:rsidRDefault="009F3E3A" w:rsidP="00A102D7">
            <w:pPr>
              <w:pStyle w:val="TableContents"/>
              <w:rPr>
                <w:sz w:val="18"/>
                <w:szCs w:val="18"/>
              </w:rPr>
            </w:pPr>
            <w:r w:rsidRPr="00906B09">
              <w:rPr>
                <w:sz w:val="18"/>
                <w:szCs w:val="18"/>
              </w:rPr>
              <w:t>PO.DAAC</w:t>
            </w:r>
          </w:p>
        </w:tc>
        <w:tc>
          <w:tcPr>
            <w:tcW w:w="11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2DBD533" w14:textId="77777777" w:rsidR="009F3E3A" w:rsidRPr="00906B09" w:rsidRDefault="009F3E3A" w:rsidP="00A102D7">
            <w:pPr>
              <w:pStyle w:val="TableContents"/>
              <w:rPr>
                <w:sz w:val="18"/>
                <w:szCs w:val="18"/>
              </w:rPr>
            </w:pPr>
            <w:r w:rsidRPr="00906B09">
              <w:rPr>
                <w:sz w:val="18"/>
                <w:szCs w:val="18"/>
              </w:rPr>
              <w:t>binary</w:t>
            </w:r>
          </w:p>
        </w:tc>
      </w:tr>
      <w:tr w:rsidR="009F3E3A" w:rsidRPr="00906B09" w14:paraId="1E1FB67C" w14:textId="77777777" w:rsidTr="009F3E3A">
        <w:tc>
          <w:tcPr>
            <w:tcW w:w="4450" w:type="dxa"/>
            <w:tcBorders>
              <w:left w:val="single" w:sz="2" w:space="0" w:color="000000"/>
              <w:bottom w:val="single" w:sz="2" w:space="0" w:color="000000"/>
            </w:tcBorders>
            <w:shd w:val="clear" w:color="auto" w:fill="auto"/>
            <w:tcMar>
              <w:top w:w="55" w:type="dxa"/>
              <w:left w:w="55" w:type="dxa"/>
              <w:bottom w:w="55" w:type="dxa"/>
              <w:right w:w="55" w:type="dxa"/>
            </w:tcMar>
          </w:tcPr>
          <w:p w14:paraId="0E95536F" w14:textId="77777777" w:rsidR="009F3E3A" w:rsidRPr="00906B09" w:rsidRDefault="009F3E3A" w:rsidP="00A102D7">
            <w:pPr>
              <w:pStyle w:val="TableContents"/>
              <w:jc w:val="left"/>
              <w:rPr>
                <w:sz w:val="18"/>
                <w:szCs w:val="18"/>
              </w:rPr>
            </w:pPr>
            <w:r w:rsidRPr="00906B09">
              <w:rPr>
                <w:sz w:val="18"/>
                <w:szCs w:val="18"/>
              </w:rPr>
              <w:t>Gridded Near Real Time Maps of Significant Wave Height (NRT-MSWH ) (mono- and multi-mission products)</w:t>
            </w:r>
          </w:p>
        </w:tc>
        <w:tc>
          <w:tcPr>
            <w:tcW w:w="2693" w:type="dxa"/>
            <w:tcBorders>
              <w:left w:val="single" w:sz="2" w:space="0" w:color="000000"/>
              <w:bottom w:val="single" w:sz="2" w:space="0" w:color="000000"/>
            </w:tcBorders>
            <w:shd w:val="clear" w:color="auto" w:fill="auto"/>
            <w:tcMar>
              <w:top w:w="55" w:type="dxa"/>
              <w:left w:w="55" w:type="dxa"/>
              <w:bottom w:w="55" w:type="dxa"/>
              <w:right w:w="55" w:type="dxa"/>
            </w:tcMar>
          </w:tcPr>
          <w:p w14:paraId="11AE7203" w14:textId="77777777" w:rsidR="009F3E3A" w:rsidRPr="00906B09" w:rsidRDefault="009F3E3A" w:rsidP="00A102D7">
            <w:pPr>
              <w:pStyle w:val="TableContents"/>
              <w:jc w:val="left"/>
              <w:rPr>
                <w:sz w:val="18"/>
                <w:szCs w:val="18"/>
              </w:rPr>
            </w:pPr>
            <w:r w:rsidRPr="00906B09">
              <w:rPr>
                <w:sz w:val="18"/>
                <w:szCs w:val="18"/>
              </w:rPr>
              <w:t>Jason-1, Jason-2, Topex/Poseidon, Envisat, GFO, merged</w:t>
            </w:r>
          </w:p>
        </w:t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14:paraId="6C58A8C4" w14:textId="77777777" w:rsidR="009F3E3A" w:rsidRPr="00906B09" w:rsidRDefault="009F3E3A" w:rsidP="00A102D7">
            <w:pPr>
              <w:pStyle w:val="TableContents"/>
              <w:rPr>
                <w:sz w:val="18"/>
                <w:szCs w:val="18"/>
              </w:rPr>
            </w:pPr>
            <w:r w:rsidRPr="00906B09">
              <w:rPr>
                <w:sz w:val="18"/>
                <w:szCs w:val="18"/>
              </w:rPr>
              <w:t>AVISO</w:t>
            </w:r>
          </w:p>
        </w:tc>
        <w:tc>
          <w:tcPr>
            <w:tcW w:w="11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04F5294" w14:textId="77777777" w:rsidR="009F3E3A" w:rsidRPr="00906B09" w:rsidRDefault="009F3E3A" w:rsidP="00A102D7">
            <w:pPr>
              <w:pStyle w:val="TableContents"/>
              <w:rPr>
                <w:sz w:val="18"/>
                <w:szCs w:val="18"/>
              </w:rPr>
            </w:pPr>
            <w:r w:rsidRPr="00906B09">
              <w:rPr>
                <w:sz w:val="18"/>
                <w:szCs w:val="18"/>
              </w:rPr>
              <w:t>netCDF</w:t>
            </w:r>
          </w:p>
        </w:tc>
      </w:tr>
      <w:tr w:rsidR="009F3E3A" w:rsidRPr="00906B09" w14:paraId="1083F91D" w14:textId="77777777" w:rsidTr="009F3E3A">
        <w:tc>
          <w:tcPr>
            <w:tcW w:w="4450" w:type="dxa"/>
            <w:tcBorders>
              <w:left w:val="single" w:sz="2" w:space="0" w:color="000000"/>
              <w:bottom w:val="single" w:sz="2" w:space="0" w:color="000000"/>
            </w:tcBorders>
            <w:shd w:val="clear" w:color="auto" w:fill="auto"/>
            <w:tcMar>
              <w:top w:w="55" w:type="dxa"/>
              <w:left w:w="55" w:type="dxa"/>
              <w:bottom w:w="55" w:type="dxa"/>
              <w:right w:w="55" w:type="dxa"/>
            </w:tcMar>
          </w:tcPr>
          <w:p w14:paraId="41A867CC" w14:textId="77777777" w:rsidR="009F3E3A" w:rsidRPr="00906B09" w:rsidRDefault="009F3E3A" w:rsidP="00A102D7">
            <w:pPr>
              <w:pStyle w:val="TableContents"/>
              <w:jc w:val="left"/>
              <w:rPr>
                <w:sz w:val="18"/>
                <w:szCs w:val="18"/>
              </w:rPr>
            </w:pPr>
            <w:r w:rsidRPr="00906B09">
              <w:rPr>
                <w:sz w:val="18"/>
                <w:szCs w:val="18"/>
              </w:rPr>
              <w:t>Gridded Near Real Time Maps of Wind Speed modulus (NRT-MWind)</w:t>
            </w:r>
          </w:p>
        </w:tc>
        <w:tc>
          <w:tcPr>
            <w:tcW w:w="2693" w:type="dxa"/>
            <w:tcBorders>
              <w:left w:val="single" w:sz="2" w:space="0" w:color="000000"/>
              <w:bottom w:val="single" w:sz="2" w:space="0" w:color="000000"/>
            </w:tcBorders>
            <w:shd w:val="clear" w:color="auto" w:fill="auto"/>
            <w:tcMar>
              <w:top w:w="55" w:type="dxa"/>
              <w:left w:w="55" w:type="dxa"/>
              <w:bottom w:w="55" w:type="dxa"/>
              <w:right w:w="55" w:type="dxa"/>
            </w:tcMar>
          </w:tcPr>
          <w:p w14:paraId="74A2D226" w14:textId="77777777" w:rsidR="009F3E3A" w:rsidRPr="00906B09" w:rsidRDefault="009F3E3A" w:rsidP="00A102D7">
            <w:pPr>
              <w:pStyle w:val="TableContents"/>
              <w:jc w:val="left"/>
              <w:rPr>
                <w:sz w:val="18"/>
                <w:szCs w:val="18"/>
              </w:rPr>
            </w:pPr>
            <w:r w:rsidRPr="00906B09">
              <w:rPr>
                <w:sz w:val="18"/>
                <w:szCs w:val="18"/>
              </w:rPr>
              <w:t>Jason-1, Jason-2, Topex/Poseidon, Envisat, GFO, merged</w:t>
            </w:r>
          </w:p>
        </w:t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14:paraId="2565023A" w14:textId="77777777" w:rsidR="009F3E3A" w:rsidRPr="00906B09" w:rsidRDefault="009F3E3A" w:rsidP="00A102D7">
            <w:pPr>
              <w:pStyle w:val="TableContents"/>
              <w:rPr>
                <w:sz w:val="18"/>
                <w:szCs w:val="18"/>
              </w:rPr>
            </w:pPr>
            <w:r w:rsidRPr="00906B09">
              <w:rPr>
                <w:sz w:val="18"/>
                <w:szCs w:val="18"/>
              </w:rPr>
              <w:t>AVISO</w:t>
            </w:r>
          </w:p>
        </w:tc>
        <w:tc>
          <w:tcPr>
            <w:tcW w:w="11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133FD1" w14:textId="77777777" w:rsidR="009F3E3A" w:rsidRPr="00906B09" w:rsidRDefault="009F3E3A" w:rsidP="00A102D7">
            <w:pPr>
              <w:pStyle w:val="TableContents"/>
              <w:rPr>
                <w:sz w:val="18"/>
                <w:szCs w:val="18"/>
              </w:rPr>
            </w:pPr>
            <w:r w:rsidRPr="00906B09">
              <w:rPr>
                <w:sz w:val="18"/>
                <w:szCs w:val="18"/>
              </w:rPr>
              <w:t>netCDF</w:t>
            </w:r>
          </w:p>
        </w:tc>
      </w:tr>
      <w:tr w:rsidR="009F3E3A" w:rsidRPr="00906B09" w14:paraId="343C08A6" w14:textId="77777777" w:rsidTr="009F3E3A">
        <w:tc>
          <w:tcPr>
            <w:tcW w:w="4450" w:type="dxa"/>
            <w:tcBorders>
              <w:left w:val="single" w:sz="2" w:space="0" w:color="000000"/>
              <w:bottom w:val="single" w:sz="2" w:space="0" w:color="000000"/>
            </w:tcBorders>
            <w:shd w:val="clear" w:color="auto" w:fill="auto"/>
            <w:tcMar>
              <w:top w:w="55" w:type="dxa"/>
              <w:left w:w="55" w:type="dxa"/>
              <w:bottom w:w="55" w:type="dxa"/>
              <w:right w:w="55" w:type="dxa"/>
            </w:tcMar>
          </w:tcPr>
          <w:p w14:paraId="31F88C40" w14:textId="77777777" w:rsidR="009F3E3A" w:rsidRPr="00906B09" w:rsidRDefault="009F3E3A" w:rsidP="00A102D7">
            <w:pPr>
              <w:pStyle w:val="TableContents"/>
              <w:jc w:val="left"/>
            </w:pPr>
            <w:r w:rsidRPr="00906B09">
              <w:rPr>
                <w:sz w:val="18"/>
                <w:szCs w:val="18"/>
              </w:rPr>
              <w:lastRenderedPageBreak/>
              <w:t>Heracles along-track land-ice (multimission products)</w:t>
            </w:r>
            <w:r w:rsidRPr="00906B09">
              <w:rPr>
                <w:sz w:val="18"/>
                <w:szCs w:val="18"/>
                <w:vertAlign w:val="superscript"/>
              </w:rPr>
              <w:t>*</w:t>
            </w:r>
          </w:p>
        </w:tc>
        <w:tc>
          <w:tcPr>
            <w:tcW w:w="2693" w:type="dxa"/>
            <w:tcBorders>
              <w:left w:val="single" w:sz="2" w:space="0" w:color="000000"/>
              <w:bottom w:val="single" w:sz="2" w:space="0" w:color="000000"/>
            </w:tcBorders>
            <w:shd w:val="clear" w:color="auto" w:fill="auto"/>
            <w:tcMar>
              <w:top w:w="55" w:type="dxa"/>
              <w:left w:w="55" w:type="dxa"/>
              <w:bottom w:w="55" w:type="dxa"/>
              <w:right w:w="55" w:type="dxa"/>
            </w:tcMar>
          </w:tcPr>
          <w:p w14:paraId="27294E5D" w14:textId="77777777" w:rsidR="009F3E3A" w:rsidRPr="00906B09" w:rsidRDefault="009F3E3A" w:rsidP="00A102D7">
            <w:pPr>
              <w:pStyle w:val="TableContents"/>
              <w:jc w:val="left"/>
            </w:pPr>
            <w:r w:rsidRPr="00906B09">
              <w:rPr>
                <w:sz w:val="18"/>
                <w:szCs w:val="18"/>
              </w:rPr>
              <w:t>Cryosat, Envisat</w:t>
            </w:r>
          </w:p>
        </w:t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14:paraId="76B01AD3" w14:textId="77777777" w:rsidR="009F3E3A" w:rsidRPr="00906B09" w:rsidRDefault="009F3E3A" w:rsidP="00A102D7">
            <w:pPr>
              <w:pStyle w:val="TableContents"/>
              <w:rPr>
                <w:sz w:val="18"/>
                <w:szCs w:val="18"/>
              </w:rPr>
            </w:pPr>
            <w:r w:rsidRPr="00906B09">
              <w:rPr>
                <w:sz w:val="18"/>
                <w:szCs w:val="18"/>
              </w:rPr>
              <w:t>ESA</w:t>
            </w:r>
          </w:p>
        </w:tc>
        <w:tc>
          <w:tcPr>
            <w:tcW w:w="11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D021712" w14:textId="77777777" w:rsidR="009F3E3A" w:rsidRPr="00906B09" w:rsidRDefault="009F3E3A" w:rsidP="00A102D7">
            <w:pPr>
              <w:pStyle w:val="TableContents"/>
              <w:rPr>
                <w:sz w:val="18"/>
                <w:szCs w:val="18"/>
              </w:rPr>
            </w:pPr>
            <w:r w:rsidRPr="00906B09">
              <w:rPr>
                <w:sz w:val="18"/>
                <w:szCs w:val="18"/>
              </w:rPr>
              <w:t>netCDF</w:t>
            </w:r>
          </w:p>
        </w:tc>
      </w:tr>
      <w:tr w:rsidR="009F3E3A" w:rsidRPr="00906B09" w14:paraId="1B4CDA29" w14:textId="77777777" w:rsidTr="009F3E3A">
        <w:tc>
          <w:tcPr>
            <w:tcW w:w="4450" w:type="dxa"/>
            <w:tcBorders>
              <w:left w:val="single" w:sz="2" w:space="0" w:color="000000"/>
              <w:bottom w:val="single" w:sz="2" w:space="0" w:color="000000"/>
            </w:tcBorders>
            <w:shd w:val="clear" w:color="auto" w:fill="auto"/>
            <w:tcMar>
              <w:top w:w="55" w:type="dxa"/>
              <w:left w:w="55" w:type="dxa"/>
              <w:bottom w:w="55" w:type="dxa"/>
              <w:right w:w="55" w:type="dxa"/>
            </w:tcMar>
          </w:tcPr>
          <w:p w14:paraId="7E248C7C" w14:textId="77777777" w:rsidR="009F3E3A" w:rsidRPr="00906B09" w:rsidRDefault="009F3E3A" w:rsidP="00A102D7">
            <w:pPr>
              <w:pStyle w:val="TableContents"/>
              <w:jc w:val="left"/>
            </w:pPr>
            <w:r w:rsidRPr="00906B09">
              <w:rPr>
                <w:sz w:val="18"/>
                <w:szCs w:val="18"/>
              </w:rPr>
              <w:t>Heracles crossover land-ice (multimission products)</w:t>
            </w:r>
            <w:r w:rsidRPr="00906B09">
              <w:rPr>
                <w:sz w:val="18"/>
                <w:szCs w:val="18"/>
                <w:vertAlign w:val="superscript"/>
              </w:rPr>
              <w:t>*</w:t>
            </w:r>
          </w:p>
        </w:tc>
        <w:tc>
          <w:tcPr>
            <w:tcW w:w="2693" w:type="dxa"/>
            <w:tcBorders>
              <w:left w:val="single" w:sz="2" w:space="0" w:color="000000"/>
              <w:bottom w:val="single" w:sz="2" w:space="0" w:color="000000"/>
            </w:tcBorders>
            <w:shd w:val="clear" w:color="auto" w:fill="auto"/>
            <w:tcMar>
              <w:top w:w="55" w:type="dxa"/>
              <w:left w:w="55" w:type="dxa"/>
              <w:bottom w:w="55" w:type="dxa"/>
              <w:right w:w="55" w:type="dxa"/>
            </w:tcMar>
          </w:tcPr>
          <w:p w14:paraId="5B2E7C7D" w14:textId="77777777" w:rsidR="009F3E3A" w:rsidRPr="00906B09" w:rsidRDefault="009F3E3A" w:rsidP="00A102D7">
            <w:pPr>
              <w:pStyle w:val="TableContents"/>
              <w:jc w:val="left"/>
            </w:pPr>
            <w:r w:rsidRPr="00906B09">
              <w:rPr>
                <w:sz w:val="18"/>
                <w:szCs w:val="18"/>
              </w:rPr>
              <w:t>Cryosat, Envisat</w:t>
            </w:r>
          </w:p>
        </w:t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14:paraId="216AA29A" w14:textId="77777777" w:rsidR="009F3E3A" w:rsidRPr="00906B09" w:rsidRDefault="009F3E3A" w:rsidP="00A102D7">
            <w:pPr>
              <w:pStyle w:val="TableContents"/>
              <w:rPr>
                <w:sz w:val="18"/>
                <w:szCs w:val="18"/>
              </w:rPr>
            </w:pPr>
            <w:r w:rsidRPr="00906B09">
              <w:rPr>
                <w:sz w:val="18"/>
                <w:szCs w:val="18"/>
              </w:rPr>
              <w:t>ESA</w:t>
            </w:r>
          </w:p>
        </w:tc>
        <w:tc>
          <w:tcPr>
            <w:tcW w:w="11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2ECA399" w14:textId="77777777" w:rsidR="009F3E3A" w:rsidRPr="00906B09" w:rsidRDefault="009F3E3A" w:rsidP="00A102D7">
            <w:pPr>
              <w:pStyle w:val="TableContents"/>
              <w:rPr>
                <w:sz w:val="18"/>
                <w:szCs w:val="18"/>
              </w:rPr>
            </w:pPr>
            <w:r w:rsidRPr="00906B09">
              <w:rPr>
                <w:sz w:val="18"/>
                <w:szCs w:val="18"/>
              </w:rPr>
              <w:t>netCDF</w:t>
            </w:r>
          </w:p>
        </w:tc>
      </w:tr>
      <w:tr w:rsidR="009F3E3A" w:rsidRPr="00906B09" w14:paraId="14D2BA2A" w14:textId="77777777" w:rsidTr="009F3E3A">
        <w:tc>
          <w:tcPr>
            <w:tcW w:w="4450" w:type="dxa"/>
            <w:tcBorders>
              <w:left w:val="single" w:sz="2" w:space="0" w:color="000000"/>
              <w:bottom w:val="single" w:sz="2" w:space="0" w:color="000000"/>
            </w:tcBorders>
            <w:shd w:val="clear" w:color="auto" w:fill="auto"/>
            <w:tcMar>
              <w:top w:w="55" w:type="dxa"/>
              <w:left w:w="55" w:type="dxa"/>
              <w:bottom w:w="55" w:type="dxa"/>
              <w:right w:w="55" w:type="dxa"/>
            </w:tcMar>
          </w:tcPr>
          <w:p w14:paraId="6E5A057F" w14:textId="77777777" w:rsidR="009F3E3A" w:rsidRPr="00906B09" w:rsidRDefault="009F3E3A" w:rsidP="00A102D7">
            <w:pPr>
              <w:pStyle w:val="TableContents"/>
              <w:jc w:val="left"/>
            </w:pPr>
            <w:r w:rsidRPr="00906B09">
              <w:rPr>
                <w:sz w:val="18"/>
                <w:szCs w:val="18"/>
              </w:rPr>
              <w:t>Gridded Heracles SHA land-ice (multimission products)</w:t>
            </w:r>
            <w:r w:rsidRPr="00906B09">
              <w:rPr>
                <w:sz w:val="18"/>
                <w:szCs w:val="18"/>
                <w:vertAlign w:val="superscript"/>
              </w:rPr>
              <w:t>*</w:t>
            </w:r>
          </w:p>
        </w:tc>
        <w:tc>
          <w:tcPr>
            <w:tcW w:w="2693" w:type="dxa"/>
            <w:tcBorders>
              <w:left w:val="single" w:sz="2" w:space="0" w:color="000000"/>
              <w:bottom w:val="single" w:sz="2" w:space="0" w:color="000000"/>
            </w:tcBorders>
            <w:shd w:val="clear" w:color="auto" w:fill="auto"/>
            <w:tcMar>
              <w:top w:w="55" w:type="dxa"/>
              <w:left w:w="55" w:type="dxa"/>
              <w:bottom w:w="55" w:type="dxa"/>
              <w:right w:w="55" w:type="dxa"/>
            </w:tcMar>
          </w:tcPr>
          <w:p w14:paraId="0E91D898" w14:textId="77777777" w:rsidR="009F3E3A" w:rsidRPr="00906B09" w:rsidRDefault="009F3E3A" w:rsidP="00A102D7">
            <w:pPr>
              <w:pStyle w:val="TableContents"/>
              <w:jc w:val="left"/>
            </w:pPr>
            <w:r w:rsidRPr="00906B09">
              <w:rPr>
                <w:sz w:val="18"/>
                <w:szCs w:val="18"/>
              </w:rPr>
              <w:t>Cryosat, Envisat, merged</w:t>
            </w:r>
          </w:p>
        </w:t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14:paraId="0C2EF1A6" w14:textId="77777777" w:rsidR="009F3E3A" w:rsidRPr="00906B09" w:rsidRDefault="009F3E3A" w:rsidP="00A102D7">
            <w:pPr>
              <w:pStyle w:val="TableContents"/>
              <w:rPr>
                <w:sz w:val="18"/>
                <w:szCs w:val="18"/>
              </w:rPr>
            </w:pPr>
            <w:r w:rsidRPr="00906B09">
              <w:rPr>
                <w:sz w:val="18"/>
                <w:szCs w:val="18"/>
              </w:rPr>
              <w:t>ESA</w:t>
            </w:r>
          </w:p>
        </w:tc>
        <w:tc>
          <w:tcPr>
            <w:tcW w:w="11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F92A25" w14:textId="77777777" w:rsidR="009F3E3A" w:rsidRPr="00906B09" w:rsidRDefault="009F3E3A" w:rsidP="00A102D7">
            <w:pPr>
              <w:pStyle w:val="TableContents"/>
              <w:rPr>
                <w:sz w:val="18"/>
                <w:szCs w:val="18"/>
              </w:rPr>
            </w:pPr>
            <w:r w:rsidRPr="00906B09">
              <w:rPr>
                <w:sz w:val="18"/>
                <w:szCs w:val="18"/>
              </w:rPr>
              <w:t>netCDF</w:t>
            </w:r>
          </w:p>
        </w:tc>
      </w:tr>
      <w:tr w:rsidR="009F3E3A" w:rsidRPr="00906B09" w14:paraId="7A041A1A" w14:textId="77777777" w:rsidTr="009F3E3A">
        <w:tc>
          <w:tcPr>
            <w:tcW w:w="4450" w:type="dxa"/>
            <w:tcBorders>
              <w:left w:val="single" w:sz="2" w:space="0" w:color="000000"/>
              <w:bottom w:val="single" w:sz="2" w:space="0" w:color="000000"/>
            </w:tcBorders>
            <w:shd w:val="clear" w:color="auto" w:fill="auto"/>
            <w:tcMar>
              <w:top w:w="55" w:type="dxa"/>
              <w:left w:w="55" w:type="dxa"/>
              <w:bottom w:w="55" w:type="dxa"/>
              <w:right w:w="55" w:type="dxa"/>
            </w:tcMar>
          </w:tcPr>
          <w:p w14:paraId="733CA64F" w14:textId="77777777" w:rsidR="009F3E3A" w:rsidRPr="00906B09" w:rsidRDefault="009F3E3A" w:rsidP="00A102D7">
            <w:pPr>
              <w:pStyle w:val="TableContents"/>
              <w:jc w:val="left"/>
            </w:pPr>
            <w:r w:rsidRPr="00906B09">
              <w:rPr>
                <w:sz w:val="18"/>
                <w:szCs w:val="18"/>
              </w:rPr>
              <w:t>Gridded Heracles Sigma0 land-ice (multimission products)</w:t>
            </w:r>
            <w:r w:rsidRPr="00906B09">
              <w:rPr>
                <w:sz w:val="18"/>
                <w:szCs w:val="18"/>
                <w:vertAlign w:val="superscript"/>
              </w:rPr>
              <w:t>*</w:t>
            </w:r>
          </w:p>
        </w:tc>
        <w:tc>
          <w:tcPr>
            <w:tcW w:w="2693" w:type="dxa"/>
            <w:tcBorders>
              <w:left w:val="single" w:sz="2" w:space="0" w:color="000000"/>
              <w:bottom w:val="single" w:sz="2" w:space="0" w:color="000000"/>
            </w:tcBorders>
            <w:shd w:val="clear" w:color="auto" w:fill="auto"/>
            <w:tcMar>
              <w:top w:w="55" w:type="dxa"/>
              <w:left w:w="55" w:type="dxa"/>
              <w:bottom w:w="55" w:type="dxa"/>
              <w:right w:w="55" w:type="dxa"/>
            </w:tcMar>
          </w:tcPr>
          <w:p w14:paraId="78C528B8" w14:textId="77777777" w:rsidR="009F3E3A" w:rsidRPr="00906B09" w:rsidRDefault="009F3E3A" w:rsidP="00A102D7">
            <w:pPr>
              <w:pStyle w:val="TableContents"/>
              <w:jc w:val="left"/>
            </w:pPr>
            <w:r w:rsidRPr="00906B09">
              <w:rPr>
                <w:sz w:val="18"/>
                <w:szCs w:val="18"/>
              </w:rPr>
              <w:t>Cryosat, Envisat, merged</w:t>
            </w:r>
          </w:p>
        </w:t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14:paraId="3EB81D25" w14:textId="77777777" w:rsidR="009F3E3A" w:rsidRPr="00906B09" w:rsidRDefault="009F3E3A" w:rsidP="00A102D7">
            <w:pPr>
              <w:pStyle w:val="TableContents"/>
              <w:rPr>
                <w:sz w:val="18"/>
                <w:szCs w:val="18"/>
              </w:rPr>
            </w:pPr>
            <w:r w:rsidRPr="00906B09">
              <w:rPr>
                <w:sz w:val="18"/>
                <w:szCs w:val="18"/>
              </w:rPr>
              <w:t>ESA</w:t>
            </w:r>
          </w:p>
        </w:tc>
        <w:tc>
          <w:tcPr>
            <w:tcW w:w="11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842E97C" w14:textId="77777777" w:rsidR="009F3E3A" w:rsidRPr="00906B09" w:rsidRDefault="009F3E3A" w:rsidP="00A102D7">
            <w:pPr>
              <w:pStyle w:val="TableContents"/>
              <w:rPr>
                <w:sz w:val="18"/>
                <w:szCs w:val="18"/>
              </w:rPr>
            </w:pPr>
            <w:r w:rsidRPr="00906B09">
              <w:rPr>
                <w:sz w:val="18"/>
                <w:szCs w:val="18"/>
              </w:rPr>
              <w:t>netCDF</w:t>
            </w:r>
          </w:p>
        </w:tc>
      </w:tr>
      <w:tr w:rsidR="009F3E3A" w:rsidRPr="00906B09" w14:paraId="757B1398" w14:textId="77777777" w:rsidTr="009F3E3A">
        <w:tc>
          <w:tcPr>
            <w:tcW w:w="4450" w:type="dxa"/>
            <w:tcBorders>
              <w:left w:val="single" w:sz="2" w:space="0" w:color="000000"/>
              <w:bottom w:val="single" w:sz="2" w:space="0" w:color="000000"/>
            </w:tcBorders>
            <w:shd w:val="clear" w:color="auto" w:fill="auto"/>
            <w:tcMar>
              <w:top w:w="55" w:type="dxa"/>
              <w:left w:w="55" w:type="dxa"/>
              <w:bottom w:w="55" w:type="dxa"/>
              <w:right w:w="55" w:type="dxa"/>
            </w:tcMar>
          </w:tcPr>
          <w:p w14:paraId="0A6A5268" w14:textId="77777777" w:rsidR="009F3E3A" w:rsidRPr="00906B09" w:rsidRDefault="009F3E3A" w:rsidP="00A102D7">
            <w:pPr>
              <w:pStyle w:val="TableContents"/>
              <w:jc w:val="left"/>
            </w:pPr>
            <w:r w:rsidRPr="00906B09">
              <w:rPr>
                <w:sz w:val="18"/>
                <w:szCs w:val="18"/>
              </w:rPr>
              <w:t>Gridded Heracles Leading Edge Width (LEW) land-ice (multimission products)</w:t>
            </w:r>
            <w:r w:rsidRPr="00906B09">
              <w:rPr>
                <w:sz w:val="18"/>
                <w:szCs w:val="18"/>
                <w:vertAlign w:val="superscript"/>
              </w:rPr>
              <w:t>*</w:t>
            </w:r>
          </w:p>
        </w:tc>
        <w:tc>
          <w:tcPr>
            <w:tcW w:w="2693" w:type="dxa"/>
            <w:tcBorders>
              <w:left w:val="single" w:sz="2" w:space="0" w:color="000000"/>
              <w:bottom w:val="single" w:sz="2" w:space="0" w:color="000000"/>
            </w:tcBorders>
            <w:shd w:val="clear" w:color="auto" w:fill="auto"/>
            <w:tcMar>
              <w:top w:w="55" w:type="dxa"/>
              <w:left w:w="55" w:type="dxa"/>
              <w:bottom w:w="55" w:type="dxa"/>
              <w:right w:w="55" w:type="dxa"/>
            </w:tcMar>
          </w:tcPr>
          <w:p w14:paraId="2BE8161B" w14:textId="77777777" w:rsidR="009F3E3A" w:rsidRPr="00906B09" w:rsidRDefault="009F3E3A" w:rsidP="00A102D7">
            <w:pPr>
              <w:pStyle w:val="TableContents"/>
              <w:jc w:val="left"/>
            </w:pPr>
            <w:r w:rsidRPr="00906B09">
              <w:rPr>
                <w:sz w:val="18"/>
                <w:szCs w:val="18"/>
              </w:rPr>
              <w:t>Cryosat, Envisat, merged</w:t>
            </w:r>
          </w:p>
        </w:t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14:paraId="01A4D7BD" w14:textId="77777777" w:rsidR="009F3E3A" w:rsidRPr="00906B09" w:rsidRDefault="009F3E3A" w:rsidP="00A102D7">
            <w:pPr>
              <w:pStyle w:val="TableContents"/>
              <w:rPr>
                <w:sz w:val="18"/>
                <w:szCs w:val="18"/>
              </w:rPr>
            </w:pPr>
            <w:r w:rsidRPr="00906B09">
              <w:rPr>
                <w:sz w:val="18"/>
                <w:szCs w:val="18"/>
              </w:rPr>
              <w:t>ESA</w:t>
            </w:r>
          </w:p>
        </w:tc>
        <w:tc>
          <w:tcPr>
            <w:tcW w:w="11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BF51D8A" w14:textId="77777777" w:rsidR="009F3E3A" w:rsidRPr="00906B09" w:rsidRDefault="009F3E3A" w:rsidP="00A102D7">
            <w:pPr>
              <w:pStyle w:val="TableContents"/>
              <w:rPr>
                <w:sz w:val="18"/>
                <w:szCs w:val="18"/>
              </w:rPr>
            </w:pPr>
            <w:r w:rsidRPr="00906B09">
              <w:rPr>
                <w:sz w:val="18"/>
                <w:szCs w:val="18"/>
              </w:rPr>
              <w:t>netCDF</w:t>
            </w:r>
          </w:p>
        </w:tc>
      </w:tr>
      <w:tr w:rsidR="009F3E3A" w:rsidRPr="00906B09" w14:paraId="675E48B2" w14:textId="77777777" w:rsidTr="009F3E3A">
        <w:tc>
          <w:tcPr>
            <w:tcW w:w="4450" w:type="dxa"/>
            <w:tcBorders>
              <w:left w:val="single" w:sz="2" w:space="0" w:color="000000"/>
              <w:bottom w:val="single" w:sz="2" w:space="0" w:color="000000"/>
            </w:tcBorders>
            <w:shd w:val="clear" w:color="auto" w:fill="auto"/>
            <w:tcMar>
              <w:top w:w="55" w:type="dxa"/>
              <w:left w:w="55" w:type="dxa"/>
              <w:bottom w:w="55" w:type="dxa"/>
              <w:right w:w="55" w:type="dxa"/>
            </w:tcMar>
          </w:tcPr>
          <w:p w14:paraId="0DAB991B" w14:textId="77777777" w:rsidR="009F3E3A" w:rsidRPr="00906B09" w:rsidRDefault="009F3E3A" w:rsidP="00A102D7">
            <w:pPr>
              <w:pStyle w:val="TableContents"/>
              <w:jc w:val="left"/>
              <w:rPr>
                <w:sz w:val="18"/>
                <w:szCs w:val="18"/>
              </w:rPr>
            </w:pPr>
            <w:r w:rsidRPr="00906B09">
              <w:rPr>
                <w:sz w:val="18"/>
                <w:szCs w:val="18"/>
              </w:rPr>
              <w:t>River &amp; Lake products</w:t>
            </w:r>
          </w:p>
        </w:tc>
        <w:tc>
          <w:tcPr>
            <w:tcW w:w="2693" w:type="dxa"/>
            <w:tcBorders>
              <w:left w:val="single" w:sz="2" w:space="0" w:color="000000"/>
              <w:bottom w:val="single" w:sz="2" w:space="0" w:color="000000"/>
            </w:tcBorders>
            <w:shd w:val="clear" w:color="auto" w:fill="auto"/>
            <w:tcMar>
              <w:top w:w="55" w:type="dxa"/>
              <w:left w:w="55" w:type="dxa"/>
              <w:bottom w:w="55" w:type="dxa"/>
              <w:right w:w="55" w:type="dxa"/>
            </w:tcMar>
          </w:tcPr>
          <w:p w14:paraId="0B1D6BD1" w14:textId="77777777" w:rsidR="009F3E3A" w:rsidRPr="00906B09" w:rsidRDefault="009F3E3A" w:rsidP="00A102D7">
            <w:pPr>
              <w:pStyle w:val="TableContents"/>
              <w:jc w:val="left"/>
              <w:rPr>
                <w:sz w:val="18"/>
                <w:szCs w:val="18"/>
              </w:rPr>
            </w:pPr>
            <w:r w:rsidRPr="00906B09">
              <w:rPr>
                <w:sz w:val="18"/>
                <w:szCs w:val="18"/>
              </w:rPr>
              <w:t>Envisat</w:t>
            </w:r>
          </w:p>
        </w:t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14:paraId="02BDDD96" w14:textId="77777777" w:rsidR="009F3E3A" w:rsidRPr="00906B09" w:rsidRDefault="009F3E3A" w:rsidP="00A102D7">
            <w:pPr>
              <w:pStyle w:val="TableContents"/>
              <w:rPr>
                <w:sz w:val="18"/>
                <w:szCs w:val="18"/>
              </w:rPr>
            </w:pPr>
            <w:r w:rsidRPr="00906B09">
              <w:rPr>
                <w:sz w:val="18"/>
                <w:szCs w:val="18"/>
              </w:rPr>
              <w:t>ESA</w:t>
            </w:r>
          </w:p>
        </w:tc>
        <w:tc>
          <w:tcPr>
            <w:tcW w:w="11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8EA80DC" w14:textId="77777777" w:rsidR="009F3E3A" w:rsidRPr="00906B09" w:rsidRDefault="009F3E3A" w:rsidP="00A102D7">
            <w:pPr>
              <w:pStyle w:val="TableContents"/>
              <w:rPr>
                <w:sz w:val="18"/>
                <w:szCs w:val="18"/>
              </w:rPr>
            </w:pPr>
            <w:r w:rsidRPr="00906B09">
              <w:rPr>
                <w:sz w:val="18"/>
                <w:szCs w:val="18"/>
              </w:rPr>
              <w:t>binary</w:t>
            </w:r>
          </w:p>
        </w:tc>
      </w:tr>
    </w:tbl>
    <w:p w14:paraId="2717BE2A" w14:textId="77777777" w:rsidR="00F932F3" w:rsidRPr="00906B09" w:rsidRDefault="00F932F3" w:rsidP="00F932F3"/>
    <w:p w14:paraId="54E72181" w14:textId="77777777" w:rsidR="00F932F3" w:rsidRPr="00906B09" w:rsidRDefault="00D83906" w:rsidP="00E57552">
      <w:pPr>
        <w:pStyle w:val="Heading1"/>
      </w:pPr>
      <w:bookmarkStart w:id="48" w:name="_Toc449978436"/>
      <w:r w:rsidRPr="00906B09">
        <w:lastRenderedPageBreak/>
        <w:t>HOW TO INSTALL AND UNINSTALL BRAT</w:t>
      </w:r>
      <w:bookmarkEnd w:id="48"/>
    </w:p>
    <w:p w14:paraId="41FD404F" w14:textId="77777777" w:rsidR="00D83906" w:rsidRPr="00906B09" w:rsidRDefault="00D83906" w:rsidP="00D83906">
      <w:pPr>
        <w:pStyle w:val="Heading2"/>
      </w:pPr>
      <w:bookmarkStart w:id="49" w:name="_Toc449978437"/>
      <w:r w:rsidRPr="00906B09">
        <w:t>Supported platforms</w:t>
      </w:r>
      <w:bookmarkEnd w:id="49"/>
    </w:p>
    <w:p w14:paraId="2B98E680" w14:textId="77777777" w:rsidR="00D83906" w:rsidRPr="00906B09" w:rsidRDefault="00D83906" w:rsidP="00D83906">
      <w:r w:rsidRPr="00906B09">
        <w:t>BRAT binaries are available as single-file installer packages for the three major operating systems, in 32 and 64 bit processor architectures:  Windows</w:t>
      </w:r>
      <w:r w:rsidR="00347283" w:rsidRPr="00906B09">
        <w:rPr>
          <w:rStyle w:val="FootnoteReference"/>
        </w:rPr>
        <w:footnoteReference w:id="1"/>
      </w:r>
      <w:del w:id="50" w:author="Ricardo Capote" w:date="2016-06-16T12:16:00Z">
        <w:r w:rsidRPr="00906B09" w:rsidDel="003C25EE">
          <w:delText xml:space="preserve"> </w:delText>
        </w:r>
      </w:del>
      <w:r w:rsidRPr="00906B09">
        <w:t>, Linux</w:t>
      </w:r>
      <w:r w:rsidR="00347283" w:rsidRPr="00906B09">
        <w:rPr>
          <w:rStyle w:val="FootnoteReference"/>
        </w:rPr>
        <w:footnoteReference w:id="2"/>
      </w:r>
      <w:r w:rsidRPr="00906B09">
        <w:t xml:space="preserve"> , and Mac OS X</w:t>
      </w:r>
      <w:r w:rsidR="00347283" w:rsidRPr="00906B09">
        <w:rPr>
          <w:rStyle w:val="FootnoteReference"/>
        </w:rPr>
        <w:footnoteReference w:id="3"/>
      </w:r>
      <w:r w:rsidRPr="00906B09">
        <w:t xml:space="preserve"> . These standalone installers can be downloaded from the BRAT Website (http://</w:t>
      </w:r>
      <w:r w:rsidR="00A50C9A" w:rsidRPr="00906B09">
        <w:t xml:space="preserve"> www.altimetry.info/toolbox/</w:t>
      </w:r>
      <w:r w:rsidRPr="00906B09">
        <w:t>) or copied from the top-level directory of the BRAT Distribution CD.</w:t>
      </w:r>
    </w:p>
    <w:p w14:paraId="23CF8123" w14:textId="77777777" w:rsidR="00D83906" w:rsidRPr="00906B09" w:rsidRDefault="00D83906" w:rsidP="00D83906">
      <w:r w:rsidRPr="00906B09">
        <w:t>On not directly supported platforms and for certain purposes, BRAT will have to be compiled from source. A source archive is therefore also available, but as compilation is a rather complex affair it is highly recommended to try one of the binary installers first.</w:t>
      </w:r>
    </w:p>
    <w:p w14:paraId="6A99DDE0" w14:textId="77777777" w:rsidR="00D83906" w:rsidRPr="00906B09" w:rsidRDefault="00D83906" w:rsidP="00D83906">
      <w:pPr>
        <w:pStyle w:val="Heading2"/>
      </w:pPr>
      <w:bookmarkStart w:id="51" w:name="_Toc449978438"/>
      <w:r w:rsidRPr="00906B09">
        <w:t>The BRAT distribution CD</w:t>
      </w:r>
      <w:bookmarkEnd w:id="51"/>
    </w:p>
    <w:p w14:paraId="2BE1C320" w14:textId="77777777" w:rsidR="00D83906" w:rsidRPr="00906B09" w:rsidRDefault="00D83906" w:rsidP="00D83906">
      <w:r w:rsidRPr="00906B09">
        <w:t>The BRAT Distribution CD contains:</w:t>
      </w:r>
    </w:p>
    <w:p w14:paraId="0F0779EB" w14:textId="77777777" w:rsidR="00D83906" w:rsidRPr="00906B09" w:rsidRDefault="00D83906" w:rsidP="001D2482">
      <w:pPr>
        <w:pStyle w:val="Indent1withBullet"/>
        <w:rPr>
          <w:b/>
          <w:lang w:val="en-GB"/>
        </w:rPr>
      </w:pPr>
      <w:r w:rsidRPr="00906B09">
        <w:rPr>
          <w:lang w:val="en-GB"/>
        </w:rPr>
        <w:t>The binary installers for the supported platforms.</w:t>
      </w:r>
    </w:p>
    <w:p w14:paraId="2CDCF74D" w14:textId="77777777" w:rsidR="00D83906" w:rsidRPr="00906B09" w:rsidRDefault="00D83906" w:rsidP="002B7853">
      <w:pPr>
        <w:pStyle w:val="Indent1withBullet"/>
        <w:rPr>
          <w:b/>
          <w:lang w:val="en-GB"/>
        </w:rPr>
      </w:pPr>
      <w:r w:rsidRPr="00906B09">
        <w:rPr>
          <w:lang w:val="en-GB"/>
        </w:rPr>
        <w:t>The source archive.</w:t>
      </w:r>
    </w:p>
    <w:p w14:paraId="34081107" w14:textId="77777777" w:rsidR="00D83906" w:rsidRPr="00906B09" w:rsidRDefault="00D83906" w:rsidP="00A723CC">
      <w:pPr>
        <w:pStyle w:val="Indent1withBullet"/>
        <w:rPr>
          <w:b/>
          <w:lang w:val="en-GB"/>
        </w:rPr>
      </w:pPr>
      <w:r w:rsidRPr="00906B09">
        <w:rPr>
          <w:lang w:val="en-GB"/>
        </w:rPr>
        <w:t>A copy of all the BRAT documentation (also already included in the binary installers).</w:t>
      </w:r>
    </w:p>
    <w:p w14:paraId="3481FB08" w14:textId="77777777" w:rsidR="00D83906" w:rsidRPr="00906B09" w:rsidRDefault="00D83906" w:rsidP="0001292E">
      <w:pPr>
        <w:pStyle w:val="Indent1withBullet"/>
        <w:rPr>
          <w:b/>
          <w:lang w:val="en-GB"/>
        </w:rPr>
      </w:pPr>
      <w:r w:rsidRPr="00906B09">
        <w:rPr>
          <w:lang w:val="en-GB"/>
        </w:rPr>
        <w:t>A large directory of sample data files (which is too large to be included in the binary installers).</w:t>
      </w:r>
    </w:p>
    <w:p w14:paraId="7988324D" w14:textId="77777777" w:rsidR="00D83906" w:rsidRPr="00906B09" w:rsidRDefault="00D83906" w:rsidP="00D83906"/>
    <w:p w14:paraId="78FEB05A" w14:textId="77777777" w:rsidR="00D83906" w:rsidRPr="00906B09" w:rsidRDefault="00D83906" w:rsidP="00D83906">
      <w:pPr>
        <w:pStyle w:val="Heading2"/>
      </w:pPr>
      <w:bookmarkStart w:id="52" w:name="_Toc449978439"/>
      <w:r w:rsidRPr="00906B09">
        <w:t>MS Windows</w:t>
      </w:r>
      <w:bookmarkEnd w:id="52"/>
    </w:p>
    <w:p w14:paraId="5DC05A9D" w14:textId="77777777" w:rsidR="00D83906" w:rsidRPr="00906B09" w:rsidRDefault="00D83906" w:rsidP="00D83906">
      <w:pPr>
        <w:pStyle w:val="Heading3"/>
      </w:pPr>
      <w:bookmarkStart w:id="53" w:name="_Toc449978440"/>
      <w:r w:rsidRPr="00906B09">
        <w:t>Installing the binary distribution</w:t>
      </w:r>
      <w:bookmarkEnd w:id="53"/>
    </w:p>
    <w:p w14:paraId="376124DC" w14:textId="77777777" w:rsidR="00347283" w:rsidRPr="00906B09" w:rsidRDefault="00347283" w:rsidP="00347283">
      <w:r w:rsidRPr="00906B09">
        <w:t>BRAT supports Windows XP (32 bit) and higher (32 and 64 bit). The binary distribution contains pre-built versions of the full toolbox as well as all the BRAT documentation and examples. For the MATLAB and Python interfaces, pre-built versions are included that will work with MATLAB V8.1/R2013a or higher and Python 3.0 or higher. For the IDL interface, BRAT version 3.1.0 should be used; it will work with IDL 6.3 or higher.</w:t>
      </w:r>
    </w:p>
    <w:p w14:paraId="24CFCE03" w14:textId="77777777" w:rsidR="00347283" w:rsidRPr="00906B09" w:rsidRDefault="00347283" w:rsidP="00347283">
      <w:r w:rsidRPr="00906B09">
        <w:t>The BRAT Windows binary installers are found in the files:</w:t>
      </w:r>
    </w:p>
    <w:p w14:paraId="531F0482" w14:textId="77777777" w:rsidR="00347283" w:rsidRPr="00906B09" w:rsidRDefault="00347283" w:rsidP="00347283">
      <w:pPr>
        <w:rPr>
          <w:i/>
        </w:rPr>
      </w:pPr>
      <w:r w:rsidRPr="00906B09">
        <w:rPr>
          <w:i/>
        </w:rPr>
        <w:tab/>
        <w:t>brat-</w:t>
      </w:r>
      <w:r w:rsidR="00CA0C3B" w:rsidRPr="00906B09">
        <w:rPr>
          <w:i/>
        </w:rPr>
        <w:t>4.0.0-beta</w:t>
      </w:r>
      <w:r w:rsidRPr="00906B09">
        <w:rPr>
          <w:i/>
        </w:rPr>
        <w:t>-Win32-installer.exe (32 bit)</w:t>
      </w:r>
    </w:p>
    <w:p w14:paraId="67FCCAA3" w14:textId="77777777" w:rsidR="00347283" w:rsidRPr="00906B09" w:rsidRDefault="00347283" w:rsidP="00347283">
      <w:pPr>
        <w:rPr>
          <w:i/>
        </w:rPr>
      </w:pPr>
      <w:r w:rsidRPr="00906B09">
        <w:rPr>
          <w:i/>
        </w:rPr>
        <w:tab/>
        <w:t>brat-</w:t>
      </w:r>
      <w:r w:rsidR="00CA0C3B" w:rsidRPr="00906B09">
        <w:rPr>
          <w:i/>
        </w:rPr>
        <w:t>4.0.0-beta</w:t>
      </w:r>
      <w:r w:rsidRPr="00906B09">
        <w:rPr>
          <w:i/>
        </w:rPr>
        <w:t>-x64-installer.exe (64 bit)</w:t>
      </w:r>
    </w:p>
    <w:p w14:paraId="67F6C021" w14:textId="77777777" w:rsidR="00347283" w:rsidRPr="00906B09" w:rsidRDefault="00347283" w:rsidP="00347283">
      <w:r w:rsidRPr="00906B09">
        <w:t>In order to install BRAT, select and double-click the installer file that matches the architecture of your Windows version and follow the instructions.</w:t>
      </w:r>
    </w:p>
    <w:p w14:paraId="0035A7EE" w14:textId="77777777" w:rsidR="00347283" w:rsidRPr="00906B09" w:rsidRDefault="00347283" w:rsidP="00347283">
      <w:r w:rsidRPr="00906B09">
        <w:t>By default, BRAT will be installed in C:/Program Files/BRAT-</w:t>
      </w:r>
      <w:r w:rsidR="00CA0C3B" w:rsidRPr="00906B09">
        <w:t>4.0.0-beta</w:t>
      </w:r>
      <w:r w:rsidRPr="00906B09">
        <w:t>/</w:t>
      </w:r>
      <w:r w:rsidRPr="00906B09">
        <w:rPr>
          <w:rStyle w:val="FootnoteReference"/>
        </w:rPr>
        <w:footnoteReference w:id="4"/>
      </w:r>
      <w:r w:rsidRPr="00906B09">
        <w:t>, or in the user's local profile directory when installed as a user without Administrator privileges. It is also possible to specify a custom installation location during the installation process.</w:t>
      </w:r>
    </w:p>
    <w:p w14:paraId="25780531" w14:textId="77777777" w:rsidR="00347283" w:rsidRPr="00906B09" w:rsidRDefault="00347283" w:rsidP="00347283">
      <w:r w:rsidRPr="00906B09">
        <w:t>After installation, the BRAT Console and GUI applications are immediately ready for use. A shortcut to the BratGui application will have been placed on the desktop and is also accessible via the Start &gt; Programs &gt; Brat&lt;version&gt;&lt;architecture&gt; menu. In order to use the Console Applications (including BratDisplay), open a command window and call the applications directly from their installed location (</w:t>
      </w:r>
      <w:r w:rsidR="00B7728A" w:rsidRPr="00906B09">
        <w:t>C:/Program Files/BRAT-4.0.0-beta</w:t>
      </w:r>
      <w:r w:rsidRPr="00906B09">
        <w:t>/bin/ by default, or else wherever you instructed the installer to install BRAT).</w:t>
      </w:r>
    </w:p>
    <w:p w14:paraId="086BF755" w14:textId="77777777" w:rsidR="00347283" w:rsidRPr="00906B09" w:rsidRDefault="00347283" w:rsidP="00347283">
      <w:r w:rsidRPr="00906B09">
        <w:lastRenderedPageBreak/>
        <w:t>There is a number of optional software prerequisites to using BRAT after installation:</w:t>
      </w:r>
    </w:p>
    <w:p w14:paraId="30FC212A" w14:textId="77777777" w:rsidR="008B6EB3" w:rsidRPr="00906B09" w:rsidRDefault="00347283" w:rsidP="001D2482">
      <w:pPr>
        <w:pStyle w:val="Indent1withBullet"/>
        <w:rPr>
          <w:b/>
          <w:lang w:val="en-GB"/>
        </w:rPr>
      </w:pPr>
      <w:r w:rsidRPr="00906B09">
        <w:rPr>
          <w:lang w:val="en-GB"/>
        </w:rPr>
        <w:t>If you plan on using the C interface, you should have a C or C++ compiler installed on your system. The C interface has been verified to work with Microsoft Visual Studio 13, but it is expected to be compatible without major</w:t>
      </w:r>
      <w:r w:rsidR="008B6EB3" w:rsidRPr="00906B09">
        <w:rPr>
          <w:lang w:val="en-GB"/>
        </w:rPr>
        <w:t xml:space="preserve"> issues with the same tools that could build BRAT 3.1.0, in the same or higher versions, with the single exception of Visual Studio 6.</w:t>
      </w:r>
    </w:p>
    <w:p w14:paraId="53912551" w14:textId="77777777" w:rsidR="008B6EB3" w:rsidRPr="00906B09" w:rsidRDefault="008B6EB3" w:rsidP="002B7853">
      <w:pPr>
        <w:pStyle w:val="Indent1withBullet"/>
        <w:rPr>
          <w:b/>
          <w:lang w:val="en-GB"/>
        </w:rPr>
      </w:pPr>
      <w:r w:rsidRPr="00906B09">
        <w:rPr>
          <w:lang w:val="en-GB"/>
        </w:rPr>
        <w:t>If you plan on using the Fortran interface, you should have a FORTRAN 77 or Fortran 90 compiler installed on your system.</w:t>
      </w:r>
    </w:p>
    <w:p w14:paraId="02518532" w14:textId="77777777" w:rsidR="008B6EB3" w:rsidRPr="00906B09" w:rsidRDefault="008B6EB3" w:rsidP="00A723CC">
      <w:pPr>
        <w:pStyle w:val="Indent1withBullet"/>
        <w:rPr>
          <w:b/>
          <w:lang w:val="en-GB"/>
        </w:rPr>
      </w:pPr>
      <w:r w:rsidRPr="00906B09">
        <w:rPr>
          <w:lang w:val="en-GB"/>
        </w:rPr>
        <w:t xml:space="preserve">If you plan on using the IDL interface, besides installing BRAT 3.1.0 side-by-side with BRAT </w:t>
      </w:r>
      <w:r w:rsidR="00CA0C3B" w:rsidRPr="00906B09">
        <w:rPr>
          <w:lang w:val="en-GB"/>
        </w:rPr>
        <w:t>4.0.0-beta</w:t>
      </w:r>
      <w:r w:rsidRPr="00906B09">
        <w:rPr>
          <w:lang w:val="en-GB"/>
        </w:rPr>
        <w:t>, you need a recent version of IDL for Windows: The IDL interface has been verified to work with IDL version 6.3 and higher.</w:t>
      </w:r>
    </w:p>
    <w:p w14:paraId="0C6F90CE" w14:textId="77777777" w:rsidR="008B6EB3" w:rsidRPr="00906B09" w:rsidRDefault="008B6EB3" w:rsidP="0001292E">
      <w:pPr>
        <w:pStyle w:val="Indent1withBullet"/>
        <w:rPr>
          <w:b/>
          <w:lang w:val="en-GB"/>
        </w:rPr>
      </w:pPr>
      <w:r w:rsidRPr="00906B09">
        <w:rPr>
          <w:lang w:val="en-GB"/>
        </w:rPr>
        <w:t>If you plan on using the MATLAB interface you need a recent version of MATLAB for Windows: The MATLAB interface will only work with MATLAB version V8.1/R2013a or higher.</w:t>
      </w:r>
    </w:p>
    <w:p w14:paraId="2F12E6D0" w14:textId="77777777" w:rsidR="008B6EB3" w:rsidRPr="00906B09" w:rsidRDefault="008B6EB3">
      <w:pPr>
        <w:pStyle w:val="Indent1withBullet"/>
        <w:rPr>
          <w:lang w:val="en-GB"/>
        </w:rPr>
      </w:pPr>
      <w:r w:rsidRPr="00906B09">
        <w:rPr>
          <w:lang w:val="en-GB"/>
        </w:rPr>
        <w:t xml:space="preserve">If you plan on using the Python interface you need to have a version of Python 3.x installed on your Windows system, and it must match the installed BRAT architecture (32 bit or 64 bit). You will then be able to open a console in the sub-directory \examples\python of your installation root and run </w:t>
      </w:r>
    </w:p>
    <w:p w14:paraId="032D77F9" w14:textId="77777777" w:rsidR="008B6EB3" w:rsidRPr="00906B09" w:rsidRDefault="008B6EB3" w:rsidP="008B6EB3">
      <w:pPr>
        <w:ind w:left="568"/>
      </w:pPr>
      <w:r w:rsidRPr="00906B09">
        <w:t>\&gt; python example.py</w:t>
      </w:r>
    </w:p>
    <w:p w14:paraId="02603B74" w14:textId="77777777" w:rsidR="008B6EB3" w:rsidRPr="00906B09" w:rsidRDefault="008B6EB3" w:rsidP="00906B09">
      <w:pPr>
        <w:pStyle w:val="Indent1withBullet"/>
        <w:rPr>
          <w:lang w:val="en-GB"/>
        </w:rPr>
      </w:pPr>
      <w:r w:rsidRPr="00906B09">
        <w:rPr>
          <w:lang w:val="en-GB"/>
        </w:rPr>
        <w:t>If the Python executable is not referenced in your PATH environment variable, you must invoke python with the full path; so, if Python is installed in C:\Python34\, the command will be:</w:t>
      </w:r>
    </w:p>
    <w:p w14:paraId="40D57E83" w14:textId="77777777" w:rsidR="008B6EB3" w:rsidRPr="00906B09" w:rsidRDefault="008B6EB3" w:rsidP="008B6EB3">
      <w:pPr>
        <w:ind w:left="568"/>
      </w:pPr>
      <w:r w:rsidRPr="00906B09">
        <w:t>\&gt; C:\Python34\python example.py</w:t>
      </w:r>
    </w:p>
    <w:p w14:paraId="5963449B" w14:textId="77777777" w:rsidR="00D83906" w:rsidRPr="00906B09" w:rsidRDefault="008B6EB3">
      <w:pPr>
        <w:pPrChange w:id="54" w:author="Ana Friaças" w:date="2016-06-23T16:18:00Z">
          <w:pPr>
            <w:pStyle w:val="Indent1withoutBullet"/>
          </w:pPr>
        </w:pPrChange>
      </w:pPr>
      <w:r w:rsidRPr="00906B09">
        <w:t>Check example.py and the annex concerning the Python API to find more details about setting up the proper environment for running Python code that interfaces with the BRATHL library.</w:t>
      </w:r>
    </w:p>
    <w:p w14:paraId="504BE72B" w14:textId="77777777" w:rsidR="00CE05C7" w:rsidRPr="00906B09" w:rsidRDefault="00CE05C7" w:rsidP="00CE05C7">
      <w:pPr>
        <w:pStyle w:val="Heading3"/>
      </w:pPr>
      <w:bookmarkStart w:id="55" w:name="_Toc449978441"/>
      <w:r w:rsidRPr="00906B09">
        <w:t>Installing from source</w:t>
      </w:r>
      <w:bookmarkEnd w:id="55"/>
    </w:p>
    <w:p w14:paraId="0AF035F0" w14:textId="77777777" w:rsidR="00CE05C7" w:rsidRPr="00906B09" w:rsidRDefault="00CE05C7" w:rsidP="00CE05C7">
      <w:r w:rsidRPr="00906B09">
        <w:t>Generally, installation from source will be necessary if:</w:t>
      </w:r>
    </w:p>
    <w:p w14:paraId="3C51FF72" w14:textId="77777777" w:rsidR="00CE05C7" w:rsidRPr="00906B09" w:rsidRDefault="00CE05C7" w:rsidP="001D2482">
      <w:pPr>
        <w:pStyle w:val="Indent1withBullet"/>
        <w:rPr>
          <w:b/>
          <w:lang w:val="en-GB"/>
        </w:rPr>
      </w:pPr>
      <w:r w:rsidRPr="00906B09">
        <w:rPr>
          <w:lang w:val="en-GB"/>
        </w:rPr>
        <w:t>You want to use the MATLAB interface to BRAT for a version that is incompatible with the pre-compiled interface in BRAT.</w:t>
      </w:r>
    </w:p>
    <w:p w14:paraId="30C1884A" w14:textId="77777777" w:rsidR="00CE05C7" w:rsidRPr="00906B09" w:rsidRDefault="00CE05C7" w:rsidP="002B7853">
      <w:pPr>
        <w:pStyle w:val="Indent1withBullet"/>
        <w:rPr>
          <w:b/>
          <w:lang w:val="en-GB"/>
        </w:rPr>
      </w:pPr>
      <w:r w:rsidRPr="00906B09">
        <w:rPr>
          <w:lang w:val="en-GB"/>
        </w:rPr>
        <w:t>You want to use the Fortran interface.</w:t>
      </w:r>
    </w:p>
    <w:p w14:paraId="0B964A7D" w14:textId="77777777" w:rsidR="00CE05C7" w:rsidRPr="00906B09" w:rsidRDefault="00CE05C7" w:rsidP="00CE05C7">
      <w:r w:rsidRPr="00906B09">
        <w:t>The BRAT source distribution can be found in the file:</w:t>
      </w:r>
    </w:p>
    <w:p w14:paraId="1FB45B74" w14:textId="77777777" w:rsidR="00CE05C7" w:rsidRPr="00906B09" w:rsidRDefault="00CE05C7" w:rsidP="00CE05C7">
      <w:pPr>
        <w:rPr>
          <w:i/>
        </w:rPr>
      </w:pPr>
      <w:r w:rsidRPr="00906B09">
        <w:rPr>
          <w:i/>
        </w:rPr>
        <w:tab/>
        <w:t>brat-</w:t>
      </w:r>
      <w:r w:rsidR="00CA0C3B" w:rsidRPr="00906B09">
        <w:rPr>
          <w:i/>
        </w:rPr>
        <w:t>4.0.0-beta</w:t>
      </w:r>
      <w:r w:rsidRPr="00906B09">
        <w:rPr>
          <w:i/>
        </w:rPr>
        <w:t>.tar.gz</w:t>
      </w:r>
    </w:p>
    <w:p w14:paraId="652533E6" w14:textId="77777777" w:rsidR="00CE05C7" w:rsidRPr="00906B09" w:rsidRDefault="00CE05C7" w:rsidP="00CE05C7">
      <w:r w:rsidRPr="00906B09">
        <w:t>After unpacking this archive in a suitable location, instructions for configuring, compiling and installing BRAT for Windows can be found in the top-level file INSTALL.</w:t>
      </w:r>
    </w:p>
    <w:p w14:paraId="5F44F8B0" w14:textId="77777777" w:rsidR="00CE05C7" w:rsidRPr="00906B09" w:rsidRDefault="00CE05C7" w:rsidP="00CE05C7">
      <w:pPr>
        <w:pStyle w:val="Heading3"/>
      </w:pPr>
      <w:bookmarkStart w:id="56" w:name="_Toc449978442"/>
      <w:r w:rsidRPr="00906B09">
        <w:t>Uninstalling</w:t>
      </w:r>
      <w:bookmarkEnd w:id="56"/>
    </w:p>
    <w:p w14:paraId="7405549F" w14:textId="77777777" w:rsidR="00CE05C7" w:rsidRPr="00906B09" w:rsidRDefault="00CE05C7" w:rsidP="00CE05C7">
      <w:r w:rsidRPr="00906B09">
        <w:t>Open the ‘Add/Remove Programs’ or ‘Programs and Features’ control panel, and select the BRAT entry. Everything created during installation will then be removed.</w:t>
      </w:r>
    </w:p>
    <w:p w14:paraId="0B8C4C0E" w14:textId="77777777" w:rsidR="00CE05C7" w:rsidRPr="00906B09" w:rsidRDefault="00CE05C7" w:rsidP="00CE05C7">
      <w:r w:rsidRPr="00906B09">
        <w:t>Alternatively, choose the 'Uninstall BRAT' menu item from Start &gt; Programs &gt; BRAT&lt;version&gt;&lt;architecture&gt; – this will have the same result.</w:t>
      </w:r>
    </w:p>
    <w:p w14:paraId="204E64F8" w14:textId="77777777" w:rsidR="00CE05C7" w:rsidRPr="00906B09" w:rsidRDefault="00CE05C7" w:rsidP="00CE05C7">
      <w:r w:rsidRPr="00906B09">
        <w:t>These uninstall methods only work for BRAT installations created through the binary installers. For BRAT installations from source, you will need to remove the various files and directories manually.</w:t>
      </w:r>
    </w:p>
    <w:p w14:paraId="7A843430" w14:textId="77777777" w:rsidR="00CE05C7" w:rsidRPr="00906B09" w:rsidRDefault="00CE05C7" w:rsidP="00CE05C7">
      <w:pPr>
        <w:pStyle w:val="Heading2"/>
      </w:pPr>
      <w:bookmarkStart w:id="57" w:name="_Toc449978443"/>
      <w:r w:rsidRPr="00906B09">
        <w:t>Linux</w:t>
      </w:r>
      <w:bookmarkEnd w:id="57"/>
    </w:p>
    <w:p w14:paraId="3CD31B2F" w14:textId="77777777" w:rsidR="00CE05C7" w:rsidRPr="00906B09" w:rsidRDefault="00CE05C7" w:rsidP="00CE05C7">
      <w:pPr>
        <w:pStyle w:val="Heading3"/>
      </w:pPr>
      <w:bookmarkStart w:id="58" w:name="_Toc449978444"/>
      <w:r w:rsidRPr="00906B09">
        <w:t>Installing the binary distribution</w:t>
      </w:r>
      <w:bookmarkEnd w:id="58"/>
    </w:p>
    <w:p w14:paraId="09C6BCC2" w14:textId="77777777" w:rsidR="00492614" w:rsidRPr="00906B09" w:rsidRDefault="00492614" w:rsidP="00492614">
      <w:r w:rsidRPr="00906B09">
        <w:t>BRAT is developed on platforms running the Debian GNU/Linux 7.x operating systems, 32 bit (PAE) and 64 bit (to note that the iaA32 libraries are needed in 64 bit Linux OS for installer to run). Other Linux distributions (especially ones released in the past two years or so) are quite likely to work equally well, provided the operating system contains the following components:</w:t>
      </w:r>
    </w:p>
    <w:p w14:paraId="28441A6C" w14:textId="77777777" w:rsidR="00CE05C7" w:rsidRPr="00906B09" w:rsidRDefault="00492614" w:rsidP="001D2482">
      <w:pPr>
        <w:pStyle w:val="Indent1withBullet"/>
        <w:rPr>
          <w:b/>
          <w:lang w:val="en-GB"/>
        </w:rPr>
      </w:pPr>
      <w:r w:rsidRPr="00906B09">
        <w:rPr>
          <w:lang w:val="en-GB"/>
        </w:rPr>
        <w:t>X11 Windowing System (BRAT has been tested on Xorg Xserver v1.1.1 and higher)</w:t>
      </w:r>
    </w:p>
    <w:p w14:paraId="57B660B3" w14:textId="77777777" w:rsidR="00492614" w:rsidRPr="00906B09" w:rsidRDefault="00492614" w:rsidP="002B7853">
      <w:pPr>
        <w:pStyle w:val="Indent1withBullet"/>
        <w:rPr>
          <w:b/>
          <w:lang w:val="en-GB"/>
        </w:rPr>
      </w:pPr>
      <w:r w:rsidRPr="00906B09">
        <w:rPr>
          <w:lang w:val="en-GB"/>
        </w:rPr>
        <w:lastRenderedPageBreak/>
        <w:t>C run-time libraries (BRAT has been tested on libc6 v2.3.6 or higher)</w:t>
      </w:r>
    </w:p>
    <w:p w14:paraId="0AA8871A" w14:textId="77777777" w:rsidR="00492614" w:rsidRPr="00906B09" w:rsidRDefault="00492614" w:rsidP="00A723CC">
      <w:pPr>
        <w:pStyle w:val="Indent1withBullet"/>
        <w:rPr>
          <w:b/>
          <w:lang w:val="en-GB"/>
        </w:rPr>
      </w:pPr>
      <w:r w:rsidRPr="00906B09">
        <w:rPr>
          <w:lang w:val="en-GB"/>
        </w:rPr>
        <w:t>iaA32 libraries (in case that it is a 64 bit Linux OS)</w:t>
      </w:r>
    </w:p>
    <w:p w14:paraId="7E539C46" w14:textId="77777777" w:rsidR="00492614" w:rsidRPr="00906B09" w:rsidRDefault="00492614" w:rsidP="00492614">
      <w:r w:rsidRPr="00906B09">
        <w:t>You will have to consult your Linux distribution's package manager to verify or update these components, but in general it is easier to install the BRAT binary distribution and simply see if it works or not (if it does not, you can always try to compile BRAT from source – see below for details).</w:t>
      </w:r>
    </w:p>
    <w:p w14:paraId="689F3398" w14:textId="77777777" w:rsidR="00492614" w:rsidRPr="00906B09" w:rsidRDefault="00492614" w:rsidP="00492614">
      <w:r w:rsidRPr="00906B09">
        <w:t>The binary distribution contains pre-built versions of the full toolbox as well as all the BRAT documentation, examples, C, Fortran and Python interfaces. Because of inherent library versioning and path issues on the Linux platform, no MATLAB interface is included in the binary installation. If desired, it can be created by compiling from source for your specific installed version of MATLAB. For the IDL interface, BRAT version 3.1.0 should be used.</w:t>
      </w:r>
    </w:p>
    <w:p w14:paraId="3E8B4C53" w14:textId="77777777" w:rsidR="00492614" w:rsidRPr="00906B09" w:rsidRDefault="00492614" w:rsidP="00492614">
      <w:r w:rsidRPr="00906B09">
        <w:t>The BRAT Linux binary installers are found in the files:</w:t>
      </w:r>
    </w:p>
    <w:p w14:paraId="00FBDA88" w14:textId="77777777" w:rsidR="00492614" w:rsidRPr="00906B09" w:rsidRDefault="00492614" w:rsidP="00492614">
      <w:pPr>
        <w:rPr>
          <w:i/>
        </w:rPr>
      </w:pPr>
      <w:r w:rsidRPr="00906B09">
        <w:rPr>
          <w:i/>
        </w:rPr>
        <w:tab/>
        <w:t>brat-</w:t>
      </w:r>
      <w:r w:rsidR="00CA0C3B" w:rsidRPr="00906B09">
        <w:rPr>
          <w:i/>
        </w:rPr>
        <w:t>4.0.0-beta</w:t>
      </w:r>
      <w:r w:rsidRPr="00906B09">
        <w:rPr>
          <w:i/>
        </w:rPr>
        <w:t>-i386-installer.run (32 bit)</w:t>
      </w:r>
    </w:p>
    <w:p w14:paraId="58FB46BB" w14:textId="77777777" w:rsidR="00492614" w:rsidRPr="00906B09" w:rsidRDefault="00492614" w:rsidP="00492614">
      <w:pPr>
        <w:rPr>
          <w:i/>
        </w:rPr>
      </w:pPr>
      <w:r w:rsidRPr="00906B09">
        <w:rPr>
          <w:i/>
        </w:rPr>
        <w:tab/>
        <w:t>brat-</w:t>
      </w:r>
      <w:r w:rsidR="00CA0C3B" w:rsidRPr="00906B09">
        <w:rPr>
          <w:i/>
        </w:rPr>
        <w:t>4.0.0-beta</w:t>
      </w:r>
      <w:r w:rsidRPr="00906B09">
        <w:rPr>
          <w:i/>
        </w:rPr>
        <w:t>-x86_64-installer.run (64 bit)</w:t>
      </w:r>
    </w:p>
    <w:p w14:paraId="3AD55E09" w14:textId="77777777" w:rsidR="00492614" w:rsidRPr="00906B09" w:rsidRDefault="00492614" w:rsidP="00492614"/>
    <w:p w14:paraId="26854601" w14:textId="77777777" w:rsidR="00492614" w:rsidRPr="00906B09" w:rsidRDefault="00492614" w:rsidP="00492614">
      <w:r w:rsidRPr="00906B09">
        <w:t xml:space="preserve">In order to install BRAT, double-click on the installer file from a desktop manager window (or execute it from a command-line shell) and follow the instructions. (If you downloaded the installer via a network it may have been given the wrong file permissions and not be recognised by the system as executable. You should run the command ‘chmod +x </w:t>
      </w:r>
      <w:r w:rsidR="00AE7A27" w:rsidRPr="00906B09">
        <w:t xml:space="preserve">brat-4.0.0-beta </w:t>
      </w:r>
      <w:r w:rsidRPr="00906B09">
        <w:t>-x-installer.run’, replacing “x” by “i386” or “x86_64” as appropriate, in order to make it executable.)</w:t>
      </w:r>
    </w:p>
    <w:p w14:paraId="61DB59D2" w14:textId="77777777" w:rsidR="00492614" w:rsidRPr="00906B09" w:rsidRDefault="00492614" w:rsidP="00492614">
      <w:r w:rsidRPr="00906B09">
        <w:t>NOTE: For 64 bit operating system execute the script brat-</w:t>
      </w:r>
      <w:r w:rsidR="00CA0C3B" w:rsidRPr="00906B09">
        <w:t>4.0.0-beta</w:t>
      </w:r>
      <w:r w:rsidRPr="00906B09">
        <w:t>-x86_64-installer.sh (it checks if ia32 libraries are installed in your system and automatically runs the installer brat-</w:t>
      </w:r>
      <w:r w:rsidR="00CA0C3B" w:rsidRPr="00906B09">
        <w:t>4.0.0-beta</w:t>
      </w:r>
      <w:r w:rsidRPr="00906B09">
        <w:t>-x86_64-installer.run).</w:t>
      </w:r>
    </w:p>
    <w:p w14:paraId="3711B5BD" w14:textId="77777777" w:rsidR="00492614" w:rsidRPr="00906B09" w:rsidRDefault="00492614" w:rsidP="00492614">
      <w:r w:rsidRPr="00906B09">
        <w:t>By default, BRAT will be installed in $HOME/brat-</w:t>
      </w:r>
      <w:r w:rsidR="005822B6" w:rsidRPr="00906B09">
        <w:t>4.0.0-beta</w:t>
      </w:r>
      <w:r w:rsidRPr="00906B09">
        <w:t>/ (where $HOME stands for the user's home directory), or /usr/local/brat-</w:t>
      </w:r>
      <w:r w:rsidR="00CA0C3B" w:rsidRPr="00906B09">
        <w:t>4.0.0-beta</w:t>
      </w:r>
      <w:r w:rsidRPr="00906B09">
        <w:t>/ when installed as the root user. It is also possible to specify a custom installation location during the installation process.</w:t>
      </w:r>
    </w:p>
    <w:p w14:paraId="3D75F571" w14:textId="77777777" w:rsidR="00492614" w:rsidRPr="00906B09" w:rsidRDefault="00492614" w:rsidP="00492614">
      <w:r w:rsidRPr="00906B09">
        <w:t>After installation, the BRAT Console and GUI applications are immediately ready for use. A shortcut to the BratGui application will have been placed on the desktop. In order to use the Console Applications (including BratDisplay), open a command-line shell and call the applications directly from their installed location ($HOME/BRAT-</w:t>
      </w:r>
      <w:r w:rsidR="00CA0C3B" w:rsidRPr="00906B09">
        <w:t>4.0.0-beta</w:t>
      </w:r>
      <w:r w:rsidRPr="00906B09">
        <w:t>/bin or else wherever you instructed the installer to install BRAT).</w:t>
      </w:r>
    </w:p>
    <w:p w14:paraId="7155CB76" w14:textId="77777777" w:rsidR="00492614" w:rsidRPr="00906B09" w:rsidRDefault="00492614" w:rsidP="00492614">
      <w:r w:rsidRPr="00906B09">
        <w:t>There is a number of optional software prerequisites to using BRAT after installation:</w:t>
      </w:r>
    </w:p>
    <w:p w14:paraId="036B5ECA" w14:textId="77777777" w:rsidR="00492614" w:rsidRPr="00906B09" w:rsidRDefault="00492614" w:rsidP="001D2482">
      <w:pPr>
        <w:pStyle w:val="Indent1withBullet"/>
        <w:rPr>
          <w:b/>
          <w:lang w:val="en-GB"/>
        </w:rPr>
      </w:pPr>
      <w:r w:rsidRPr="00906B09">
        <w:rPr>
          <w:lang w:val="en-GB"/>
        </w:rPr>
        <w:t>If you plan on using the C interface, you should have the GNU C or C++ compiler installed on your system. The C interface has been verified to work with GNU C/C++ 4.7.2.</w:t>
      </w:r>
    </w:p>
    <w:p w14:paraId="492014AB" w14:textId="77777777" w:rsidR="00492614" w:rsidRPr="00906B09" w:rsidRDefault="00492614" w:rsidP="002B7853">
      <w:pPr>
        <w:pStyle w:val="Indent1withBullet"/>
        <w:rPr>
          <w:b/>
          <w:lang w:val="en-GB"/>
        </w:rPr>
      </w:pPr>
      <w:r w:rsidRPr="00906B09">
        <w:rPr>
          <w:lang w:val="en-GB"/>
        </w:rPr>
        <w:t>If you plan on using the Fortran interface, you should have a FORTRAN 77 or Fortran 90 compiler installed on your system. The Fortran interface has been verified to work with GNU Fortran 4.7.2.</w:t>
      </w:r>
    </w:p>
    <w:p w14:paraId="6EC5C12E" w14:textId="77777777" w:rsidR="00492614" w:rsidRPr="00906B09" w:rsidRDefault="00492614" w:rsidP="00A723CC">
      <w:pPr>
        <w:pStyle w:val="Indent1withBullet"/>
        <w:rPr>
          <w:b/>
          <w:lang w:val="en-GB"/>
        </w:rPr>
      </w:pPr>
      <w:r w:rsidRPr="00906B09">
        <w:rPr>
          <w:lang w:val="en-GB"/>
        </w:rPr>
        <w:t xml:space="preserve">If you plan on using the Python interface you need to have installed a version of Python 3.x matching the installed BRAT architecture (32 bit or 64 bit). You will then be able to open a console in the sub-directory /examples/python of your installation directory and run </w:t>
      </w:r>
    </w:p>
    <w:p w14:paraId="3390F27B" w14:textId="77777777" w:rsidR="00492614" w:rsidRPr="00906B09" w:rsidRDefault="00492614" w:rsidP="00492614">
      <w:pPr>
        <w:ind w:left="568"/>
      </w:pPr>
      <w:r w:rsidRPr="00906B09">
        <w:t>$ python3 example.py</w:t>
      </w:r>
    </w:p>
    <w:p w14:paraId="5AB31A65" w14:textId="77777777" w:rsidR="00492614" w:rsidRPr="00906B09" w:rsidRDefault="008B6551" w:rsidP="008B6551">
      <w:pPr>
        <w:pStyle w:val="Heading3"/>
      </w:pPr>
      <w:bookmarkStart w:id="59" w:name="_Toc449978445"/>
      <w:r w:rsidRPr="00906B09">
        <w:t>Installing from source</w:t>
      </w:r>
      <w:bookmarkEnd w:id="59"/>
    </w:p>
    <w:p w14:paraId="240879FF" w14:textId="77777777" w:rsidR="008B6551" w:rsidRPr="00906B09" w:rsidRDefault="008B6551" w:rsidP="008B6551">
      <w:r w:rsidRPr="00906B09">
        <w:t>Generally, installation from source on Linux will only be necessary if:</w:t>
      </w:r>
    </w:p>
    <w:p w14:paraId="743CF54A" w14:textId="77777777" w:rsidR="008B6551" w:rsidRPr="00906B09" w:rsidRDefault="008B6551" w:rsidP="001D2482">
      <w:pPr>
        <w:pStyle w:val="Indent1withBullet"/>
        <w:rPr>
          <w:b/>
          <w:lang w:val="en-GB"/>
        </w:rPr>
      </w:pPr>
      <w:r w:rsidRPr="00906B09">
        <w:rPr>
          <w:lang w:val="en-GB"/>
        </w:rPr>
        <w:t>You want to use the MATLAB interface to BRAT.</w:t>
      </w:r>
    </w:p>
    <w:p w14:paraId="619B06ED" w14:textId="77777777" w:rsidR="008B6551" w:rsidRPr="00906B09" w:rsidRDefault="008B6551" w:rsidP="002B7853">
      <w:pPr>
        <w:pStyle w:val="Indent1withBullet"/>
        <w:rPr>
          <w:b/>
          <w:lang w:val="en-GB"/>
        </w:rPr>
      </w:pPr>
      <w:r w:rsidRPr="00906B09">
        <w:rPr>
          <w:lang w:val="en-GB"/>
        </w:rPr>
        <w:t>You are on a system that is older than the one used to create the BRAT Linux binary distribution (in which case BRAT will fail to run if installed as a binary).</w:t>
      </w:r>
    </w:p>
    <w:p w14:paraId="1365936F" w14:textId="77777777" w:rsidR="008B6551" w:rsidRPr="00906B09" w:rsidRDefault="008B6551" w:rsidP="008B6551">
      <w:r w:rsidRPr="00906B09">
        <w:t>The BRAT source distribution can be found in the file:</w:t>
      </w:r>
    </w:p>
    <w:p w14:paraId="3AD5BAED" w14:textId="77777777" w:rsidR="008B6551" w:rsidRPr="00906B09" w:rsidRDefault="008B6551" w:rsidP="008B6551">
      <w:pPr>
        <w:rPr>
          <w:i/>
        </w:rPr>
      </w:pPr>
      <w:r w:rsidRPr="00906B09">
        <w:rPr>
          <w:i/>
        </w:rPr>
        <w:tab/>
        <w:t>brat-</w:t>
      </w:r>
      <w:r w:rsidR="00CA0C3B" w:rsidRPr="00906B09">
        <w:rPr>
          <w:i/>
        </w:rPr>
        <w:t>4.0.0-beta</w:t>
      </w:r>
      <w:r w:rsidRPr="00906B09">
        <w:rPr>
          <w:i/>
        </w:rPr>
        <w:t>.tar.gz</w:t>
      </w:r>
    </w:p>
    <w:p w14:paraId="3470F961" w14:textId="77777777" w:rsidR="008B6551" w:rsidRPr="00906B09" w:rsidRDefault="008B6551" w:rsidP="008B6551">
      <w:r w:rsidRPr="00906B09">
        <w:t>After unpacking this archive in a suitable location, instructions for configuring, compiling and installing BRAT on Linux (or other Unix-based systems) can be found in the top-level file INSTALL.</w:t>
      </w:r>
    </w:p>
    <w:p w14:paraId="6D1BCB90" w14:textId="77777777" w:rsidR="008B6551" w:rsidRPr="00906B09" w:rsidRDefault="008B6551" w:rsidP="008B6551">
      <w:pPr>
        <w:pStyle w:val="Heading3"/>
      </w:pPr>
      <w:bookmarkStart w:id="60" w:name="_Toc449978446"/>
      <w:r w:rsidRPr="00906B09">
        <w:lastRenderedPageBreak/>
        <w:t>Uninstalling</w:t>
      </w:r>
      <w:bookmarkEnd w:id="60"/>
    </w:p>
    <w:p w14:paraId="5E5D3E89" w14:textId="77777777" w:rsidR="002118D0" w:rsidRPr="00906B09" w:rsidRDefault="002118D0" w:rsidP="002118D0">
      <w:r w:rsidRPr="00906B09">
        <w:t>In the installation folder (the default one or the one chosen), there is an executable called uninstall-brat-</w:t>
      </w:r>
      <w:r w:rsidR="00CA0C3B" w:rsidRPr="00906B09">
        <w:t>4.0.0-beta</w:t>
      </w:r>
      <w:r w:rsidRPr="00906B09">
        <w:t>-linux-i386 or uninstall-brat-</w:t>
      </w:r>
      <w:r w:rsidR="00CA0C3B" w:rsidRPr="00906B09">
        <w:t>4.0.0-beta</w:t>
      </w:r>
      <w:r w:rsidRPr="00906B09">
        <w:t>-linux-x86_64 which can be executed to remove everything created during the installation.</w:t>
      </w:r>
    </w:p>
    <w:p w14:paraId="3A34E4E9" w14:textId="77777777" w:rsidR="008B6551" w:rsidRPr="00906B09" w:rsidRDefault="002118D0" w:rsidP="002118D0">
      <w:r w:rsidRPr="00906B09">
        <w:t>There is also a shortcut, called ‘Uninstall Basic Radar Altimetry Toolbox’, which can be double-clicked  from within your desktop manager (if you use the KDE or GNOME desktop environment) to get the same result.</w:t>
      </w:r>
    </w:p>
    <w:p w14:paraId="1A3EA201" w14:textId="77777777" w:rsidR="00CE05C7" w:rsidRPr="00906B09" w:rsidRDefault="002118D0" w:rsidP="002118D0">
      <w:pPr>
        <w:pStyle w:val="Heading2"/>
      </w:pPr>
      <w:bookmarkStart w:id="61" w:name="_Toc449978447"/>
      <w:r w:rsidRPr="00906B09">
        <w:t>Mac OS X</w:t>
      </w:r>
      <w:bookmarkEnd w:id="61"/>
    </w:p>
    <w:p w14:paraId="6FD9AE4B" w14:textId="77777777" w:rsidR="002118D0" w:rsidRPr="00906B09" w:rsidRDefault="002118D0" w:rsidP="002118D0">
      <w:pPr>
        <w:pStyle w:val="Heading3"/>
      </w:pPr>
      <w:bookmarkStart w:id="62" w:name="_Toc449978448"/>
      <w:r w:rsidRPr="00906B09">
        <w:t>Installing the binary distribution</w:t>
      </w:r>
      <w:bookmarkEnd w:id="62"/>
    </w:p>
    <w:p w14:paraId="0D005A5A" w14:textId="77777777" w:rsidR="002500C5" w:rsidRPr="00906B09" w:rsidRDefault="002500C5" w:rsidP="002500C5">
      <w:r w:rsidRPr="00906B09">
        <w:t>BRAT is supported on Intel-based systems running Mac OS X versions 10.6 or later (32 and 64 bit kernels).</w:t>
      </w:r>
    </w:p>
    <w:p w14:paraId="6196DFC6" w14:textId="77777777" w:rsidR="002500C5" w:rsidRPr="00906B09" w:rsidRDefault="002500C5" w:rsidP="002500C5">
      <w:r w:rsidRPr="00906B09">
        <w:t>This binary distribution contains pre-built versions of the full toolbox as well as all the BRAT documentation, examples, C, Fortran and Python interfaces. Because of inherent library versioning issues on the Mac OS Unix-based platform, no MATLAB interface is included in the binary installation. If desired, these can be created by compiling from source for your specific installed version of MATLAB. For the IDL interface, BRAT version 3.1.0 should be used.</w:t>
      </w:r>
    </w:p>
    <w:p w14:paraId="741387CB" w14:textId="77777777" w:rsidR="002500C5" w:rsidRPr="00906B09" w:rsidRDefault="002500C5" w:rsidP="002500C5">
      <w:r w:rsidRPr="00906B09">
        <w:t>The BRAT Mac OS X binary installers can be found in the disk image files:</w:t>
      </w:r>
    </w:p>
    <w:p w14:paraId="2C4D60EC" w14:textId="77777777" w:rsidR="002500C5" w:rsidRPr="00906B09" w:rsidRDefault="002500C5" w:rsidP="002500C5">
      <w:pPr>
        <w:rPr>
          <w:i/>
        </w:rPr>
      </w:pPr>
      <w:r w:rsidRPr="00906B09">
        <w:rPr>
          <w:i/>
        </w:rPr>
        <w:tab/>
        <w:t>brat-</w:t>
      </w:r>
      <w:r w:rsidR="00CA0C3B" w:rsidRPr="00906B09">
        <w:rPr>
          <w:i/>
        </w:rPr>
        <w:t>4.0.0-beta</w:t>
      </w:r>
      <w:r w:rsidRPr="00906B09">
        <w:rPr>
          <w:i/>
        </w:rPr>
        <w:t>-macosx-i386.dmg (32 bit)</w:t>
      </w:r>
    </w:p>
    <w:p w14:paraId="2F8C000C" w14:textId="77777777" w:rsidR="002500C5" w:rsidRPr="00906B09" w:rsidRDefault="002500C5" w:rsidP="002500C5">
      <w:r w:rsidRPr="00906B09">
        <w:t>or:</w:t>
      </w:r>
    </w:p>
    <w:p w14:paraId="28EA9CAF" w14:textId="77777777" w:rsidR="002500C5" w:rsidRPr="00906B09" w:rsidRDefault="002500C5" w:rsidP="002500C5">
      <w:pPr>
        <w:rPr>
          <w:i/>
        </w:rPr>
      </w:pPr>
      <w:r w:rsidRPr="00906B09">
        <w:rPr>
          <w:i/>
        </w:rPr>
        <w:tab/>
        <w:t>brat-</w:t>
      </w:r>
      <w:r w:rsidR="00CA0C3B" w:rsidRPr="00906B09">
        <w:rPr>
          <w:i/>
        </w:rPr>
        <w:t>4.0.0-beta</w:t>
      </w:r>
      <w:r w:rsidRPr="00906B09">
        <w:rPr>
          <w:i/>
        </w:rPr>
        <w:t>-macosx-x86_64.dmg (64 bit)</w:t>
      </w:r>
    </w:p>
    <w:p w14:paraId="4B89B4A0" w14:textId="77777777" w:rsidR="002500C5" w:rsidRPr="00906B09" w:rsidRDefault="002500C5" w:rsidP="002500C5">
      <w:r w:rsidRPr="00906B09">
        <w:t xml:space="preserve">In order to install BRAT, double-click on the image file to mount and open it. Then, copy the BratGui and BratScheduler applications that are inside the disk image to your Applications folder. </w:t>
      </w:r>
    </w:p>
    <w:p w14:paraId="7CE329CD" w14:textId="77777777" w:rsidR="002500C5" w:rsidRPr="00906B09" w:rsidRDefault="002500C5" w:rsidP="002500C5">
      <w:r w:rsidRPr="00906B09">
        <w:t xml:space="preserve">In order to use the Console Applications (including BratDisplay), drag the 'brat' folder from the image window to any appropriate location. Then, using e.g. the Terminal application, run the applications via a console directly from brat/bin. </w:t>
      </w:r>
    </w:p>
    <w:p w14:paraId="31C788D9" w14:textId="77777777" w:rsidR="002500C5" w:rsidRPr="00906B09" w:rsidRDefault="002500C5" w:rsidP="002500C5">
      <w:r w:rsidRPr="00906B09">
        <w:t xml:space="preserve">To do a full installation, including the several documentation items (README, INSTALL, manuals, etc.), you can copy the mounted installation folder to Applications (drag the icon representing the mounted image, while pressing the Command key). This is also recommended if you have other versions installed, or if you plan to use both 32 and 64 bit versions on the same system. Each complete version will then be located in its own folder, properly identified, without overwriting any file previously installed, as would be the case if the separate items were dragged directly into Applications. </w:t>
      </w:r>
    </w:p>
    <w:p w14:paraId="4ED9AB8C" w14:textId="77777777" w:rsidR="002500C5" w:rsidRPr="00906B09" w:rsidRDefault="002500C5" w:rsidP="002500C5">
      <w:r w:rsidRPr="00906B09">
        <w:t>After installation, the BRAT Console and GUI applications are immediately ready for use. BratGui can be started by double-clicking the BratGui icon.</w:t>
      </w:r>
    </w:p>
    <w:p w14:paraId="0F96F4FA" w14:textId="77777777" w:rsidR="002500C5" w:rsidRPr="00906B09" w:rsidRDefault="002500C5" w:rsidP="002500C5"/>
    <w:p w14:paraId="2D40C981" w14:textId="77777777" w:rsidR="002500C5" w:rsidRPr="00906B09" w:rsidRDefault="002500C5" w:rsidP="002500C5">
      <w:r w:rsidRPr="00906B09">
        <w:t>There is a number of optional software prerequisites to using BRAT after installation:</w:t>
      </w:r>
    </w:p>
    <w:p w14:paraId="297F138F" w14:textId="77777777" w:rsidR="002500C5" w:rsidRPr="00906B09" w:rsidRDefault="002500C5" w:rsidP="001D2482">
      <w:pPr>
        <w:pStyle w:val="Indent1withBullet"/>
        <w:rPr>
          <w:b/>
          <w:lang w:val="en-GB"/>
        </w:rPr>
      </w:pPr>
      <w:r w:rsidRPr="00906B09">
        <w:rPr>
          <w:lang w:val="en-GB"/>
        </w:rPr>
        <w:t>If you plan on using the C interface, you should have the GNU C or C++ compiler installed on your system. The C interface has been verified to work with GNU C/C++ 4.2.</w:t>
      </w:r>
    </w:p>
    <w:p w14:paraId="0B1E298C" w14:textId="77777777" w:rsidR="002500C5" w:rsidRPr="00906B09" w:rsidRDefault="002500C5" w:rsidP="002B7853">
      <w:pPr>
        <w:pStyle w:val="Indent1withBullet"/>
        <w:rPr>
          <w:b/>
          <w:lang w:val="en-GB"/>
        </w:rPr>
      </w:pPr>
      <w:r w:rsidRPr="00906B09">
        <w:rPr>
          <w:lang w:val="en-GB"/>
        </w:rPr>
        <w:t>If you plan on using the Fortran interface, you should have a FORTRAN 77 or Fortran 90 compiler installed on your system. The Fortran interface has been verified to work with GNU Fortran 5.1.0.</w:t>
      </w:r>
    </w:p>
    <w:p w14:paraId="1F2C961C" w14:textId="77777777" w:rsidR="002500C5" w:rsidRPr="00906B09" w:rsidRDefault="002500C5" w:rsidP="00A723CC">
      <w:pPr>
        <w:pStyle w:val="Indent1withBullet"/>
        <w:rPr>
          <w:b/>
          <w:lang w:val="en-GB"/>
        </w:rPr>
      </w:pPr>
      <w:r w:rsidRPr="00906B09">
        <w:rPr>
          <w:lang w:val="en-GB"/>
        </w:rPr>
        <w:t xml:space="preserve">If you plan on using the Python interface you need to have Python 3.x for Mac OS X installed on your system. You will then be able to open a console in the sub-directory /examples/python of the ‘brat’ folder and run </w:t>
      </w:r>
    </w:p>
    <w:p w14:paraId="0C877722" w14:textId="77777777" w:rsidR="002500C5" w:rsidRPr="00906B09" w:rsidRDefault="002500C5" w:rsidP="002500C5">
      <w:pPr>
        <w:ind w:left="568"/>
      </w:pPr>
      <w:r w:rsidRPr="00906B09">
        <w:t>$ python3 example.py</w:t>
      </w:r>
    </w:p>
    <w:p w14:paraId="43F2075A" w14:textId="77777777" w:rsidR="002500C5" w:rsidRPr="00906B09" w:rsidRDefault="002500C5" w:rsidP="0001292E">
      <w:pPr>
        <w:pStyle w:val="Indent1withoutBullet"/>
        <w:rPr>
          <w:lang w:val="en-GB"/>
        </w:rPr>
      </w:pPr>
      <w:r w:rsidRPr="00906B09">
        <w:rPr>
          <w:lang w:val="en-GB"/>
        </w:rPr>
        <w:t xml:space="preserve">Or, to use 32 bit Python, </w:t>
      </w:r>
    </w:p>
    <w:p w14:paraId="3710E3C8" w14:textId="77777777" w:rsidR="002500C5" w:rsidRPr="00906B09" w:rsidRDefault="002500C5" w:rsidP="002500C5">
      <w:pPr>
        <w:ind w:left="568"/>
      </w:pPr>
      <w:r w:rsidRPr="00906B09">
        <w:t>$ arch –i386 python3 example.py</w:t>
      </w:r>
    </w:p>
    <w:p w14:paraId="1DFF5290" w14:textId="77777777" w:rsidR="002500C5" w:rsidRPr="00906B09" w:rsidRDefault="002500C5" w:rsidP="0001292E">
      <w:pPr>
        <w:pStyle w:val="Indent1withoutBullet"/>
        <w:rPr>
          <w:lang w:val="en-GB"/>
        </w:rPr>
      </w:pPr>
      <w:r w:rsidRPr="00906B09">
        <w:rPr>
          <w:lang w:val="en-GB"/>
        </w:rPr>
        <w:t xml:space="preserve">The Python version that you invoke must match the architecture (32 bit or 64 bit) of the BRAT installation where is located the example you are trying to run. </w:t>
      </w:r>
    </w:p>
    <w:p w14:paraId="670F2F28" w14:textId="77777777" w:rsidR="002118D0" w:rsidRPr="00906B09" w:rsidRDefault="002500C5">
      <w:pPr>
        <w:pStyle w:val="Indent1withoutBullet"/>
        <w:rPr>
          <w:lang w:val="en-GB"/>
        </w:rPr>
      </w:pPr>
      <w:r w:rsidRPr="00906B09">
        <w:rPr>
          <w:lang w:val="en-GB"/>
        </w:rPr>
        <w:lastRenderedPageBreak/>
        <w:t>Check example.py and the annex concerning the Python API to find more details about setting up the proper environment for running Python code that interfaces with the BRATHL library.</w:t>
      </w:r>
    </w:p>
    <w:p w14:paraId="4C91115C" w14:textId="77777777" w:rsidR="005E48DC" w:rsidRPr="00906B09" w:rsidRDefault="00D57E9A" w:rsidP="005E48DC">
      <w:pPr>
        <w:pStyle w:val="Heading3"/>
      </w:pPr>
      <w:bookmarkStart w:id="63" w:name="_Toc449978449"/>
      <w:r w:rsidRPr="00906B09">
        <w:t>Installing from source</w:t>
      </w:r>
      <w:bookmarkEnd w:id="63"/>
    </w:p>
    <w:p w14:paraId="7453CB9D" w14:textId="77777777" w:rsidR="00D57E9A" w:rsidRPr="00906B09" w:rsidRDefault="00D57E9A" w:rsidP="00D57E9A">
      <w:r w:rsidRPr="00906B09">
        <w:t>Generally, installation from source on Mac OS X will only be necessary if:</w:t>
      </w:r>
    </w:p>
    <w:p w14:paraId="4DB73408" w14:textId="77777777" w:rsidR="00D57E9A" w:rsidRPr="00906B09" w:rsidRDefault="00D57E9A" w:rsidP="001D2482">
      <w:pPr>
        <w:pStyle w:val="Indent1withBullet"/>
        <w:rPr>
          <w:b/>
          <w:lang w:val="en-GB"/>
        </w:rPr>
      </w:pPr>
      <w:r w:rsidRPr="00906B09">
        <w:rPr>
          <w:lang w:val="en-GB"/>
        </w:rPr>
        <w:t>You want to use the MATLAB interface to BRAT.</w:t>
      </w:r>
    </w:p>
    <w:p w14:paraId="0853E343" w14:textId="77777777" w:rsidR="00D57E9A" w:rsidRPr="00906B09" w:rsidRDefault="00D57E9A" w:rsidP="00D57E9A">
      <w:r w:rsidRPr="00906B09">
        <w:t>The BRAT source distribution can be found in the file:</w:t>
      </w:r>
    </w:p>
    <w:p w14:paraId="15423857" w14:textId="77777777" w:rsidR="00D57E9A" w:rsidRPr="00906B09" w:rsidRDefault="00D57E9A" w:rsidP="00D57E9A">
      <w:pPr>
        <w:rPr>
          <w:i/>
        </w:rPr>
      </w:pPr>
      <w:r w:rsidRPr="00906B09">
        <w:rPr>
          <w:i/>
        </w:rPr>
        <w:tab/>
        <w:t>brat-</w:t>
      </w:r>
      <w:r w:rsidR="00CA0C3B" w:rsidRPr="00906B09">
        <w:rPr>
          <w:i/>
        </w:rPr>
        <w:t>4.0.0-beta</w:t>
      </w:r>
      <w:r w:rsidRPr="00906B09">
        <w:rPr>
          <w:i/>
        </w:rPr>
        <w:t>.tar.gz</w:t>
      </w:r>
    </w:p>
    <w:p w14:paraId="28782185" w14:textId="77777777" w:rsidR="00D57E9A" w:rsidRPr="00906B09" w:rsidRDefault="00D57E9A" w:rsidP="00D57E9A">
      <w:r w:rsidRPr="00906B09">
        <w:t>After unpacking this archive in a suitable location, up-to-date instructions for configuring, compiling and installing BRAT on Mac OS X can be found in the top-level file INSTALL.</w:t>
      </w:r>
    </w:p>
    <w:p w14:paraId="23AAC2D6" w14:textId="77777777" w:rsidR="00D57E9A" w:rsidRPr="00906B09" w:rsidRDefault="00D57E9A" w:rsidP="00D57E9A">
      <w:pPr>
        <w:pStyle w:val="Heading3"/>
      </w:pPr>
      <w:bookmarkStart w:id="64" w:name="_Toc449978450"/>
      <w:r w:rsidRPr="00906B09">
        <w:t>Uninstalling</w:t>
      </w:r>
      <w:bookmarkEnd w:id="64"/>
    </w:p>
    <w:p w14:paraId="69014536" w14:textId="77777777" w:rsidR="00D57E9A" w:rsidRPr="00906B09" w:rsidRDefault="00D57E9A" w:rsidP="00D57E9A">
      <w:r w:rsidRPr="00906B09">
        <w:t>To uninstall any version of BRAT, simply move to the trash any items you copied when installing that version.</w:t>
      </w:r>
    </w:p>
    <w:p w14:paraId="70C90EAB" w14:textId="77777777" w:rsidR="00D57E9A" w:rsidRPr="00906B09" w:rsidRDefault="005D02E8" w:rsidP="005D02E8">
      <w:pPr>
        <w:pStyle w:val="Heading1"/>
      </w:pPr>
      <w:bookmarkStart w:id="65" w:name="_Toc449978451"/>
      <w:r w:rsidRPr="00906B09">
        <w:lastRenderedPageBreak/>
        <w:t>BRAT GRAPHICAL USER INTERFACE (GUI)</w:t>
      </w:r>
      <w:bookmarkEnd w:id="65"/>
    </w:p>
    <w:p w14:paraId="6C449F18" w14:textId="77777777" w:rsidR="005D02E8" w:rsidRPr="00906B09" w:rsidRDefault="00727FD1" w:rsidP="00727FD1">
      <w:pPr>
        <w:pStyle w:val="Heading2"/>
      </w:pPr>
      <w:bookmarkStart w:id="66" w:name="_Toc449978452"/>
      <w:r w:rsidRPr="00906B09">
        <w:t>Overview</w:t>
      </w:r>
      <w:bookmarkEnd w:id="66"/>
    </w:p>
    <w:p w14:paraId="1F9847FE" w14:textId="77777777" w:rsidR="00727FD1" w:rsidRPr="00906B09" w:rsidRDefault="00727FD1" w:rsidP="00727FD1">
      <w:r w:rsidRPr="00906B09">
        <w:t>The BRAT Graphical User Interface (GUI) is a windowed interface to the BRAT Tools. Note that not all tool functions are accessible from the GUI (some options are only available using the command files directly).</w:t>
      </w:r>
    </w:p>
    <w:p w14:paraId="300EA0E2" w14:textId="77777777" w:rsidR="00727FD1" w:rsidRPr="00906B09" w:rsidRDefault="00727FD1" w:rsidP="00727FD1">
      <w:r w:rsidRPr="00906B09">
        <w:t>The BRAT GUI includes:</w:t>
      </w:r>
    </w:p>
    <w:p w14:paraId="3C3ECE20" w14:textId="77777777" w:rsidR="00727FD1" w:rsidRPr="00906B09" w:rsidRDefault="00727FD1" w:rsidP="001D2482">
      <w:pPr>
        <w:pStyle w:val="Indent1withBullet"/>
        <w:rPr>
          <w:b/>
          <w:lang w:val="en-GB"/>
        </w:rPr>
      </w:pPr>
      <w:r w:rsidRPr="00906B09">
        <w:rPr>
          <w:lang w:val="en-GB"/>
        </w:rPr>
        <w:t>a “Workspace” menu</w:t>
      </w:r>
    </w:p>
    <w:p w14:paraId="50767B2A" w14:textId="77777777" w:rsidR="00727FD1" w:rsidRPr="00906B09" w:rsidRDefault="00727FD1" w:rsidP="002B7853">
      <w:pPr>
        <w:pStyle w:val="Indent1withBullet"/>
        <w:rPr>
          <w:ins w:id="67" w:author="Ricardo Capote" w:date="2016-06-16T12:16:00Z"/>
          <w:b/>
          <w:lang w:val="en-GB"/>
          <w:rPrChange w:id="68" w:author="Ricardo Capote" w:date="2016-06-16T12:16:00Z">
            <w:rPr>
              <w:ins w:id="69" w:author="Ricardo Capote" w:date="2016-06-16T12:16:00Z"/>
            </w:rPr>
          </w:rPrChange>
        </w:rPr>
      </w:pPr>
      <w:r w:rsidRPr="00906B09">
        <w:rPr>
          <w:lang w:val="en-GB"/>
        </w:rPr>
        <w:t>a “Datasets” tab</w:t>
      </w:r>
    </w:p>
    <w:p w14:paraId="50AE8102" w14:textId="4365B409" w:rsidR="00064E15" w:rsidRPr="00906B09" w:rsidRDefault="00064E15" w:rsidP="00A723CC">
      <w:pPr>
        <w:pStyle w:val="Indent1withBullet"/>
        <w:rPr>
          <w:b/>
          <w:lang w:val="en-GB"/>
        </w:rPr>
      </w:pPr>
      <w:ins w:id="70" w:author="Ricardo Capote" w:date="2016-06-16T12:16:00Z">
        <w:r w:rsidRPr="00906B09">
          <w:rPr>
            <w:lang w:val="en-GB"/>
          </w:rPr>
          <w:t>a “Filters” tab</w:t>
        </w:r>
      </w:ins>
    </w:p>
    <w:p w14:paraId="6C5FD66B" w14:textId="77777777" w:rsidR="00727FD1" w:rsidRPr="00906B09" w:rsidRDefault="00727FD1" w:rsidP="0001292E">
      <w:pPr>
        <w:pStyle w:val="Indent1withBullet"/>
        <w:rPr>
          <w:b/>
          <w:lang w:val="en-GB"/>
        </w:rPr>
      </w:pPr>
      <w:r w:rsidRPr="00906B09">
        <w:rPr>
          <w:lang w:val="en-GB"/>
        </w:rPr>
        <w:t>an “Operations” tab</w:t>
      </w:r>
    </w:p>
    <w:p w14:paraId="33B1B0BF" w14:textId="77777777" w:rsidR="00727FD1" w:rsidRPr="00906B09" w:rsidRDefault="00727FD1">
      <w:pPr>
        <w:pStyle w:val="Indent1withBullet"/>
        <w:rPr>
          <w:b/>
          <w:lang w:val="en-GB"/>
        </w:rPr>
      </w:pPr>
      <w:r w:rsidRPr="00906B09">
        <w:rPr>
          <w:lang w:val="en-GB"/>
        </w:rPr>
        <w:t>a “Logs” tab</w:t>
      </w:r>
    </w:p>
    <w:p w14:paraId="42D65C30" w14:textId="77777777" w:rsidR="00727FD1" w:rsidRPr="00906B09" w:rsidRDefault="00727FD1" w:rsidP="00727FD1"/>
    <w:p w14:paraId="349B7E3F" w14:textId="77777777" w:rsidR="00727FD1" w:rsidRPr="00906B09" w:rsidRDefault="00727FD1" w:rsidP="00727FD1">
      <w:r w:rsidRPr="00906B09">
        <w:t>BRAT GUI basically creates parameter files (see Section 8, Using BRAT in ‘command lines’ mode with parameter files), that are stored in an 'Operations' and a 'Views' folders. It also enables to save your preferences and work.</w:t>
      </w:r>
    </w:p>
    <w:p w14:paraId="4C470470" w14:textId="77777777" w:rsidR="00727FD1" w:rsidRPr="00906B09" w:rsidRDefault="00727FD1" w:rsidP="00727FD1">
      <w:r w:rsidRPr="00906B09">
        <w:t>The next section of this manual (4.2, Starting with BRAT GUI) explains the basics of the interface. For more detailed information about all the functionalities, see section 4.3, BRAT GUI tabs description.</w:t>
      </w:r>
    </w:p>
    <w:p w14:paraId="5B821673" w14:textId="77777777" w:rsidR="00BF60C0" w:rsidRPr="00906B09" w:rsidRDefault="00BF60C0" w:rsidP="00BF60C0">
      <w:pPr>
        <w:pStyle w:val="Heading2"/>
      </w:pPr>
      <w:bookmarkStart w:id="71" w:name="_Toc449978453"/>
      <w:r w:rsidRPr="00906B09">
        <w:t>Starting with BRAT GUI</w:t>
      </w:r>
      <w:bookmarkEnd w:id="71"/>
    </w:p>
    <w:p w14:paraId="28A42AD9" w14:textId="77777777" w:rsidR="00BF60C0" w:rsidRPr="00906B09" w:rsidRDefault="00BF60C0" w:rsidP="00BF60C0">
      <w:r w:rsidRPr="00906B09">
        <w:t xml:space="preserve">Using BRAT GUI is basically a </w:t>
      </w:r>
      <w:r w:rsidR="006E30A4" w:rsidRPr="00906B09">
        <w:t>3</w:t>
      </w:r>
      <w:r w:rsidRPr="00906B09">
        <w:t>-step process.</w:t>
      </w:r>
    </w:p>
    <w:p w14:paraId="3D0C7DFB" w14:textId="77777777" w:rsidR="006E30A4" w:rsidRPr="00906B09" w:rsidRDefault="00BF60C0" w:rsidP="00BF60C0">
      <w:r w:rsidRPr="00906B09">
        <w:t>You have to:</w:t>
      </w:r>
    </w:p>
    <w:p w14:paraId="2349D409" w14:textId="77777777" w:rsidR="006E30A4" w:rsidRPr="00906B09" w:rsidRDefault="006E30A4" w:rsidP="00BF60C0">
      <w:pPr>
        <w:pStyle w:val="Indent1withNumber"/>
      </w:pPr>
      <w:r w:rsidRPr="00906B09">
        <w:t>define one or several ‘</w:t>
      </w:r>
      <w:r w:rsidR="002601CE" w:rsidRPr="00906B09">
        <w:rPr>
          <w:b/>
        </w:rPr>
        <w:t>Dataset(s)</w:t>
      </w:r>
      <w:r w:rsidRPr="00906B09">
        <w:t>’: the product data you want to work on (see section 4.2.2, create a dataset)</w:t>
      </w:r>
    </w:p>
    <w:p w14:paraId="62582C8B" w14:textId="77777777" w:rsidR="006E30A4" w:rsidRPr="00906B09" w:rsidRDefault="006E30A4" w:rsidP="00BF60C0">
      <w:pPr>
        <w:pStyle w:val="Indent1withNumber"/>
      </w:pPr>
      <w:r w:rsidRPr="00906B09">
        <w:t xml:space="preserve">add one or more </w:t>
      </w:r>
      <w:r w:rsidR="007A204F" w:rsidRPr="00906B09">
        <w:rPr>
          <w:b/>
        </w:rPr>
        <w:t>F</w:t>
      </w:r>
      <w:r w:rsidR="002601CE" w:rsidRPr="00906B09">
        <w:rPr>
          <w:b/>
        </w:rPr>
        <w:t>ilters</w:t>
      </w:r>
      <w:r w:rsidRPr="00906B09">
        <w:t xml:space="preserve"> (this step is optional) if you want to apply time or location filters on your input datasets.</w:t>
      </w:r>
    </w:p>
    <w:p w14:paraId="6BB1B114" w14:textId="77777777" w:rsidR="006E30A4" w:rsidRPr="00906B09" w:rsidRDefault="006E30A4" w:rsidP="00BF60C0">
      <w:pPr>
        <w:pStyle w:val="Indent1withNumber"/>
      </w:pPr>
      <w:r w:rsidRPr="00906B09">
        <w:t xml:space="preserve">choose an </w:t>
      </w:r>
      <w:r w:rsidR="007A204F" w:rsidRPr="00906B09">
        <w:rPr>
          <w:b/>
        </w:rPr>
        <w:t>O</w:t>
      </w:r>
      <w:r w:rsidR="002601CE" w:rsidRPr="00906B09">
        <w:rPr>
          <w:b/>
        </w:rPr>
        <w:t>peration</w:t>
      </w:r>
      <w:r w:rsidRPr="00906B09">
        <w:t xml:space="preserve"> type (quick or advanced). To quickly execute an operation, select a dataset, check a field of interest in the Fields list, and click the Map or Plot buttons to see the result. You can convert the quick operation into a standard (advanced) one by duplicating it in "Advanced" mode. A new name, that you can change later, will automatically be assigned to the new operation.</w:t>
      </w:r>
    </w:p>
    <w:p w14:paraId="1AE32B47" w14:textId="77777777" w:rsidR="00BF60C0" w:rsidRPr="00906B09" w:rsidRDefault="00BF60C0" w:rsidP="00BF60C0"/>
    <w:p w14:paraId="1800028F" w14:textId="77777777" w:rsidR="00BF60C0" w:rsidRPr="00906B09" w:rsidRDefault="00BF60C0" w:rsidP="00BF60C0">
      <w:r w:rsidRPr="00906B09">
        <w:t xml:space="preserve">BRAT GUI is organised in </w:t>
      </w:r>
      <w:r w:rsidR="007A204F" w:rsidRPr="00906B09">
        <w:t xml:space="preserve">three </w:t>
      </w:r>
      <w:r w:rsidRPr="00906B09">
        <w:t>tabs (</w:t>
      </w:r>
      <w:r w:rsidR="007A204F" w:rsidRPr="00906B09">
        <w:t>Datasets, Filters and Operations</w:t>
      </w:r>
      <w:r w:rsidRPr="00906B09">
        <w:t>), and a 'Workspace' menu. Each tab corresponds to a different function, and to a different step in the process, so you'll have to use all of them one after the other.</w:t>
      </w:r>
    </w:p>
    <w:p w14:paraId="536EF187" w14:textId="77777777" w:rsidR="00BF60C0" w:rsidRPr="00906B09" w:rsidRDefault="00BF60C0" w:rsidP="00BF60C0">
      <w:r w:rsidRPr="00906B09">
        <w:t>This section gives the main information for a quick-start with BRAT GUI. For more complete information, see the relevant sections within the 4.3, BRAT GUI tabs description.</w:t>
      </w:r>
    </w:p>
    <w:p w14:paraId="6234B01E" w14:textId="77777777" w:rsidR="00F43B76" w:rsidRPr="00906B09" w:rsidRDefault="00F43B76" w:rsidP="00F43B76">
      <w:pPr>
        <w:pStyle w:val="Heading3"/>
      </w:pPr>
      <w:bookmarkStart w:id="72" w:name="_Toc449978454"/>
      <w:r w:rsidRPr="00906B09">
        <w:t>Create a workspace</w:t>
      </w:r>
      <w:bookmarkEnd w:id="72"/>
    </w:p>
    <w:p w14:paraId="1A555434" w14:textId="77777777" w:rsidR="00D52A9C" w:rsidRPr="00906B09" w:rsidRDefault="00D52A9C" w:rsidP="00D52A9C">
      <w:r w:rsidRPr="00906B09">
        <w:t>When you open BRAT GUI, the software asks for the name and location of the ‘Workspace’ you will be working in. A 'Workspace' is a way of saving your preferences, computations and generally the work done with BRAT GUI. Some or all elements of a workspace can be imported into another workspace. There is no specific tab for the Workspace, only the menu the furthest to the left.</w:t>
      </w:r>
    </w:p>
    <w:p w14:paraId="568C188B" w14:textId="77777777" w:rsidR="00D52A9C" w:rsidRPr="00906B09" w:rsidRDefault="00D52A9C" w:rsidP="00D52A9C">
      <w:r w:rsidRPr="00906B09">
        <w:rPr>
          <w:b/>
        </w:rPr>
        <w:t>It is highly recommended to save your workspace</w:t>
      </w:r>
      <w:r w:rsidRPr="00906B09">
        <w:t xml:space="preserve"> (ctrl+s, or ‘save’ in the workspace menu) </w:t>
      </w:r>
      <w:r w:rsidRPr="00906B09">
        <w:rPr>
          <w:b/>
        </w:rPr>
        <w:t>while working</w:t>
      </w:r>
      <w:r w:rsidRPr="00906B09">
        <w:t xml:space="preserve">. You will be asked whether or not you wish to save the workspace when you quit BRAT GUI. </w:t>
      </w:r>
      <w:r w:rsidRPr="00906B09">
        <w:lastRenderedPageBreak/>
        <w:t>Note that if you answer “no” and have not saved anything previously, none of your work can be recalled later.</w:t>
      </w:r>
    </w:p>
    <w:p w14:paraId="57967B8A" w14:textId="77777777" w:rsidR="00F43B76" w:rsidRPr="00906B09" w:rsidRDefault="00D52A9C" w:rsidP="00D52A9C">
      <w:r w:rsidRPr="00906B09">
        <w:t>If there are already one or more valid workspace(s), BRAT GUI recalls the last used Workspace by default.</w:t>
      </w:r>
    </w:p>
    <w:p w14:paraId="430E3E51" w14:textId="77777777" w:rsidR="00D52A9C" w:rsidRPr="00906B09" w:rsidRDefault="00D52A9C" w:rsidP="00D52A9C"/>
    <w:p w14:paraId="14797375" w14:textId="77777777" w:rsidR="00D52A9C" w:rsidRPr="00906B09" w:rsidRDefault="00D52A9C" w:rsidP="00D52A9C"/>
    <w:p w14:paraId="124F14AA" w14:textId="77777777" w:rsidR="00D52A9C" w:rsidRPr="00906B09" w:rsidRDefault="009A5BD4" w:rsidP="00D52A9C">
      <w:r w:rsidRPr="00906B09">
        <w:rPr>
          <w:noProof/>
          <w:lang w:val="pt-PT" w:eastAsia="pt-PT"/>
        </w:rPr>
        <w:drawing>
          <wp:anchor distT="0" distB="0" distL="114300" distR="114300" simplePos="0" relativeHeight="251659264" behindDoc="0" locked="0" layoutInCell="1" allowOverlap="1" wp14:anchorId="19AA301F" wp14:editId="3104D135">
            <wp:simplePos x="0" y="0"/>
            <wp:positionH relativeFrom="column">
              <wp:posOffset>793750</wp:posOffset>
            </wp:positionH>
            <wp:positionV relativeFrom="paragraph">
              <wp:posOffset>7620</wp:posOffset>
            </wp:positionV>
            <wp:extent cx="3968115" cy="1760855"/>
            <wp:effectExtent l="19050" t="0" r="0" b="0"/>
            <wp:wrapSquare wrapText="bothSides"/>
            <wp:docPr id="2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8115" cy="1760855"/>
                    </a:xfrm>
                    <a:prstGeom prst="rect">
                      <a:avLst/>
                    </a:prstGeom>
                    <a:noFill/>
                    <a:ln>
                      <a:noFill/>
                      <a:prstDash/>
                    </a:ln>
                  </pic:spPr>
                </pic:pic>
              </a:graphicData>
            </a:graphic>
          </wp:anchor>
        </w:drawing>
      </w:r>
    </w:p>
    <w:p w14:paraId="7ED88A55" w14:textId="77777777" w:rsidR="00D52A9C" w:rsidRPr="00906B09" w:rsidRDefault="00D52A9C" w:rsidP="00D52A9C"/>
    <w:p w14:paraId="543FD125" w14:textId="77777777" w:rsidR="00D52A9C" w:rsidRPr="00906B09" w:rsidRDefault="00D52A9C" w:rsidP="00D52A9C"/>
    <w:p w14:paraId="2F47526E" w14:textId="77777777" w:rsidR="00D52A9C" w:rsidRPr="00906B09" w:rsidRDefault="00D52A9C" w:rsidP="00D52A9C"/>
    <w:p w14:paraId="5E322591" w14:textId="77777777" w:rsidR="00D52A9C" w:rsidRPr="00906B09" w:rsidRDefault="00D52A9C" w:rsidP="00D52A9C"/>
    <w:p w14:paraId="44D82330" w14:textId="77777777" w:rsidR="00D52A9C" w:rsidRPr="00906B09" w:rsidRDefault="00D52A9C" w:rsidP="00D52A9C"/>
    <w:p w14:paraId="32CAB76A" w14:textId="77777777" w:rsidR="00D52A9C" w:rsidRPr="00906B09" w:rsidRDefault="00D52A9C" w:rsidP="00D52A9C"/>
    <w:p w14:paraId="25EB2238" w14:textId="77777777" w:rsidR="00D52A9C" w:rsidRPr="00906B09" w:rsidRDefault="00D52A9C" w:rsidP="00D52A9C"/>
    <w:p w14:paraId="488C8779" w14:textId="77777777" w:rsidR="00D52A9C" w:rsidRPr="00906B09" w:rsidRDefault="00D52A9C" w:rsidP="00D52A9C"/>
    <w:p w14:paraId="52361196" w14:textId="77777777" w:rsidR="00D52A9C" w:rsidRPr="00906B09" w:rsidRDefault="00D52A9C" w:rsidP="000C23ED">
      <w:pPr>
        <w:pStyle w:val="Caption"/>
      </w:pPr>
      <w:bookmarkStart w:id="73" w:name="_Toc449978537"/>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1</w:t>
      </w:r>
      <w:r w:rsidR="00172F16" w:rsidRPr="00906B09">
        <w:fldChar w:fldCharType="end"/>
      </w:r>
      <w:r w:rsidRPr="00906B09">
        <w:t>: 'Create a new workspace' window. You can choose to save it wherever you want on your hard drive or local network, and name it as you prefer (preferably in such a way you will remember what's in it).</w:t>
      </w:r>
      <w:bookmarkEnd w:id="73"/>
    </w:p>
    <w:p w14:paraId="7F4D7F28" w14:textId="77777777" w:rsidR="00D52A9C" w:rsidRPr="00906B09" w:rsidRDefault="00D52A9C" w:rsidP="00D52A9C"/>
    <w:p w14:paraId="5B140F4D" w14:textId="77777777" w:rsidR="00D52A9C" w:rsidRPr="00906B09" w:rsidRDefault="00D52A9C" w:rsidP="00D52A9C">
      <w:pPr>
        <w:pStyle w:val="Heading3"/>
      </w:pPr>
      <w:bookmarkStart w:id="74" w:name="_Toc449978455"/>
      <w:r w:rsidRPr="00906B09">
        <w:t>Create a dataset</w:t>
      </w:r>
      <w:bookmarkEnd w:id="74"/>
    </w:p>
    <w:p w14:paraId="2B9BDADC" w14:textId="2C1B8ADC" w:rsidR="00C7669A" w:rsidRPr="00906B09" w:rsidRDefault="00C7669A" w:rsidP="00C7669A">
      <w:r w:rsidRPr="00906B09">
        <w:t>The first tab opened if you have never used BRAT is ‘</w:t>
      </w:r>
      <w:r w:rsidRPr="00906B09">
        <w:rPr>
          <w:b/>
        </w:rPr>
        <w:t>Datasets</w:t>
      </w:r>
      <w:r w:rsidRPr="00906B09">
        <w:t xml:space="preserve">’ (otherwise, the default tab is the </w:t>
      </w:r>
      <w:del w:id="75" w:author="Ricardo Capote" w:date="2016-06-16T12:21:00Z">
        <w:r w:rsidRPr="00906B09" w:rsidDel="003C7744">
          <w:delText xml:space="preserve">the </w:delText>
        </w:r>
      </w:del>
      <w:r w:rsidRPr="00906B09">
        <w:t xml:space="preserve">one that was opened when you left BRAT GUI the last time you used it). This 'Datasets' tab is dedicated to the definition and selection of the data you want to use. You must define </w:t>
      </w:r>
      <w:r w:rsidRPr="00906B09">
        <w:rPr>
          <w:b/>
        </w:rPr>
        <w:t>at least one</w:t>
      </w:r>
      <w:r w:rsidRPr="00906B09">
        <w:t xml:space="preserve"> dataset to be able to further use BRAT.</w:t>
      </w:r>
    </w:p>
    <w:p w14:paraId="1527F441" w14:textId="77777777" w:rsidR="00D52A9C" w:rsidRPr="00906B09" w:rsidRDefault="00C7669A" w:rsidP="00C7669A">
      <w:r w:rsidRPr="00906B09">
        <w:t>To create a dataset, click on the '</w:t>
      </w:r>
      <w:r w:rsidRPr="00906B09">
        <w:rPr>
          <w:b/>
        </w:rPr>
        <w:t>new</w:t>
      </w:r>
      <w:r w:rsidRPr="00906B09">
        <w:t>' button in the Datasets tab.</w:t>
      </w:r>
    </w:p>
    <w:p w14:paraId="38D21C48" w14:textId="77777777" w:rsidR="00D52A9C" w:rsidRPr="00906B09" w:rsidRDefault="00D52A9C" w:rsidP="00D52A9C"/>
    <w:p w14:paraId="6F93D89C" w14:textId="3B3922F5" w:rsidR="00F353BB" w:rsidRPr="00906B09" w:rsidRDefault="000A2E25">
      <w:pPr>
        <w:jc w:val="center"/>
      </w:pPr>
      <w:r w:rsidRPr="00906B09">
        <w:rPr>
          <w:noProof/>
          <w:lang w:val="pt-PT" w:eastAsia="pt-PT"/>
        </w:rPr>
        <mc:AlternateContent>
          <mc:Choice Requires="wps">
            <w:drawing>
              <wp:anchor distT="0" distB="0" distL="114300" distR="114300" simplePos="0" relativeHeight="251661312" behindDoc="0" locked="0" layoutInCell="1" allowOverlap="1" wp14:anchorId="20DA9DB8" wp14:editId="30E067CF">
                <wp:simplePos x="0" y="0"/>
                <wp:positionH relativeFrom="column">
                  <wp:posOffset>2118526</wp:posOffset>
                </wp:positionH>
                <wp:positionV relativeFrom="paragraph">
                  <wp:posOffset>225950</wp:posOffset>
                </wp:positionV>
                <wp:extent cx="477078" cy="437322"/>
                <wp:effectExtent l="19050" t="19050" r="18415" b="20320"/>
                <wp:wrapNone/>
                <wp:docPr id="18"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7078" cy="437322"/>
                        </a:xfrm>
                        <a:custGeom>
                          <a:avLst/>
                          <a:gdLst>
                            <a:gd name="T0" fmla="*/ 309245 w 618490"/>
                            <a:gd name="T1" fmla="*/ 0 h 332740"/>
                            <a:gd name="T2" fmla="*/ 618490 w 618490"/>
                            <a:gd name="T3" fmla="*/ 166370 h 332740"/>
                            <a:gd name="T4" fmla="*/ 309245 w 618490"/>
                            <a:gd name="T5" fmla="*/ 332740 h 332740"/>
                            <a:gd name="T6" fmla="*/ 0 w 618490"/>
                            <a:gd name="T7" fmla="*/ 166370 h 332740"/>
                            <a:gd name="T8" fmla="*/ 17694720 60000 65536"/>
                            <a:gd name="T9" fmla="*/ 0 60000 65536"/>
                            <a:gd name="T10" fmla="*/ 5898240 60000 65536"/>
                            <a:gd name="T11" fmla="*/ 11796480 60000 65536"/>
                            <a:gd name="T12" fmla="*/ 90576 w 618490"/>
                            <a:gd name="T13" fmla="*/ 48729 h 332740"/>
                            <a:gd name="T14" fmla="*/ 527914 w 618490"/>
                            <a:gd name="T15" fmla="*/ 284011 h 332740"/>
                          </a:gdLst>
                          <a:ahLst/>
                          <a:cxnLst>
                            <a:cxn ang="T8">
                              <a:pos x="T0" y="T1"/>
                            </a:cxn>
                            <a:cxn ang="T9">
                              <a:pos x="T2" y="T3"/>
                            </a:cxn>
                            <a:cxn ang="T10">
                              <a:pos x="T4" y="T5"/>
                            </a:cxn>
                            <a:cxn ang="T11">
                              <a:pos x="T6" y="T7"/>
                            </a:cxn>
                          </a:cxnLst>
                          <a:rect l="T12" t="T13" r="T14" b="T15"/>
                          <a:pathLst>
                            <a:path w="618490" h="332740">
                              <a:moveTo>
                                <a:pt x="0" y="166370"/>
                              </a:moveTo>
                              <a:lnTo>
                                <a:pt x="0" y="166370"/>
                              </a:lnTo>
                              <a:cubicBezTo>
                                <a:pt x="0" y="74486"/>
                                <a:pt x="138453" y="0"/>
                                <a:pt x="309244" y="0"/>
                              </a:cubicBezTo>
                              <a:cubicBezTo>
                                <a:pt x="480036" y="0"/>
                                <a:pt x="618490" y="74486"/>
                                <a:pt x="618490" y="166370"/>
                              </a:cubicBezTo>
                              <a:cubicBezTo>
                                <a:pt x="618490" y="258253"/>
                                <a:pt x="480036" y="332739"/>
                                <a:pt x="309245" y="332740"/>
                              </a:cubicBezTo>
                              <a:cubicBezTo>
                                <a:pt x="138453" y="332740"/>
                                <a:pt x="0" y="258253"/>
                                <a:pt x="0" y="166370"/>
                              </a:cubicBezTo>
                              <a:close/>
                            </a:path>
                          </a:pathLst>
                        </a:custGeom>
                        <a:noFill/>
                        <a:ln w="36356">
                          <a:solidFill>
                            <a:srgbClr val="FF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13C1AD12" w14:textId="77777777" w:rsidR="006C3494" w:rsidRDefault="006C3494" w:rsidP="00C7669A"/>
                        </w:txbxContent>
                      </wps:txbx>
                      <wps:bodyPr rot="0" vert="horz" wrap="square" lIns="17637" tIns="17637" rIns="17637" bIns="17637" anchor="ctr" anchorCtr="1" upright="1">
                        <a:noAutofit/>
                      </wps:bodyPr>
                    </wps:wsp>
                  </a:graphicData>
                </a:graphic>
                <wp14:sizeRelH relativeFrom="page">
                  <wp14:pctWidth>0</wp14:pctWidth>
                </wp14:sizeRelH>
                <wp14:sizeRelV relativeFrom="page">
                  <wp14:pctHeight>0</wp14:pctHeight>
                </wp14:sizeRelV>
              </wp:anchor>
            </w:drawing>
          </mc:Choice>
          <mc:Fallback>
            <w:pict>
              <v:shape id="Freeform 6" o:spid="_x0000_s1026" style="position:absolute;left:0;text-align:left;margin-left:166.8pt;margin-top:17.8pt;width:37.55pt;height:3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coordsize="618490,3327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" adj="-11796480,,5400" path="m,166370r,c,74486,138453,,309244,,480036,,618490,74486,618490,166370v,91883,-138454,166369,-309245,166370c138453,332740,,258253,,166370xe" filled="f" strokecolor="#f33" strokeweight="1.0099mm">
                <v:stroke joinstyle="miter"/>
                <v:formulas/>
                <v:path arrowok="t" o:connecttype="custom" o:connectlocs="238539,0;477078,218661;238539,437322;0,218661" o:connectangles="270,0,90,180" textboxrect="90576,48729,527914,284011"/>
                <v:textbox inset=".48992mm,.48992mm,.48992mm,.48992mm">
                  <w:txbxContent>
                    <w:p w14:paraId="13C1AD12" w14:textId="77777777" w:rsidR="006C3494" w:rsidRDefault="006C3494" w:rsidP="00C7669A"/>
                  </w:txbxContent>
                </v:textbox>
              </v:shape>
            </w:pict>
          </mc:Fallback>
        </mc:AlternateContent>
      </w:r>
      <w:r w:rsidR="00C7669A" w:rsidRPr="00906B09">
        <w:rPr>
          <w:noProof/>
          <w:lang w:val="pt-PT" w:eastAsia="pt-PT"/>
        </w:rPr>
        <w:drawing>
          <wp:inline distT="0" distB="0" distL="0" distR="0" wp14:anchorId="7DE16FE9" wp14:editId="114E0D54">
            <wp:extent cx="1884460" cy="3204375"/>
            <wp:effectExtent l="0" t="0" r="1905" b="0"/>
            <wp:docPr id="2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84943" cy="3205196"/>
                    </a:xfrm>
                    <a:prstGeom prst="rect">
                      <a:avLst/>
                    </a:prstGeom>
                    <a:noFill/>
                    <a:ln>
                      <a:noFill/>
                      <a:prstDash/>
                    </a:ln>
                  </pic:spPr>
                </pic:pic>
              </a:graphicData>
            </a:graphic>
          </wp:inline>
        </w:drawing>
      </w:r>
    </w:p>
    <w:p w14:paraId="15E9CC70" w14:textId="77777777" w:rsidR="00C7669A" w:rsidRPr="00906B09" w:rsidRDefault="00C7669A" w:rsidP="000C23ED">
      <w:pPr>
        <w:pStyle w:val="Caption"/>
      </w:pPr>
      <w:bookmarkStart w:id="76" w:name="_Toc449978538"/>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2</w:t>
      </w:r>
      <w:r w:rsidR="00172F16" w:rsidRPr="00906B09">
        <w:fldChar w:fldCharType="end"/>
      </w:r>
      <w:r w:rsidRPr="00906B09">
        <w:t>: The Dataset tab as it appears when opening a new Workspace. The “New” button enables to create a new dataset</w:t>
      </w:r>
      <w:bookmarkEnd w:id="76"/>
    </w:p>
    <w:p w14:paraId="4554B097" w14:textId="77777777" w:rsidR="00C7669A" w:rsidRPr="00906B09" w:rsidRDefault="00C7669A" w:rsidP="00C7669A"/>
    <w:p w14:paraId="5D076AC5" w14:textId="77777777" w:rsidR="00C7669A" w:rsidRPr="00906B09" w:rsidRDefault="00C7669A" w:rsidP="00C7669A">
      <w:r w:rsidRPr="00906B09">
        <w:t>Default name for a new dataset is 'Dataset_1', with the number incrementing each time you create a dataset. You are strongly encouraged to re-name it, so that you'll remember what's in it when using it later on. To rename it, simply select the name, type in another one and press the Enter key.</w:t>
      </w:r>
    </w:p>
    <w:p w14:paraId="0097E036" w14:textId="77777777" w:rsidR="00C7669A" w:rsidRPr="00906B09" w:rsidRDefault="00C7669A" w:rsidP="00C7669A">
      <w:r w:rsidRPr="00906B09">
        <w:t>When you have created your dataset and named it, you then have to add one or more data file(s), chosen from your hard drive, CD/DVD driver, local network or other medium</w:t>
      </w:r>
      <w:del w:id="77" w:author="Ricardo Capote" w:date="2016-06-16T12:23:00Z">
        <w:r w:rsidRPr="00906B09" w:rsidDel="007C616F">
          <w:delText>,</w:delText>
        </w:r>
      </w:del>
      <w:r w:rsidRPr="00906B09">
        <w:t>. You can do so:</w:t>
      </w:r>
    </w:p>
    <w:p w14:paraId="5D812685" w14:textId="77777777" w:rsidR="00C7669A" w:rsidRPr="00906B09" w:rsidRDefault="00C7669A" w:rsidP="00C7669A">
      <w:r w:rsidRPr="00906B09">
        <w:t>by using the '</w:t>
      </w:r>
      <w:r w:rsidRPr="00906B09">
        <w:rPr>
          <w:b/>
        </w:rPr>
        <w:t>Add Files</w:t>
      </w:r>
      <w:r w:rsidRPr="00906B09">
        <w:t xml:space="preserve">' button. </w:t>
      </w:r>
      <w:r w:rsidRPr="00906B09">
        <w:rPr>
          <w:b/>
        </w:rPr>
        <w:t>At least one file is necessary</w:t>
      </w:r>
      <w:r w:rsidRPr="00906B09">
        <w:t>.</w:t>
      </w:r>
      <w:r w:rsidRPr="00906B09">
        <w:tab/>
      </w:r>
    </w:p>
    <w:p w14:paraId="3EAFB148" w14:textId="77777777" w:rsidR="00C7669A" w:rsidRPr="00906B09" w:rsidRDefault="00C7669A" w:rsidP="00C7669A">
      <w:r w:rsidRPr="00906B09">
        <w:t>If you wish to add a long list of files, the ‘</w:t>
      </w:r>
      <w:r w:rsidRPr="00906B09">
        <w:rPr>
          <w:b/>
        </w:rPr>
        <w:t>Add Dir</w:t>
      </w:r>
      <w:r w:rsidRPr="00906B09">
        <w:t>’ button allows you to choose all of the files within a folder by simply choosing the folder in which they are stored. Be careful that some data have header files in their data folders (you can remove them after selecting the whole folder) that won't be considered as homogeneous with the data files by BRAT.</w:t>
      </w:r>
    </w:p>
    <w:p w14:paraId="7530EAD9" w14:textId="6D9A0A57" w:rsidR="00C7669A" w:rsidRPr="00906B09" w:rsidRDefault="003A1E07" w:rsidP="00C7669A">
      <w:r w:rsidRPr="00906B09">
        <w:rPr>
          <w:b/>
        </w:rPr>
        <w:t xml:space="preserve">Dragging and dropping on datasets is currently not </w:t>
      </w:r>
      <w:r w:rsidR="00FD34F9" w:rsidRPr="00906B09">
        <w:rPr>
          <w:b/>
        </w:rPr>
        <w:t>implemented</w:t>
      </w:r>
      <w:r w:rsidRPr="00906B09">
        <w:rPr>
          <w:b/>
        </w:rPr>
        <w:t xml:space="preserve">, however it will be present </w:t>
      </w:r>
      <w:del w:id="78" w:author="Ana Friaças" w:date="2016-06-23T17:45:00Z">
        <w:r w:rsidRPr="00906B09" w:rsidDel="00C85604">
          <w:rPr>
            <w:b/>
          </w:rPr>
          <w:delText>on the official</w:delText>
        </w:r>
      </w:del>
      <w:ins w:id="79" w:author="Ana Friaças" w:date="2016-06-23T17:45:00Z">
        <w:r w:rsidR="00C85604">
          <w:rPr>
            <w:b/>
          </w:rPr>
          <w:t>in future</w:t>
        </w:r>
      </w:ins>
      <w:r w:rsidRPr="00906B09">
        <w:rPr>
          <w:b/>
        </w:rPr>
        <w:t xml:space="preserve"> BRAT release</w:t>
      </w:r>
      <w:ins w:id="80" w:author="Ana Friaças" w:date="2016-06-23T17:45:00Z">
        <w:r w:rsidR="00C85604">
          <w:rPr>
            <w:b/>
          </w:rPr>
          <w:t>s</w:t>
        </w:r>
      </w:ins>
      <w:r w:rsidRPr="00906B09">
        <w:rPr>
          <w:b/>
        </w:rPr>
        <w:t>.</w:t>
      </w:r>
    </w:p>
    <w:p w14:paraId="70AE82E9" w14:textId="79ED1E5B" w:rsidR="00C7669A" w:rsidRPr="00906B09" w:rsidRDefault="00C7669A" w:rsidP="00C7669A">
      <w:r w:rsidRPr="00906B09">
        <w:rPr>
          <w:b/>
        </w:rPr>
        <w:t>Only coherent datasets are possible</w:t>
      </w:r>
      <w:r w:rsidRPr="00906B09">
        <w:t xml:space="preserve"> (i.e. same format, same data product). BRAT netCDF outputs can be used, even several of them, provided they have exactly the same variables, with the same names.</w:t>
      </w:r>
      <w:r w:rsidR="00454AE6" w:rsidRPr="00906B09">
        <w:t xml:space="preserve"> In the current BRAT release homogeneity of the Dataset files is p</w:t>
      </w:r>
      <w:del w:id="81" w:author="Ricardo Capote" w:date="2016-06-16T12:31:00Z">
        <w:r w:rsidR="00454AE6" w:rsidRPr="00906B09" w:rsidDel="00281872">
          <w:delText>r</w:delText>
        </w:r>
      </w:del>
      <w:r w:rsidR="00454AE6" w:rsidRPr="00906B09">
        <w:t>e</w:t>
      </w:r>
      <w:ins w:id="82" w:author="Ricardo Capote" w:date="2016-06-16T12:31:00Z">
        <w:r w:rsidR="00281872" w:rsidRPr="00906B09">
          <w:t>r</w:t>
        </w:r>
      </w:ins>
      <w:r w:rsidR="00454AE6" w:rsidRPr="00906B09">
        <w:t>formed automatically as the files are added.</w:t>
      </w:r>
    </w:p>
    <w:p w14:paraId="71E11D0D" w14:textId="55DD237D" w:rsidR="00C7669A" w:rsidRPr="00906B09" w:rsidRDefault="00C7669A" w:rsidP="00C7669A">
      <w:r w:rsidRPr="00906B09">
        <w:t xml:space="preserve">Once you have added at least one data file, if you click on one file name in the list, you can see, </w:t>
      </w:r>
      <w:r w:rsidR="00454AE6" w:rsidRPr="00906B09">
        <w:t>bottom</w:t>
      </w:r>
      <w:r w:rsidRPr="00906B09">
        <w:t>, information about the available fields within the data product, and (for netCDF files)</w:t>
      </w:r>
      <w:del w:id="83" w:author="Ana Friaças" w:date="2016-06-23T17:47:00Z">
        <w:r w:rsidRPr="00906B09" w:rsidDel="00037741">
          <w:delText>,</w:delText>
        </w:r>
      </w:del>
      <w:r w:rsidRPr="00906B09">
        <w:t xml:space="preserve"> about the file description below.</w:t>
      </w:r>
    </w:p>
    <w:p w14:paraId="64247807" w14:textId="71686019" w:rsidR="00C7669A" w:rsidRPr="00906B09" w:rsidRDefault="00454AE6" w:rsidP="00D52A9C">
      <w:pPr>
        <w:rPr>
          <w:ins w:id="84" w:author="Ricardo Capote" w:date="2016-06-16T12:36:00Z"/>
        </w:rPr>
      </w:pPr>
      <w:r w:rsidRPr="00906B09">
        <w:t xml:space="preserve"> You can pre</w:t>
      </w:r>
      <w:ins w:id="85" w:author="Ricardo Capote" w:date="2016-06-16T12:32:00Z">
        <w:r w:rsidR="00FE2FB8" w:rsidRPr="00906B09">
          <w:t>-</w:t>
        </w:r>
      </w:ins>
      <w:del w:id="86" w:author="Ricardo Capote" w:date="2016-06-16T12:32:00Z">
        <w:r w:rsidRPr="00906B09" w:rsidDel="00FE2FB8">
          <w:delText xml:space="preserve"> </w:delText>
        </w:r>
      </w:del>
      <w:r w:rsidRPr="00906B09">
        <w:t>select files relevant for your work by using the available ‘</w:t>
      </w:r>
      <w:r w:rsidRPr="00906B09">
        <w:rPr>
          <w:b/>
        </w:rPr>
        <w:t xml:space="preserve">Filters’ </w:t>
      </w:r>
      <w:r w:rsidRPr="00906B09">
        <w:t>tab where you can define selection criteria</w:t>
      </w:r>
      <w:del w:id="87" w:author="Ricardo Capote" w:date="2016-06-16T12:34:00Z">
        <w:r w:rsidRPr="00906B09" w:rsidDel="00FE2FB8">
          <w:delText>s</w:delText>
        </w:r>
      </w:del>
      <w:r w:rsidRPr="00906B09">
        <w:t xml:space="preserve"> for your datasets</w:t>
      </w:r>
      <w:ins w:id="88" w:author="Ricardo Capote" w:date="2016-06-16T12:44:00Z">
        <w:r w:rsidR="00841521" w:rsidRPr="00906B09">
          <w:t>, i</w:t>
        </w:r>
        <w:r w:rsidR="00C9678C" w:rsidRPr="00906B09">
          <w:t>n order not to use</w:t>
        </w:r>
      </w:ins>
      <w:ins w:id="89" w:author="Ricardo Capote" w:date="2016-06-16T12:45:00Z">
        <w:r w:rsidR="00C9678C" w:rsidRPr="00906B09">
          <w:t>lessly</w:t>
        </w:r>
      </w:ins>
      <w:ins w:id="90" w:author="Ricardo Capote" w:date="2016-06-16T12:44:00Z">
        <w:r w:rsidR="00C9678C" w:rsidRPr="00906B09">
          <w:t xml:space="preserve"> pr</w:t>
        </w:r>
      </w:ins>
      <w:ins w:id="91" w:author="Ricardo Capote" w:date="2016-06-16T12:45:00Z">
        <w:r w:rsidR="00C9678C" w:rsidRPr="00906B09">
          <w:t xml:space="preserve">ocess </w:t>
        </w:r>
        <w:r w:rsidR="00AD2805" w:rsidRPr="00906B09">
          <w:t xml:space="preserve">files </w:t>
        </w:r>
      </w:ins>
      <w:ins w:id="92" w:author="Ricardo Capote" w:date="2016-06-16T12:46:00Z">
        <w:r w:rsidR="00AD2805" w:rsidRPr="00906B09">
          <w:t>out of desired area and period (</w:t>
        </w:r>
      </w:ins>
      <w:ins w:id="93" w:author="Ricardo Capote" w:date="2016-06-16T12:50:00Z">
        <w:r w:rsidR="00841521" w:rsidRPr="00906B09">
          <w:t xml:space="preserve">date </w:t>
        </w:r>
      </w:ins>
      <w:ins w:id="94" w:author="Ricardo Capote" w:date="2016-06-16T12:46:00Z">
        <w:r w:rsidR="00AD2805" w:rsidRPr="00906B09">
          <w:t>or cycle and pass)</w:t>
        </w:r>
      </w:ins>
      <w:r w:rsidRPr="00906B09">
        <w:t xml:space="preserve">. </w:t>
      </w:r>
      <w:del w:id="95" w:author="Ricardo Capote" w:date="2016-06-16T12:48:00Z">
        <w:r w:rsidRPr="00906B09" w:rsidDel="00AD2805">
          <w:rPr>
            <w:b/>
          </w:rPr>
          <w:delText>This feature DOES NOT EXTRACT DATA from files</w:delText>
        </w:r>
        <w:r w:rsidRPr="00906B09" w:rsidDel="00AD2805">
          <w:delText>, it “only” selects relevant files.</w:delText>
        </w:r>
      </w:del>
      <w:del w:id="96" w:author="Ricardo Capote" w:date="2016-06-16T12:49:00Z">
        <w:r w:rsidRPr="00906B09" w:rsidDel="00841521">
          <w:delText xml:space="preserve"> </w:delText>
        </w:r>
      </w:del>
      <w:r w:rsidRPr="00906B09">
        <w:t>This new ‘Filters’ feature replaces the old ‘</w:t>
      </w:r>
      <w:r w:rsidRPr="00906B09">
        <w:rPr>
          <w:b/>
        </w:rPr>
        <w:t xml:space="preserve">Define selection criteria’ </w:t>
      </w:r>
      <w:r w:rsidRPr="00906B09">
        <w:t>feature</w:t>
      </w:r>
      <w:ins w:id="97" w:author="Ricardo Capote" w:date="2016-06-16T12:43:00Z">
        <w:r w:rsidR="00430364" w:rsidRPr="00906B09">
          <w:t>.</w:t>
        </w:r>
      </w:ins>
      <w:ins w:id="98" w:author="Ricardo Capote" w:date="2016-06-16T12:49:00Z">
        <w:r w:rsidR="00841521" w:rsidRPr="00906B09">
          <w:t xml:space="preserve"> </w:t>
        </w:r>
      </w:ins>
      <w:ins w:id="99" w:author="Ricardo Capote" w:date="2016-06-16T12:51:00Z">
        <w:r w:rsidR="00841521" w:rsidRPr="00906B09">
          <w:t xml:space="preserve">Note that, </w:t>
        </w:r>
      </w:ins>
      <w:ins w:id="100" w:author="Ricardo Capote" w:date="2016-06-16T12:49:00Z">
        <w:r w:rsidR="00841521" w:rsidRPr="00906B09">
          <w:t xml:space="preserve">besides selecting relevant files, </w:t>
        </w:r>
      </w:ins>
      <w:ins w:id="101" w:author="Ricardo Capote" w:date="2016-06-16T12:52:00Z">
        <w:r w:rsidR="00841521" w:rsidRPr="00906B09">
          <w:t xml:space="preserve">‘Filters’ </w:t>
        </w:r>
      </w:ins>
      <w:ins w:id="102" w:author="Ricardo Capote" w:date="2016-06-16T12:49:00Z">
        <w:r w:rsidR="00841521" w:rsidRPr="00906B09">
          <w:t>also</w:t>
        </w:r>
      </w:ins>
      <w:ins w:id="103" w:author="Ricardo Capote" w:date="2016-06-16T12:52:00Z">
        <w:r w:rsidR="00841521" w:rsidRPr="00906B09">
          <w:t xml:space="preserve"> allow extracting/selecting</w:t>
        </w:r>
      </w:ins>
      <w:ins w:id="104" w:author="Ricardo Capote" w:date="2016-06-16T12:49:00Z">
        <w:r w:rsidR="00841521" w:rsidRPr="00906B09">
          <w:t xml:space="preserve"> data from files</w:t>
        </w:r>
      </w:ins>
      <w:del w:id="105" w:author="Ricardo Capote" w:date="2016-06-16T12:43:00Z">
        <w:r w:rsidRPr="00906B09" w:rsidDel="00430364">
          <w:delText>,</w:delText>
        </w:r>
      </w:del>
    </w:p>
    <w:p w14:paraId="10447FDC" w14:textId="2931BD27" w:rsidR="009E7382" w:rsidRPr="00906B09" w:rsidDel="00037741" w:rsidRDefault="009E7382" w:rsidP="00D52A9C">
      <w:pPr>
        <w:rPr>
          <w:ins w:id="106" w:author="Ricardo Capote" w:date="2016-06-16T12:36:00Z"/>
          <w:del w:id="107" w:author="Ana Friaças" w:date="2016-06-23T17:48:00Z"/>
        </w:rPr>
      </w:pPr>
    </w:p>
    <w:p w14:paraId="661D8B91" w14:textId="77777777" w:rsidR="00F353BB" w:rsidRPr="00906B09" w:rsidRDefault="00AC376F">
      <w:pPr>
        <w:jc w:val="center"/>
      </w:pPr>
      <w:r w:rsidRPr="00906B09">
        <w:rPr>
          <w:noProof/>
          <w:lang w:val="pt-PT" w:eastAsia="pt-PT"/>
        </w:rPr>
        <w:drawing>
          <wp:inline distT="0" distB="0" distL="0" distR="0" wp14:anchorId="2D1F4CC6" wp14:editId="4DA66348">
            <wp:extent cx="3800723" cy="3872285"/>
            <wp:effectExtent l="0" t="0" r="9525" b="0"/>
            <wp:docPr id="6"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01507" cy="3873084"/>
                    </a:xfrm>
                    <a:prstGeom prst="rect">
                      <a:avLst/>
                    </a:prstGeom>
                    <a:noFill/>
                    <a:ln>
                      <a:noFill/>
                      <a:prstDash/>
                    </a:ln>
                  </pic:spPr>
                </pic:pic>
              </a:graphicData>
            </a:graphic>
          </wp:inline>
        </w:drawing>
      </w:r>
    </w:p>
    <w:p w14:paraId="16803084" w14:textId="530D43F2" w:rsidR="00AC376F" w:rsidRPr="00906B09" w:rsidRDefault="00AC376F" w:rsidP="000C23ED">
      <w:pPr>
        <w:pStyle w:val="Caption"/>
      </w:pPr>
      <w:bookmarkStart w:id="108" w:name="_Toc449978539"/>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3</w:t>
      </w:r>
      <w:r w:rsidR="00172F16" w:rsidRPr="00906B09">
        <w:fldChar w:fldCharType="end"/>
      </w:r>
      <w:r w:rsidRPr="00906B09">
        <w:t xml:space="preserve">: </w:t>
      </w:r>
      <w:r w:rsidR="002415DB" w:rsidRPr="00906B09">
        <w:t xml:space="preserve">Several </w:t>
      </w:r>
      <w:r w:rsidRPr="00906B09">
        <w:t>dataset</w:t>
      </w:r>
      <w:r w:rsidR="002415DB" w:rsidRPr="00906B09">
        <w:t>s</w:t>
      </w:r>
      <w:r w:rsidRPr="00906B09">
        <w:t xml:space="preserve">. On the </w:t>
      </w:r>
      <w:r w:rsidR="002415DB" w:rsidRPr="00906B09">
        <w:t>top</w:t>
      </w:r>
      <w:r w:rsidRPr="00906B09">
        <w:t xml:space="preserve">, the list of files; </w:t>
      </w:r>
      <w:ins w:id="109" w:author="Ricardo Capote" w:date="2016-06-16T12:55:00Z">
        <w:r w:rsidR="00467E59" w:rsidRPr="00906B09">
          <w:t xml:space="preserve">on the </w:t>
        </w:r>
      </w:ins>
      <w:del w:id="110" w:author="Ricardo Capote" w:date="2016-06-16T12:55:00Z">
        <w:r w:rsidR="002415DB" w:rsidRPr="00906B09" w:rsidDel="00467E59">
          <w:delText>middle (</w:delText>
        </w:r>
      </w:del>
      <w:r w:rsidR="002415DB" w:rsidRPr="00906B09">
        <w:t>cent</w:t>
      </w:r>
      <w:ins w:id="111" w:author="Ricardo Capote" w:date="2016-06-16T12:53:00Z">
        <w:r w:rsidR="005E4165" w:rsidRPr="00906B09">
          <w:t>r</w:t>
        </w:r>
      </w:ins>
      <w:r w:rsidR="002415DB" w:rsidRPr="00906B09">
        <w:t>e</w:t>
      </w:r>
      <w:del w:id="112" w:author="Ricardo Capote" w:date="2016-06-16T12:53:00Z">
        <w:r w:rsidR="002415DB" w:rsidRPr="00906B09" w:rsidDel="005E4165">
          <w:delText>r</w:delText>
        </w:r>
      </w:del>
      <w:ins w:id="113" w:author="Ricardo Capote" w:date="2016-06-16T12:56:00Z">
        <w:r w:rsidR="00467E59" w:rsidRPr="00906B09">
          <w:t>,</w:t>
        </w:r>
      </w:ins>
      <w:del w:id="114" w:author="Ricardo Capote" w:date="2016-06-16T12:55:00Z">
        <w:r w:rsidR="002415DB" w:rsidRPr="00906B09" w:rsidDel="00467E59">
          <w:delText>)</w:delText>
        </w:r>
      </w:del>
      <w:r w:rsidR="002415DB" w:rsidRPr="00906B09">
        <w:t xml:space="preserve"> </w:t>
      </w:r>
      <w:r w:rsidRPr="00906B09">
        <w:t xml:space="preserve">the description of the </w:t>
      </w:r>
      <w:r w:rsidR="002415DB" w:rsidRPr="00906B09">
        <w:t>netCDF data file, bottom (left) enumeration of the available fields inside the netCDF file, bottom (right) field d</w:t>
      </w:r>
      <w:ins w:id="115" w:author="Ricardo Capote" w:date="2016-06-16T12:33:00Z">
        <w:r w:rsidR="00FE2FB8" w:rsidRPr="00906B09">
          <w:t>e</w:t>
        </w:r>
      </w:ins>
      <w:del w:id="116" w:author="Ricardo Capote" w:date="2016-06-16T12:33:00Z">
        <w:r w:rsidR="002415DB" w:rsidRPr="00906B09" w:rsidDel="00FE2FB8">
          <w:delText>i</w:delText>
        </w:r>
      </w:del>
      <w:r w:rsidR="002415DB" w:rsidRPr="00906B09">
        <w:t>scription</w:t>
      </w:r>
      <w:r w:rsidRPr="00906B09">
        <w:t>.</w:t>
      </w:r>
      <w:bookmarkEnd w:id="108"/>
    </w:p>
    <w:p w14:paraId="66BA6733" w14:textId="77777777" w:rsidR="00AC376F" w:rsidRPr="00906B09" w:rsidRDefault="00E15361" w:rsidP="00E15361">
      <w:pPr>
        <w:pStyle w:val="Heading3"/>
      </w:pPr>
      <w:bookmarkStart w:id="117" w:name="_Toc449978456"/>
      <w:r w:rsidRPr="00906B09">
        <w:lastRenderedPageBreak/>
        <w:t>Create an operation</w:t>
      </w:r>
      <w:bookmarkEnd w:id="117"/>
    </w:p>
    <w:p w14:paraId="1815FBA7" w14:textId="77777777" w:rsidR="00E15361" w:rsidRPr="00906B09" w:rsidRDefault="00E15361" w:rsidP="00E15361">
      <w:r w:rsidRPr="00906B09">
        <w:t>When you have defined which data you want to work on, you have to define what you want to do with them. This is done in the ‘Operations’ tab.</w:t>
      </w:r>
    </w:p>
    <w:p w14:paraId="1E63ED44" w14:textId="77777777" w:rsidR="00E15361" w:rsidRPr="00906B09" w:rsidRDefault="00E15361" w:rsidP="00E15361">
      <w:r w:rsidRPr="00906B09">
        <w:t xml:space="preserve">If none exist, you </w:t>
      </w:r>
      <w:r w:rsidRPr="00906B09">
        <w:rPr>
          <w:b/>
        </w:rPr>
        <w:t>have to create an Operation</w:t>
      </w:r>
      <w:r w:rsidRPr="00906B09">
        <w:t>. Click on the '</w:t>
      </w:r>
      <w:r w:rsidRPr="00906B09">
        <w:rPr>
          <w:b/>
        </w:rPr>
        <w:t>new</w:t>
      </w:r>
      <w:r w:rsidRPr="00906B09">
        <w:t>' button.</w:t>
      </w:r>
    </w:p>
    <w:p w14:paraId="7A921AFF" w14:textId="77777777" w:rsidR="00E15361" w:rsidRPr="00906B09" w:rsidRDefault="00E15361" w:rsidP="00E15361">
      <w:r w:rsidRPr="00906B09">
        <w:t>Default name for a new Operation is 'Operations_1', with the number incrementing each time you create an operation. You are strongly encouraged to re-name it, so that you'll remember what's in it when using it later on. To rename it, simply select the name, type in another one and press the Enter key.</w:t>
      </w:r>
    </w:p>
    <w:p w14:paraId="5222ABE9" w14:textId="77777777" w:rsidR="00C7669A" w:rsidRPr="00906B09" w:rsidRDefault="00C7669A" w:rsidP="00D52A9C"/>
    <w:p w14:paraId="1729EC7A" w14:textId="2ADC344A" w:rsidR="00E15361" w:rsidRPr="00906B09" w:rsidRDefault="009A5BD4" w:rsidP="000C23ED">
      <w:pPr>
        <w:pStyle w:val="Caption"/>
      </w:pPr>
      <w:bookmarkStart w:id="118" w:name="_Toc449978540"/>
      <w:r w:rsidRPr="00906B09">
        <w:rPr>
          <w:noProof/>
          <w:lang w:val="pt-PT" w:eastAsia="pt-PT"/>
        </w:rPr>
        <w:drawing>
          <wp:anchor distT="0" distB="0" distL="114300" distR="114300" simplePos="0" relativeHeight="251663360" behindDoc="0" locked="0" layoutInCell="1" allowOverlap="1" wp14:anchorId="01046E0D" wp14:editId="21FE9C6D">
            <wp:simplePos x="0" y="0"/>
            <wp:positionH relativeFrom="column">
              <wp:posOffset>857250</wp:posOffset>
            </wp:positionH>
            <wp:positionV relativeFrom="paragraph">
              <wp:posOffset>-9525</wp:posOffset>
            </wp:positionV>
            <wp:extent cx="4286885" cy="4086860"/>
            <wp:effectExtent l="19050" t="0" r="0" b="0"/>
            <wp:wrapTopAndBottom/>
            <wp:docPr id="7"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86885" cy="4086860"/>
                    </a:xfrm>
                    <a:prstGeom prst="rect">
                      <a:avLst/>
                    </a:prstGeom>
                    <a:noFill/>
                    <a:ln>
                      <a:noFill/>
                      <a:prstDash/>
                    </a:ln>
                  </pic:spPr>
                </pic:pic>
              </a:graphicData>
            </a:graphic>
          </wp:anchor>
        </w:drawing>
      </w:r>
      <w:r w:rsidR="00E15361" w:rsidRPr="00906B09">
        <w:t xml:space="preserve">Figure </w:t>
      </w:r>
      <w:r w:rsidR="00172F16" w:rsidRPr="00906B09">
        <w:fldChar w:fldCharType="begin"/>
      </w:r>
      <w:r w:rsidR="00E15361" w:rsidRPr="00906B09">
        <w:instrText xml:space="preserve"> SEQ Figure \* ARABIC </w:instrText>
      </w:r>
      <w:r w:rsidR="00172F16" w:rsidRPr="00906B09">
        <w:fldChar w:fldCharType="separate"/>
      </w:r>
      <w:r w:rsidR="00F62EB0">
        <w:rPr>
          <w:noProof/>
        </w:rPr>
        <w:t>4</w:t>
      </w:r>
      <w:r w:rsidR="00172F16" w:rsidRPr="00906B09">
        <w:fldChar w:fldCharType="end"/>
      </w:r>
      <w:r w:rsidR="00E15361" w:rsidRPr="00906B09">
        <w:t xml:space="preserve">: An empty 'Operations' tab. The </w:t>
      </w:r>
      <w:ins w:id="119" w:author="Ricardo Capote" w:date="2016-06-16T13:00:00Z">
        <w:r w:rsidR="00C52C0D" w:rsidRPr="00906B09">
          <w:t>‘</w:t>
        </w:r>
      </w:ins>
      <w:r w:rsidR="003B2A39" w:rsidRPr="00906B09">
        <w:t>Create new operation</w:t>
      </w:r>
      <w:ins w:id="120" w:author="Ricardo Capote" w:date="2016-06-16T13:00:00Z">
        <w:r w:rsidR="00C52C0D" w:rsidRPr="00906B09">
          <w:t>’</w:t>
        </w:r>
      </w:ins>
      <w:r w:rsidR="003B2A39" w:rsidRPr="00906B09">
        <w:t xml:space="preserve"> </w:t>
      </w:r>
      <w:r w:rsidR="00E15361" w:rsidRPr="00906B09">
        <w:t>button enable to create a new 'Operation'</w:t>
      </w:r>
      <w:bookmarkEnd w:id="118"/>
      <w:ins w:id="121" w:author="Ricardo Capote" w:date="2016-06-16T13:01:00Z">
        <w:r w:rsidR="00FE696C" w:rsidRPr="00906B09">
          <w:t>.</w:t>
        </w:r>
      </w:ins>
    </w:p>
    <w:p w14:paraId="3E61CE33" w14:textId="77777777" w:rsidR="00E15361" w:rsidRPr="00906B09" w:rsidRDefault="00E15361" w:rsidP="00E15361"/>
    <w:p w14:paraId="4930581D" w14:textId="77777777" w:rsidR="00E15361" w:rsidRPr="00906B09" w:rsidRDefault="00E15361" w:rsidP="00E15361">
      <w:r w:rsidRPr="00906B09">
        <w:t>Otherwise, you may work with a previously saved operation. The 'Operation' dropdown list contains all the already defined operations within the workspace, which can be selected, renamed, modified... Note that if you change the name of an operation within the ‘</w:t>
      </w:r>
      <w:r w:rsidR="003B2A39" w:rsidRPr="00906B09">
        <w:t xml:space="preserve">Operation’ </w:t>
      </w:r>
      <w:r w:rsidRPr="00906B09">
        <w:t xml:space="preserve">box, it renames your operation. </w:t>
      </w:r>
    </w:p>
    <w:p w14:paraId="5EB1255A" w14:textId="77777777" w:rsidR="00E15361" w:rsidRPr="00906B09" w:rsidRDefault="00AB4EBB" w:rsidP="00E15361">
      <w:pPr>
        <w:pStyle w:val="Heading4"/>
      </w:pPr>
      <w:bookmarkStart w:id="122" w:name="_Toc449978457"/>
      <w:r w:rsidRPr="00906B09">
        <w:t>Select source data</w:t>
      </w:r>
      <w:bookmarkEnd w:id="122"/>
    </w:p>
    <w:p w14:paraId="4CF2DF36" w14:textId="11B2EC33" w:rsidR="003210EB" w:rsidRPr="00906B09" w:rsidRDefault="003210EB" w:rsidP="003210EB">
      <w:r w:rsidRPr="00906B09">
        <w:t xml:space="preserve">The information about the source data </w:t>
      </w:r>
      <w:del w:id="123" w:author="Ricardo Capote" w:date="2016-06-16T13:02:00Z">
        <w:r w:rsidRPr="00906B09" w:rsidDel="00FE696C">
          <w:delText xml:space="preserve">are </w:delText>
        </w:r>
      </w:del>
      <w:ins w:id="124" w:author="Ricardo Capote" w:date="2016-06-16T13:02:00Z">
        <w:r w:rsidR="00FE696C" w:rsidRPr="00906B09">
          <w:t xml:space="preserve">is </w:t>
        </w:r>
      </w:ins>
      <w:r w:rsidRPr="00906B09">
        <w:t xml:space="preserve">in the </w:t>
      </w:r>
      <w:r w:rsidR="00D15B1A" w:rsidRPr="00906B09">
        <w:t xml:space="preserve">topmost </w:t>
      </w:r>
      <w:r w:rsidRPr="00906B09">
        <w:t>part of the Operations tab.</w:t>
      </w:r>
    </w:p>
    <w:p w14:paraId="1C69FB94" w14:textId="397E6AAB" w:rsidR="003210EB" w:rsidRPr="00906B09" w:rsidRDefault="003210EB" w:rsidP="003210EB">
      <w:r w:rsidRPr="00906B09">
        <w:t xml:space="preserve">You first have to choose the dataset you want to work with from the </w:t>
      </w:r>
      <w:ins w:id="125" w:author="Ricardo Capote" w:date="2016-06-16T13:05:00Z">
        <w:r w:rsidR="00FE696C" w:rsidRPr="00906B09">
          <w:t xml:space="preserve">‘Dataset’ </w:t>
        </w:r>
      </w:ins>
      <w:del w:id="126" w:author="Ricardo Capote" w:date="2016-06-16T13:05:00Z">
        <w:r w:rsidRPr="00906B09" w:rsidDel="00FE696C">
          <w:delText>list of existing datasets</w:delText>
        </w:r>
      </w:del>
      <w:ins w:id="127" w:author="Ricardo Capote" w:date="2016-06-16T13:05:00Z">
        <w:r w:rsidR="00FE696C" w:rsidRPr="00906B09">
          <w:t>dropdown list</w:t>
        </w:r>
      </w:ins>
      <w:del w:id="128" w:author="Ricardo Capote" w:date="2016-06-16T13:06:00Z">
        <w:r w:rsidRPr="00906B09" w:rsidDel="00FE696C">
          <w:delText xml:space="preserve"> (topmost box)</w:delText>
        </w:r>
      </w:del>
      <w:r w:rsidRPr="00906B09">
        <w:t>. Then, within this dataset, the whole list of available fields is proposed, organised as a tree. If the data are split in different records, click on the '+' to expand the tree, '-' to flatten it.</w:t>
      </w:r>
    </w:p>
    <w:p w14:paraId="28E511E4" w14:textId="77777777" w:rsidR="003210EB" w:rsidRPr="00906B09" w:rsidRDefault="007D7C6B" w:rsidP="003210EB">
      <w:r w:rsidRPr="00906B09">
        <w:t xml:space="preserve"> The description of each field is given in the </w:t>
      </w:r>
      <w:r w:rsidR="004F7002" w:rsidRPr="00906B09">
        <w:t>top</w:t>
      </w:r>
      <w:r w:rsidRPr="00906B09">
        <w:t xml:space="preserve"> (right) text box information available.</w:t>
      </w:r>
    </w:p>
    <w:p w14:paraId="76EC2959" w14:textId="77777777" w:rsidR="00F353BB" w:rsidRPr="00906B09" w:rsidRDefault="003210EB">
      <w:pPr>
        <w:jc w:val="center"/>
      </w:pPr>
      <w:r w:rsidRPr="00906B09">
        <w:rPr>
          <w:noProof/>
          <w:lang w:val="pt-PT" w:eastAsia="pt-PT"/>
        </w:rPr>
        <w:lastRenderedPageBreak/>
        <w:drawing>
          <wp:inline distT="0" distB="0" distL="0" distR="0" wp14:anchorId="3FC3C1D0" wp14:editId="53EF2117">
            <wp:extent cx="4099157" cy="3907739"/>
            <wp:effectExtent l="19050" t="0" r="0" b="0"/>
            <wp:docPr id="24"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99157" cy="3907739"/>
                    </a:xfrm>
                    <a:prstGeom prst="rect">
                      <a:avLst/>
                    </a:prstGeom>
                    <a:noFill/>
                    <a:ln>
                      <a:noFill/>
                      <a:prstDash/>
                    </a:ln>
                  </pic:spPr>
                </pic:pic>
              </a:graphicData>
            </a:graphic>
          </wp:inline>
        </w:drawing>
      </w:r>
    </w:p>
    <w:p w14:paraId="5CFB2D26" w14:textId="77777777" w:rsidR="003210EB" w:rsidRPr="00906B09" w:rsidRDefault="003210EB" w:rsidP="000C23ED">
      <w:pPr>
        <w:pStyle w:val="Caption"/>
      </w:pPr>
      <w:bookmarkStart w:id="129" w:name="_Toc449978541"/>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5</w:t>
      </w:r>
      <w:r w:rsidR="00172F16" w:rsidRPr="00906B09">
        <w:fldChar w:fldCharType="end"/>
      </w:r>
      <w:r w:rsidRPr="00906B09">
        <w:t>: Choosing a dataset; below, the tree with records and data fields.</w:t>
      </w:r>
      <w:bookmarkEnd w:id="129"/>
    </w:p>
    <w:p w14:paraId="2AFFE159" w14:textId="77777777" w:rsidR="003210EB" w:rsidRPr="00906B09" w:rsidRDefault="003210EB" w:rsidP="003210EB"/>
    <w:p w14:paraId="3574E54E" w14:textId="77777777" w:rsidR="003210EB" w:rsidRPr="00906B09" w:rsidRDefault="00C75C4F" w:rsidP="00C75C4F">
      <w:pPr>
        <w:pStyle w:val="Heading4"/>
      </w:pPr>
      <w:bookmarkStart w:id="130" w:name="_Toc449978458"/>
      <w:r w:rsidRPr="00906B09">
        <w:t>Define expressions</w:t>
      </w:r>
      <w:bookmarkEnd w:id="130"/>
    </w:p>
    <w:p w14:paraId="608DB03C" w14:textId="77777777" w:rsidR="00C75C4F" w:rsidRPr="00906B09" w:rsidRDefault="00C75C4F" w:rsidP="00C75C4F">
      <w:pPr>
        <w:pStyle w:val="Heading5"/>
      </w:pPr>
      <w:r w:rsidRPr="00906B09">
        <w:t>Generalities</w:t>
      </w:r>
    </w:p>
    <w:p w14:paraId="36AED1E7" w14:textId="77777777" w:rsidR="00C75C4F" w:rsidRPr="00906B09" w:rsidRDefault="00C75C4F" w:rsidP="00C75C4F">
      <w:r w:rsidRPr="00906B09">
        <w:t>An operation consists mainly in the definition of 'Expressions'.</w:t>
      </w:r>
    </w:p>
    <w:p w14:paraId="6BB7582B" w14:textId="77777777" w:rsidR="00C75C4F" w:rsidRPr="00906B09" w:rsidRDefault="00C75C4F" w:rsidP="00C75C4F">
      <w:r w:rsidRPr="00906B09">
        <w:t>An expression can be simple (one data field), or complex (with the use of arithmetic combinations, functions applied on several fields, etc.).</w:t>
      </w:r>
    </w:p>
    <w:p w14:paraId="73BE4DDF" w14:textId="5FA8F03A" w:rsidR="00C75C4F" w:rsidRPr="00906B09" w:rsidRDefault="00C75C4F" w:rsidP="00C75C4F">
      <w:r w:rsidRPr="00906B09">
        <w:t xml:space="preserve">In the second </w:t>
      </w:r>
      <w:del w:id="131" w:author="Ricardo Capote" w:date="2016-06-16T13:08:00Z">
        <w:r w:rsidRPr="00906B09" w:rsidDel="00117613">
          <w:delText xml:space="preserve">column </w:delText>
        </w:r>
      </w:del>
      <w:ins w:id="132" w:author="Ricardo Capote" w:date="2016-06-16T13:08:00Z">
        <w:r w:rsidR="00117613" w:rsidRPr="00906B09">
          <w:t xml:space="preserve">row </w:t>
        </w:r>
      </w:ins>
      <w:r w:rsidRPr="00906B09">
        <w:t>box of the 'Operations' tab ('Data expression'), you can see four categories of Expressions:</w:t>
      </w:r>
    </w:p>
    <w:p w14:paraId="66BE65B6" w14:textId="64665F97" w:rsidR="00C75C4F" w:rsidRPr="00906B09" w:rsidRDefault="00130A02" w:rsidP="00F43C8D">
      <w:pPr>
        <w:pStyle w:val="Indent2withBullet"/>
      </w:pPr>
      <w:ins w:id="133" w:author="Ricardo Capote" w:date="2016-06-16T13:10:00Z">
        <w:r w:rsidRPr="00906B09">
          <w:t>‘</w:t>
        </w:r>
      </w:ins>
      <w:r w:rsidR="00C75C4F" w:rsidRPr="00906B09">
        <w:t>X</w:t>
      </w:r>
      <w:ins w:id="134" w:author="Ricardo Capote" w:date="2016-06-16T13:10:00Z">
        <w:r w:rsidRPr="00906B09">
          <w:t>’</w:t>
        </w:r>
      </w:ins>
      <w:ins w:id="135" w:author="Ricardo Capote" w:date="2016-06-16T13:09:00Z">
        <w:r w:rsidRPr="00906B09">
          <w:t xml:space="preserve"> </w:t>
        </w:r>
      </w:ins>
      <w:ins w:id="136" w:author="Ricardo Capote" w:date="2016-06-16T13:10:00Z">
        <w:r w:rsidR="007D2ABB" w:rsidRPr="00906B09">
          <w:t>or</w:t>
        </w:r>
      </w:ins>
      <w:ins w:id="137" w:author="Ricardo Capote" w:date="2016-06-16T13:09:00Z">
        <w:r w:rsidRPr="00906B09">
          <w:t xml:space="preserve"> </w:t>
        </w:r>
      </w:ins>
      <w:ins w:id="138" w:author="Ricardo Capote" w:date="2016-06-16T13:10:00Z">
        <w:r w:rsidRPr="00906B09">
          <w:t>‘</w:t>
        </w:r>
      </w:ins>
      <w:ins w:id="139" w:author="Ricardo Capote" w:date="2016-06-16T13:09:00Z">
        <w:r w:rsidRPr="00906B09">
          <w:t>Lon</w:t>
        </w:r>
      </w:ins>
      <w:ins w:id="140" w:author="Ricardo Capote" w:date="2016-06-16T13:10:00Z">
        <w:r w:rsidRPr="00906B09">
          <w:t xml:space="preserve">’ </w:t>
        </w:r>
      </w:ins>
      <w:ins w:id="141" w:author="Ricardo Capote" w:date="2016-06-16T13:11:00Z">
        <w:r w:rsidR="007D2ABB" w:rsidRPr="00906B09">
          <w:t>(</w:t>
        </w:r>
      </w:ins>
      <w:ins w:id="142" w:author="Ricardo Capote" w:date="2016-06-16T13:10:00Z">
        <w:r w:rsidRPr="00906B09">
          <w:t xml:space="preserve">case </w:t>
        </w:r>
      </w:ins>
      <w:ins w:id="143" w:author="Ricardo Capote" w:date="2016-06-16T13:12:00Z">
        <w:r w:rsidR="007D2ABB" w:rsidRPr="00906B09">
          <w:t xml:space="preserve">‘Plot’ or </w:t>
        </w:r>
      </w:ins>
      <w:ins w:id="144" w:author="Ricardo Capote" w:date="2016-06-16T13:10:00Z">
        <w:r w:rsidRPr="00906B09">
          <w:t>‘Map’ option is selected</w:t>
        </w:r>
      </w:ins>
      <w:ins w:id="145" w:author="Ricardo Capote" w:date="2016-06-16T13:12:00Z">
        <w:r w:rsidR="007D2ABB" w:rsidRPr="00906B09">
          <w:t>, respectively</w:t>
        </w:r>
      </w:ins>
      <w:ins w:id="146" w:author="Ricardo Capote" w:date="2016-06-16T13:10:00Z">
        <w:r w:rsidRPr="00906B09">
          <w:t>)</w:t>
        </w:r>
      </w:ins>
    </w:p>
    <w:p w14:paraId="3150E124" w14:textId="50F8D309" w:rsidR="00C75C4F" w:rsidRPr="00906B09" w:rsidRDefault="00130A02" w:rsidP="00E00375">
      <w:pPr>
        <w:pStyle w:val="Indent2withBullet"/>
      </w:pPr>
      <w:ins w:id="147" w:author="Ricardo Capote" w:date="2016-06-16T13:10:00Z">
        <w:r w:rsidRPr="00906B09">
          <w:t>‘</w:t>
        </w:r>
      </w:ins>
      <w:r w:rsidR="00C75C4F" w:rsidRPr="00906B09">
        <w:t>Y</w:t>
      </w:r>
      <w:ins w:id="148" w:author="Ricardo Capote" w:date="2016-06-16T13:10:00Z">
        <w:r w:rsidRPr="00906B09">
          <w:t>’</w:t>
        </w:r>
      </w:ins>
      <w:r w:rsidR="00C75C4F" w:rsidRPr="00906B09">
        <w:t xml:space="preserve"> </w:t>
      </w:r>
      <w:ins w:id="149" w:author="Ricardo Capote" w:date="2016-06-16T13:11:00Z">
        <w:r w:rsidRPr="00906B09">
          <w:t xml:space="preserve">or ‘Lat’ </w:t>
        </w:r>
      </w:ins>
      <w:ins w:id="150" w:author="Ricardo Capote" w:date="2016-06-16T13:12:00Z">
        <w:r w:rsidR="007D2ABB" w:rsidRPr="00906B09">
          <w:t>(case ‘Plot’ or ‘Map’ option is selected, respectively</w:t>
        </w:r>
      </w:ins>
      <w:ins w:id="151" w:author="Ricardo Capote" w:date="2016-06-16T13:11:00Z">
        <w:r w:rsidRPr="00906B09">
          <w:t>)</w:t>
        </w:r>
      </w:ins>
      <w:del w:id="152" w:author="Ricardo Capote" w:date="2016-06-16T13:11:00Z">
        <w:r w:rsidR="00C75C4F" w:rsidRPr="00906B09" w:rsidDel="00130A02">
          <w:delText>(optional)</w:delText>
        </w:r>
      </w:del>
    </w:p>
    <w:p w14:paraId="06D9FCBF" w14:textId="77777777" w:rsidR="00C75C4F" w:rsidRPr="00906B09" w:rsidRDefault="00C75C4F" w:rsidP="0044571C">
      <w:pPr>
        <w:pStyle w:val="Indent2withBullet"/>
      </w:pPr>
      <w:r w:rsidRPr="00906B09">
        <w:t>Data</w:t>
      </w:r>
    </w:p>
    <w:p w14:paraId="73C1D69E" w14:textId="77777777" w:rsidR="00C75C4F" w:rsidRPr="00906B09" w:rsidRDefault="00C75C4F" w:rsidP="00974859">
      <w:pPr>
        <w:pStyle w:val="Indent2withBullet"/>
      </w:pPr>
      <w:r w:rsidRPr="00906B09">
        <w:t>Selection criteria (optional)</w:t>
      </w:r>
    </w:p>
    <w:p w14:paraId="6E53642E" w14:textId="77777777" w:rsidR="00C75C4F" w:rsidRPr="00906B09" w:rsidRDefault="00C75C4F" w:rsidP="00C75C4F">
      <w:r w:rsidRPr="00906B09">
        <w:rPr>
          <w:b/>
        </w:rPr>
        <w:t>At least one expression as 'X', and one as 'Data' must be defined for an Operation to be valid</w:t>
      </w:r>
      <w:r w:rsidRPr="00906B09">
        <w:t>.</w:t>
      </w:r>
    </w:p>
    <w:p w14:paraId="1037316C" w14:textId="19C0E168" w:rsidR="00C75C4F" w:rsidRPr="00906B09" w:rsidRDefault="00C75C4F" w:rsidP="00C75C4F">
      <w:r w:rsidRPr="00906B09">
        <w:t xml:space="preserve">These expressions can be filled by several means, the quickest being by </w:t>
      </w:r>
      <w:r w:rsidRPr="00906B09">
        <w:rPr>
          <w:b/>
        </w:rPr>
        <w:t>drag &amp; drop</w:t>
      </w:r>
      <w:r w:rsidRPr="00906B09">
        <w:t xml:space="preserve">: drag a field from the </w:t>
      </w:r>
      <w:del w:id="153" w:author="Ricardo Capote" w:date="2016-06-16T13:13:00Z">
        <w:r w:rsidRPr="00906B09" w:rsidDel="000805FB">
          <w:delText xml:space="preserve">leftmost </w:delText>
        </w:r>
      </w:del>
      <w:ins w:id="154" w:author="Ricardo Capote" w:date="2016-06-16T13:13:00Z">
        <w:r w:rsidR="000805FB" w:rsidRPr="00906B09">
          <w:t xml:space="preserve">top (left) </w:t>
        </w:r>
      </w:ins>
      <w:r w:rsidRPr="00906B09">
        <w:t>list and drop it in either one of those, or in the 'Expression' box (you can also use contextual menus by right-clicking either on the data fields or on the expressions, or use the 'Insert expression' and/or 'Insert field' button, or type in an empty expression the field names and functions you want to apply).</w:t>
      </w:r>
      <w:r w:rsidRPr="00906B09">
        <w:tab/>
      </w:r>
    </w:p>
    <w:p w14:paraId="306FC7B0" w14:textId="77777777" w:rsidR="00C75C4F" w:rsidRPr="00906B09" w:rsidRDefault="00C75C4F" w:rsidP="00C75C4F">
      <w:r w:rsidRPr="00906B09">
        <w:t xml:space="preserve">A 'brat_index_data' can be listed within the available data field. This is the index of the data (i.e. Measurement number in the file and/or record) </w:t>
      </w:r>
      <w:r w:rsidRPr="00906B09">
        <w:rPr>
          <w:b/>
          <w:u w:val="single"/>
        </w:rPr>
        <w:t>ordered along the time within a given file</w:t>
      </w:r>
      <w:r w:rsidRPr="00906B09">
        <w:t>. This means that it is not available for (e.g.) longitude-latitude grids, or for some data where the time is not provided explicitly.</w:t>
      </w:r>
      <w:r w:rsidRPr="00906B09">
        <w:tab/>
      </w:r>
    </w:p>
    <w:p w14:paraId="4B4C8168" w14:textId="77777777" w:rsidR="00C75C4F" w:rsidRPr="00906B09" w:rsidRDefault="00C75C4F" w:rsidP="00C75C4F">
      <w:r w:rsidRPr="00906B09">
        <w:lastRenderedPageBreak/>
        <w:t xml:space="preserve">If using this index with several different files in the same dataset, note that </w:t>
      </w:r>
      <w:r w:rsidRPr="00906B09">
        <w:rPr>
          <w:b/>
        </w:rPr>
        <w:t>the order of the files as appears within the dataset will be kept</w:t>
      </w:r>
      <w:r w:rsidRPr="00906B09">
        <w:t xml:space="preserve"> (thus, if the files are not ordered chronologically, the net result will </w:t>
      </w:r>
      <w:r w:rsidRPr="00906B09">
        <w:rPr>
          <w:b/>
          <w:u w:val="single"/>
        </w:rPr>
        <w:t>not</w:t>
      </w:r>
      <w:r w:rsidRPr="00906B09">
        <w:t xml:space="preserve"> be chronological either).</w:t>
      </w:r>
    </w:p>
    <w:p w14:paraId="510D3DC9" w14:textId="77777777" w:rsidR="00C75C4F" w:rsidRPr="00906B09" w:rsidRDefault="00C75C4F" w:rsidP="00C75C4F">
      <w:r w:rsidRPr="00906B09">
        <w:t xml:space="preserve">Note that only </w:t>
      </w:r>
      <w:r w:rsidRPr="00906B09">
        <w:rPr>
          <w:b/>
        </w:rPr>
        <w:t>one</w:t>
      </w:r>
      <w:r w:rsidRPr="00906B09">
        <w:t xml:space="preserve"> expression can be defined as X, and (optionally) one as Y, whereas more than twenty can be defined as Data.</w:t>
      </w:r>
    </w:p>
    <w:p w14:paraId="04081B0B" w14:textId="77777777" w:rsidR="00C75C4F" w:rsidRPr="00906B09" w:rsidRDefault="00C75C4F" w:rsidP="00C75C4F">
      <w:r w:rsidRPr="00906B09">
        <w:t>An Expression can be:</w:t>
      </w:r>
    </w:p>
    <w:p w14:paraId="4602325D" w14:textId="77777777" w:rsidR="00C75C4F" w:rsidRPr="00906B09" w:rsidRDefault="00C75C4F" w:rsidP="00F43C8D">
      <w:pPr>
        <w:pStyle w:val="Indent2withBullet"/>
      </w:pPr>
      <w:r w:rsidRPr="00906B09">
        <w:t>only one field in a dataset (typically, for a map, longitude as X-axis, latitude as Y-axis, and e.g. significant wave height as Data, etc.)</w:t>
      </w:r>
    </w:p>
    <w:p w14:paraId="5D52EA8E" w14:textId="77777777" w:rsidR="00C75C4F" w:rsidRPr="00906B09" w:rsidRDefault="00C75C4F" w:rsidP="00E00375">
      <w:pPr>
        <w:pStyle w:val="Indent2withBullet"/>
      </w:pPr>
      <w:r w:rsidRPr="00906B09">
        <w:t>a combination of fields, either +,-,* and /, or by using the available Functions (see 4.3.3.4.2, Functions).</w:t>
      </w:r>
    </w:p>
    <w:p w14:paraId="50FD4272" w14:textId="77777777" w:rsidR="00C75C4F" w:rsidRPr="00906B09" w:rsidRDefault="00C75C4F" w:rsidP="0044571C">
      <w:pPr>
        <w:pStyle w:val="Indent2withBullet"/>
      </w:pPr>
      <w:r w:rsidRPr="00906B09">
        <w:t>a pre-set combination of fields among the ones you will find in the ‘Formulas’ (see 4.3.3.4.3, Formulas), e.g. SSH computation.</w:t>
      </w:r>
    </w:p>
    <w:p w14:paraId="1EEAE8BB" w14:textId="6CF5C524" w:rsidR="00C75C4F" w:rsidRPr="00906B09" w:rsidRDefault="00C75C4F" w:rsidP="00C75C4F">
      <w:r w:rsidRPr="00906B09">
        <w:t>To check if your expression is well formulated, you can click on the '</w:t>
      </w:r>
      <w:r w:rsidRPr="00906B09">
        <w:rPr>
          <w:b/>
        </w:rPr>
        <w:t>Check syntax</w:t>
      </w:r>
      <w:r w:rsidRPr="00906B09">
        <w:t>'</w:t>
      </w:r>
      <w:r w:rsidR="00A67661" w:rsidRPr="00906B09">
        <w:t xml:space="preserve"> (green tick on the </w:t>
      </w:r>
      <w:del w:id="155" w:author="Ricardo Capote" w:date="2016-06-16T13:16:00Z">
        <w:r w:rsidR="00A67661" w:rsidRPr="00906B09" w:rsidDel="004844CD">
          <w:delText>left</w:delText>
        </w:r>
      </w:del>
      <w:ins w:id="156" w:author="Ricardo Capote" w:date="2016-06-16T13:16:00Z">
        <w:r w:rsidR="004844CD" w:rsidRPr="00906B09">
          <w:t>right</w:t>
        </w:r>
      </w:ins>
      <w:r w:rsidR="00A67661" w:rsidRPr="00906B09">
        <w:t>)</w:t>
      </w:r>
      <w:r w:rsidRPr="00906B09">
        <w:t xml:space="preserve"> button (note, however, that this won't provide you with a validation of the relevance of your expression from the point of view of physics).</w:t>
      </w:r>
    </w:p>
    <w:p w14:paraId="34EF1531" w14:textId="77777777" w:rsidR="00C75C4F" w:rsidRPr="00906B09" w:rsidRDefault="00C75C4F" w:rsidP="00C75C4F">
      <w:r w:rsidRPr="00906B09">
        <w:t>The '</w:t>
      </w:r>
      <w:r w:rsidRPr="00906B09">
        <w:rPr>
          <w:b/>
        </w:rPr>
        <w:t>Show Info</w:t>
      </w:r>
      <w:r w:rsidRPr="00906B09">
        <w:t>' button provides information about the original units (the ones defined in the data products) and the units used during computation or selection.</w:t>
      </w:r>
    </w:p>
    <w:p w14:paraId="530CC8AC" w14:textId="77777777" w:rsidR="00C75C4F" w:rsidRPr="00906B09" w:rsidRDefault="00C75C4F" w:rsidP="00C75C4F">
      <w:r w:rsidRPr="00906B09">
        <w:t>The '</w:t>
      </w:r>
      <w:r w:rsidRPr="00906B09">
        <w:rPr>
          <w:b/>
        </w:rPr>
        <w:t>Show Aliases</w:t>
      </w:r>
      <w:r w:rsidRPr="00906B09">
        <w:t xml:space="preserve">' button provides information about the aliases available for the chosen dataset. Aliases are equivalents that you can use instead of the fields' name. </w:t>
      </w:r>
      <w:r w:rsidRPr="00906B09">
        <w:tab/>
      </w:r>
    </w:p>
    <w:p w14:paraId="2C7B6074" w14:textId="77777777" w:rsidR="00C75C4F" w:rsidRPr="00906B09" w:rsidRDefault="00C75C4F" w:rsidP="00C75C4F">
      <w:r w:rsidRPr="00906B09">
        <w:t>E.g. a %{swh} alias exists, that works for all GDR data for the Ku-band significant wave height. Note, however, that since not all the fields exists for all the data, you may encounter warnings if you try some aliases on all the altimetry data.</w:t>
      </w:r>
    </w:p>
    <w:p w14:paraId="1430002F" w14:textId="6AC0BAEA" w:rsidR="00C75C4F" w:rsidRPr="00906B09" w:rsidRDefault="00C75C4F" w:rsidP="00C75C4F">
      <w:r w:rsidRPr="00906B09">
        <w:t>If you want to go back on your work later on, o</w:t>
      </w:r>
      <w:ins w:id="157" w:author="Ricardo Capote" w:date="2016-06-16T13:18:00Z">
        <w:r w:rsidR="00365B64" w:rsidRPr="00906B09">
          <w:t>r</w:t>
        </w:r>
      </w:ins>
      <w:del w:id="158" w:author="Ricardo Capote" w:date="2016-06-16T13:18:00Z">
        <w:r w:rsidRPr="00906B09" w:rsidDel="00365B64">
          <w:delText>f</w:delText>
        </w:r>
      </w:del>
      <w:r w:rsidRPr="00906B09">
        <w:t xml:space="preserve"> to save an expression as formula</w:t>
      </w:r>
      <w:del w:id="159" w:author="Ana Friaças" w:date="2016-06-23T18:09:00Z">
        <w:r w:rsidRPr="00906B09" w:rsidDel="009A5A97">
          <w:delText>,</w:delText>
        </w:r>
      </w:del>
      <w:ins w:id="160" w:author="Ana Friaças" w:date="2016-06-23T18:09:00Z">
        <w:r w:rsidR="009A5A97">
          <w:t xml:space="preserve"> </w:t>
        </w:r>
      </w:ins>
      <w:ins w:id="161" w:author="Ana Friaças" w:date="2016-06-23T18:10:00Z">
        <w:r w:rsidR="009A5A97">
          <w:t>choose</w:t>
        </w:r>
      </w:ins>
      <w:ins w:id="162" w:author="Ana Friaças" w:date="2016-06-23T18:09:00Z">
        <w:r w:rsidR="009A5A97">
          <w:t xml:space="preserve"> the “Save</w:t>
        </w:r>
      </w:ins>
      <w:r w:rsidRPr="00906B09">
        <w:t xml:space="preserve"> </w:t>
      </w:r>
      <w:ins w:id="163" w:author="Ana Friaças" w:date="2016-06-23T18:10:00Z">
        <w:r w:rsidR="009A5A97">
          <w:t>as” option and fill in the requested fields.</w:t>
        </w:r>
      </w:ins>
      <w:del w:id="164" w:author="Ana Friaças" w:date="2016-06-23T18:09:00Z">
        <w:r w:rsidRPr="00906B09" w:rsidDel="009A5A97">
          <w:delText>we strongly suggest that you take the time to fill the information in the '</w:delText>
        </w:r>
        <w:r w:rsidRPr="00906B09" w:rsidDel="009A5A97">
          <w:rPr>
            <w:b/>
          </w:rPr>
          <w:delText>Title/comment</w:delText>
        </w:r>
        <w:r w:rsidRPr="00906B09" w:rsidDel="009A5A97">
          <w:delText>' fields (available by clicking on the button).</w:delText>
        </w:r>
      </w:del>
    </w:p>
    <w:p w14:paraId="1083CDD7" w14:textId="77777777" w:rsidR="00C75C4F" w:rsidRPr="00906B09" w:rsidRDefault="00F959C2" w:rsidP="00F959C2">
      <w:pPr>
        <w:pStyle w:val="Heading5"/>
      </w:pPr>
      <w:r w:rsidRPr="00906B09">
        <w:t>X, Y and data expressions</w:t>
      </w:r>
    </w:p>
    <w:p w14:paraId="2B7C5E83" w14:textId="77777777" w:rsidR="00B12031" w:rsidRPr="00906B09" w:rsidRDefault="00B12031" w:rsidP="00B12031">
      <w:r w:rsidRPr="00906B09">
        <w:t>You can change the name of any X, Y or Data Expression, by double-clicking on their name, or by using the contextual menu available by right-click. This will then be the default name on the plots, on the axis or near to the scale if you have not given a title to your Expression (in the title/comment).</w:t>
      </w:r>
    </w:p>
    <w:p w14:paraId="5D42A446" w14:textId="17C1C906" w:rsidR="00B12031" w:rsidRPr="00906B09" w:rsidRDefault="00B12031" w:rsidP="00B12031">
      <w:r w:rsidRPr="00906B09">
        <w:t xml:space="preserve">You can change the unit as it appears </w:t>
      </w:r>
      <w:del w:id="165" w:author="Ana Friaças" w:date="2016-06-23T18:40:00Z">
        <w:r w:rsidRPr="00906B09" w:rsidDel="00FC7AAB">
          <w:delText xml:space="preserve">above </w:delText>
        </w:r>
      </w:del>
      <w:ins w:id="166" w:author="Ana Friaças" w:date="2016-06-23T18:40:00Z">
        <w:r w:rsidR="00FC7AAB">
          <w:t>in</w:t>
        </w:r>
        <w:r w:rsidR="00FC7AAB" w:rsidRPr="00906B09">
          <w:t xml:space="preserve"> </w:t>
        </w:r>
      </w:ins>
      <w:r w:rsidRPr="00906B09">
        <w:t xml:space="preserve">the Expression </w:t>
      </w:r>
      <w:del w:id="167" w:author="Ana Friaças" w:date="2016-06-23T18:40:00Z">
        <w:r w:rsidRPr="00906B09" w:rsidDel="00FC7AAB">
          <w:delText>box</w:delText>
        </w:r>
      </w:del>
      <w:ins w:id="168" w:author="Ana Friaças" w:date="2016-06-23T18:40:00Z">
        <w:r w:rsidR="00FC7AAB">
          <w:t>tree area</w:t>
        </w:r>
      </w:ins>
      <w:r w:rsidRPr="00906B09">
        <w:t>.</w:t>
      </w:r>
    </w:p>
    <w:p w14:paraId="60A505B7" w14:textId="2D5232EC" w:rsidR="00B12031" w:rsidRPr="00906B09" w:rsidRDefault="00B12031" w:rsidP="00B12031">
      <w:r w:rsidRPr="00906B09">
        <w:t xml:space="preserve">BRAT is able to understand all SI units and their sub-units </w:t>
      </w:r>
      <w:r w:rsidRPr="00906B09">
        <w:rPr>
          <w:u w:val="single"/>
        </w:rPr>
        <w:t>as defined in the International System</w:t>
      </w:r>
      <w:r w:rsidRPr="00906B09">
        <w:t xml:space="preserve">, i.e. </w:t>
      </w:r>
      <w:r w:rsidRPr="00906B09">
        <w:rPr>
          <w:b/>
          <w:u w:val="single"/>
        </w:rPr>
        <w:t>case sensitive</w:t>
      </w:r>
      <w:r w:rsidRPr="00906B09">
        <w:t xml:space="preserve"> (e.g. “ms” means milliseconds, whereas “Ms” would mean megaseconds). There are also “count” for data without dimension, and “dB” (see section 4.3.3.4.1, Units).</w:t>
      </w:r>
      <w:ins w:id="169" w:author="Ricardo Capote" w:date="2016-06-16T13:33:00Z">
        <w:r w:rsidR="00841C69" w:rsidRPr="00906B09">
          <w:t xml:space="preserve"> </w:t>
        </w:r>
      </w:ins>
      <w:r w:rsidRPr="00906B09">
        <w:t xml:space="preserve">If you let “count” (which is the default) as unit, the resulting data will be in the basic SI unit (e.g. in metres, even if the field you used was defined in mm). </w:t>
      </w:r>
      <w:r w:rsidRPr="00906B09">
        <w:rPr>
          <w:b/>
        </w:rPr>
        <w:t>Note that you have to validate your change of unit by typing “enter” or clicking on the box below</w:t>
      </w:r>
      <w:r w:rsidRPr="00906B09">
        <w:t>.</w:t>
      </w:r>
    </w:p>
    <w:p w14:paraId="35D93A16" w14:textId="77777777" w:rsidR="00B12031" w:rsidRPr="00906B09" w:rsidRDefault="00B12031" w:rsidP="00B12031">
      <w:r w:rsidRPr="00906B09">
        <w:t>If you choose a pre-saved formula, a default unit will appear as the unit. If you select one field in the dataset list and insert it, it will automatically be filled with the correct unit (but if you finally write your own formula, beware that the final unit might be different). If the unit you defined does not fit the unit of the data as defined, an error message will be generated (again, this does not work for complex expressions).</w:t>
      </w:r>
    </w:p>
    <w:p w14:paraId="69963A74" w14:textId="77777777" w:rsidR="00B12031" w:rsidRPr="00906B09" w:rsidRDefault="00B12031" w:rsidP="00B12031">
      <w:r w:rsidRPr="00906B09">
        <w:t>On any X, Y or Data Expression, you can apply 'data computation' (see 4.3.3.4.5, Data computation), to:</w:t>
      </w:r>
    </w:p>
    <w:p w14:paraId="434D5386" w14:textId="77777777" w:rsidR="00B12031" w:rsidRPr="00906B09" w:rsidRDefault="00B12031" w:rsidP="00F43C8D">
      <w:pPr>
        <w:pStyle w:val="Indent2withBullet"/>
      </w:pPr>
      <w:r w:rsidRPr="00906B09">
        <w:t xml:space="preserve">compute statistics </w:t>
      </w:r>
      <w:r w:rsidRPr="00906B09">
        <w:rPr>
          <w:b/>
        </w:rPr>
        <w:t>at each point</w:t>
      </w:r>
      <w:r w:rsidRPr="00906B09">
        <w:t xml:space="preserve"> (same X, optionally same Y): MEAN, STDDEV (standard deviation), COUNT.</w:t>
      </w:r>
    </w:p>
    <w:p w14:paraId="088A1E4A" w14:textId="77777777" w:rsidR="00B12031" w:rsidRPr="00906B09" w:rsidRDefault="00B12031" w:rsidP="00E00375">
      <w:pPr>
        <w:pStyle w:val="Indent2withBullet"/>
      </w:pPr>
      <w:r w:rsidRPr="00906B09">
        <w:t xml:space="preserve">do some arithmetic operations </w:t>
      </w:r>
      <w:r w:rsidRPr="00906B09">
        <w:rPr>
          <w:b/>
        </w:rPr>
        <w:t>between files</w:t>
      </w:r>
      <w:r w:rsidRPr="00906B09">
        <w:t xml:space="preserve"> within a dataset: adding, subtracting or multiplying: SUM, SUBTRACTION, PRODUCT)</w:t>
      </w:r>
    </w:p>
    <w:p w14:paraId="35B8B1DC" w14:textId="77777777" w:rsidR="00B12031" w:rsidRPr="00906B09" w:rsidRDefault="00B12031" w:rsidP="0044571C">
      <w:pPr>
        <w:pStyle w:val="Indent2withBullet"/>
      </w:pPr>
      <w:r w:rsidRPr="00906B09">
        <w:t>it can also be used for the display (MEAN, FIRST, LAST, MIN, MAX), if you prefer to visualise, for instance, the last value rather than the mean one.</w:t>
      </w:r>
    </w:p>
    <w:p w14:paraId="098C0883" w14:textId="00114243" w:rsidR="00B12031" w:rsidRPr="00906B09" w:rsidRDefault="00B12031" w:rsidP="00B12031">
      <w:r w:rsidRPr="00906B09">
        <w:t>Note that to compute the statistics for the Data Expressions as a whole (Number of valid data, Mean, Standard deviation, Minimum, Maximum), you can use the '</w:t>
      </w:r>
      <w:r w:rsidRPr="00906B09">
        <w:rPr>
          <w:b/>
        </w:rPr>
        <w:t>Compute Statistics</w:t>
      </w:r>
      <w:r w:rsidRPr="00906B09">
        <w:t>'</w:t>
      </w:r>
      <w:r w:rsidR="00B777B2" w:rsidRPr="00906B09">
        <w:t xml:space="preserve"> (capital epsilon on the top right)</w:t>
      </w:r>
      <w:r w:rsidRPr="00906B09">
        <w:t xml:space="preserve"> button</w:t>
      </w:r>
      <w:del w:id="170" w:author="Ricardo Capote" w:date="2016-06-16T13:26:00Z">
        <w:r w:rsidR="00B777B2" w:rsidRPr="00906B09" w:rsidDel="00530D94">
          <w:delText>, however this is not yet implemented in the current version and will be available in the official BRAT release</w:delText>
        </w:r>
      </w:del>
      <w:r w:rsidR="00B777B2" w:rsidRPr="00906B09">
        <w:t>.</w:t>
      </w:r>
    </w:p>
    <w:p w14:paraId="5C2F36EC" w14:textId="77777777" w:rsidR="00B12031" w:rsidRPr="00906B09" w:rsidRDefault="00B12031" w:rsidP="00B12031">
      <w:r w:rsidRPr="00906B09">
        <w:lastRenderedPageBreak/>
        <w:t>There are two main kinds of Operations:</w:t>
      </w:r>
    </w:p>
    <w:p w14:paraId="1A5AD174" w14:textId="77777777" w:rsidR="00B12031" w:rsidRPr="00906B09" w:rsidRDefault="00B12031" w:rsidP="00F43C8D">
      <w:pPr>
        <w:pStyle w:val="Indent2withBullet"/>
      </w:pPr>
      <w:r w:rsidRPr="00906B09">
        <w:t>one – or several – Data expression(s) with respect to another one (X), leading to a “curve” plot</w:t>
      </w:r>
    </w:p>
    <w:p w14:paraId="29222130" w14:textId="627BCEE3" w:rsidR="00B12031" w:rsidRPr="00906B09" w:rsidRDefault="00B12031" w:rsidP="00E00375">
      <w:pPr>
        <w:pStyle w:val="Indent2withBullet"/>
      </w:pPr>
      <w:r w:rsidRPr="00906B09">
        <w:t>or one – or more – Data expression(s) with respect to two others, leading to a “map” plot</w:t>
      </w:r>
      <w:ins w:id="171" w:author="Ricardo Capote" w:date="2016-06-16T13:27:00Z">
        <w:r w:rsidR="001708A5" w:rsidRPr="00906B09">
          <w:t xml:space="preserve"> or 3D plot.</w:t>
        </w:r>
      </w:ins>
    </w:p>
    <w:p w14:paraId="1D60044F" w14:textId="77777777" w:rsidR="00F959C2" w:rsidRPr="00906B09" w:rsidRDefault="00B12031" w:rsidP="00751D48">
      <w:r w:rsidRPr="00906B09">
        <w:t>In the first case, you'll fill only the “X” expression; in the second, you'll fill both X and Y expressions. Note that X and Y can be Longitude and Latitude, but can also be any other two fields or combination of fields within the dataset.</w:t>
      </w:r>
    </w:p>
    <w:p w14:paraId="13009197" w14:textId="77777777" w:rsidR="00751D48" w:rsidRPr="00906B09" w:rsidRDefault="00F90853" w:rsidP="007D599A">
      <w:pPr>
        <w:widowControl w:val="0"/>
        <w:autoSpaceDE w:val="0"/>
        <w:autoSpaceDN w:val="0"/>
        <w:adjustRightInd w:val="0"/>
        <w:rPr>
          <w:ins w:id="172" w:author="Ricardo Capote" w:date="2016-06-16T13:45:00Z"/>
          <w:rFonts w:cs="Times"/>
          <w:szCs w:val="18"/>
          <w:lang w:eastAsia="pt-PT"/>
        </w:rPr>
      </w:pPr>
      <w:ins w:id="173" w:author="Ricardo Capote" w:date="2016-06-16T13:44:00Z">
        <w:r w:rsidRPr="00906B09">
          <w:rPr>
            <w:rFonts w:cs="Helvetica"/>
            <w:szCs w:val="18"/>
            <w:lang w:eastAsia="pt-PT"/>
          </w:rPr>
          <w:t xml:space="preserve">If you fill </w:t>
        </w:r>
        <w:r w:rsidRPr="00906B09">
          <w:rPr>
            <w:rFonts w:cs="Times"/>
            <w:szCs w:val="18"/>
            <w:lang w:eastAsia="pt-PT"/>
          </w:rPr>
          <w:t>both X and Y</w:t>
        </w:r>
        <w:r w:rsidRPr="00906B09">
          <w:rPr>
            <w:rFonts w:cs="Helvetica"/>
            <w:szCs w:val="18"/>
            <w:lang w:eastAsia="pt-PT"/>
          </w:rPr>
          <w:t xml:space="preserve">, </w:t>
        </w:r>
        <w:r w:rsidRPr="00906B09">
          <w:rPr>
            <w:rFonts w:cs="Times"/>
            <w:szCs w:val="18"/>
            <w:lang w:eastAsia="pt-PT"/>
          </w:rPr>
          <w:t>you have to define a resolution (or sampling)</w:t>
        </w:r>
        <w:r w:rsidRPr="00906B09">
          <w:rPr>
            <w:rFonts w:cs="Helvetica"/>
            <w:szCs w:val="18"/>
            <w:lang w:eastAsia="pt-PT"/>
          </w:rPr>
          <w:t xml:space="preserve">. For Longitude, Latitude a default resolution (1/3 of a degree for both axis), minimum and maximum are proposed. For other X and/or Y, a step of 1 is proposed, but no minimum and maximum. You can define a step, minimum and maximum values, or use the minimum and maximum value of your expression by clicking on the 'Get min/max expression values' button in the ‘Sampling’ section (on the bottom). The number of intervals is automatically computed from those elements, and cannot be directly changed. </w:t>
        </w:r>
      </w:ins>
    </w:p>
    <w:p w14:paraId="28CAEEFE" w14:textId="77777777" w:rsidR="00751D48" w:rsidRPr="00906B09" w:rsidRDefault="00751D48" w:rsidP="00464726">
      <w:pPr>
        <w:widowControl w:val="0"/>
        <w:autoSpaceDE w:val="0"/>
        <w:autoSpaceDN w:val="0"/>
        <w:adjustRightInd w:val="0"/>
        <w:jc w:val="left"/>
        <w:rPr>
          <w:ins w:id="174" w:author="Ricardo Capote" w:date="2016-06-16T13:46:00Z"/>
          <w:rFonts w:cs="Times"/>
          <w:szCs w:val="18"/>
          <w:lang w:eastAsia="pt-PT"/>
        </w:rPr>
      </w:pPr>
      <w:ins w:id="175" w:author="Ricardo Capote" w:date="2016-06-16T13:46:00Z">
        <w:r w:rsidRPr="00906B09">
          <w:rPr>
            <w:rFonts w:cs="Helvetica"/>
            <w:szCs w:val="18"/>
            <w:lang w:eastAsia="pt-PT"/>
          </w:rPr>
          <w:t xml:space="preserve">Note that </w:t>
        </w:r>
      </w:ins>
    </w:p>
    <w:p w14:paraId="0C3F3BC7" w14:textId="566992CF" w:rsidR="00751D48" w:rsidRPr="00906B09" w:rsidRDefault="00751D48">
      <w:pPr>
        <w:pStyle w:val="Indent2withBullet"/>
        <w:rPr>
          <w:ins w:id="176" w:author="Ricardo Capote" w:date="2016-06-16T13:46:00Z"/>
          <w:rFonts w:cs="Times"/>
          <w:lang w:eastAsia="pt-PT"/>
        </w:rPr>
        <w:pPrChange w:id="177" w:author="Ana Friaças" w:date="2016-06-23T18:42:00Z">
          <w:pPr>
            <w:widowControl w:val="0"/>
            <w:numPr>
              <w:numId w:val="40"/>
            </w:numPr>
            <w:tabs>
              <w:tab w:val="left" w:pos="220"/>
              <w:tab w:val="left" w:pos="720"/>
            </w:tabs>
            <w:autoSpaceDE w:val="0"/>
            <w:autoSpaceDN w:val="0"/>
            <w:adjustRightInd w:val="0"/>
            <w:spacing w:before="0"/>
            <w:ind w:left="720" w:hanging="720"/>
          </w:pPr>
        </w:pPrChange>
      </w:pPr>
      <w:ins w:id="178" w:author="Ricardo Capote" w:date="2016-06-16T13:46:00Z">
        <w:r w:rsidRPr="00906B09">
          <w:rPr>
            <w:lang w:eastAsia="pt-PT"/>
          </w:rPr>
          <w:t>you cannot choose different resolutions for different data expressions within the same operation (they all share the same X and Y!).</w:t>
        </w:r>
      </w:ins>
    </w:p>
    <w:p w14:paraId="70E4E8ED" w14:textId="603FE6E0" w:rsidR="00751D48" w:rsidRPr="00906B09" w:rsidRDefault="00751D48">
      <w:pPr>
        <w:pStyle w:val="Indent2withBullet"/>
        <w:rPr>
          <w:ins w:id="179" w:author="Ricardo Capote" w:date="2016-06-16T13:46:00Z"/>
          <w:rFonts w:cs="Times"/>
          <w:lang w:eastAsia="pt-PT"/>
        </w:rPr>
        <w:pPrChange w:id="180" w:author="Ana Friaças" w:date="2016-06-23T18:42:00Z">
          <w:pPr>
            <w:widowControl w:val="0"/>
            <w:numPr>
              <w:numId w:val="40"/>
            </w:numPr>
            <w:tabs>
              <w:tab w:val="left" w:pos="220"/>
              <w:tab w:val="left" w:pos="720"/>
            </w:tabs>
            <w:autoSpaceDE w:val="0"/>
            <w:autoSpaceDN w:val="0"/>
            <w:adjustRightInd w:val="0"/>
            <w:spacing w:before="0"/>
            <w:ind w:left="720" w:hanging="720"/>
            <w:jc w:val="left"/>
          </w:pPr>
        </w:pPrChange>
      </w:pPr>
      <w:ins w:id="181" w:author="Ricardo Capote" w:date="2016-06-16T13:46:00Z">
        <w:r w:rsidRPr="00906B09">
          <w:rPr>
            <w:lang w:eastAsia="pt-PT"/>
          </w:rPr>
          <w:t xml:space="preserve">by choosing a step, you may sub-sample your source data. </w:t>
        </w:r>
      </w:ins>
    </w:p>
    <w:p w14:paraId="18C8CFAD" w14:textId="51FA23A8" w:rsidR="00751D48" w:rsidRPr="00906B09" w:rsidRDefault="00751D48">
      <w:pPr>
        <w:pStyle w:val="Indent2withBullet"/>
        <w:rPr>
          <w:ins w:id="182" w:author="Ricardo Capote" w:date="2016-06-16T13:46:00Z"/>
          <w:rFonts w:cs="Times"/>
          <w:lang w:eastAsia="pt-PT"/>
        </w:rPr>
        <w:pPrChange w:id="183" w:author="Ana Friaças" w:date="2016-06-23T18:42:00Z">
          <w:pPr>
            <w:widowControl w:val="0"/>
            <w:numPr>
              <w:numId w:val="40"/>
            </w:numPr>
            <w:tabs>
              <w:tab w:val="left" w:pos="220"/>
              <w:tab w:val="left" w:pos="720"/>
            </w:tabs>
            <w:autoSpaceDE w:val="0"/>
            <w:autoSpaceDN w:val="0"/>
            <w:adjustRightInd w:val="0"/>
            <w:spacing w:before="0"/>
            <w:ind w:left="720" w:hanging="720"/>
          </w:pPr>
        </w:pPrChange>
      </w:pPr>
      <w:ins w:id="184" w:author="Ricardo Capote" w:date="2016-06-16T13:46:00Z">
        <w:r w:rsidRPr="00906B09">
          <w:rPr>
            <w:lang w:eastAsia="pt-PT"/>
          </w:rPr>
          <w:t>Changing the Min/Max can be used to extract a smaller X-Y area (as well as the selection criteria).</w:t>
        </w:r>
      </w:ins>
    </w:p>
    <w:p w14:paraId="38BB85D6" w14:textId="47EA0B00" w:rsidR="00464726" w:rsidRPr="00906B09" w:rsidRDefault="00751D48">
      <w:pPr>
        <w:pStyle w:val="Indent2withBullet"/>
        <w:rPr>
          <w:ins w:id="185" w:author="Ricardo Capote" w:date="2016-06-16T13:49:00Z"/>
          <w:rFonts w:cs="Times"/>
          <w:lang w:eastAsia="pt-PT"/>
        </w:rPr>
        <w:pPrChange w:id="186" w:author="Ana Friaças" w:date="2016-06-23T18:42:00Z">
          <w:pPr>
            <w:widowControl w:val="0"/>
            <w:numPr>
              <w:numId w:val="40"/>
            </w:numPr>
            <w:tabs>
              <w:tab w:val="left" w:pos="220"/>
              <w:tab w:val="left" w:pos="720"/>
            </w:tabs>
            <w:autoSpaceDE w:val="0"/>
            <w:autoSpaceDN w:val="0"/>
            <w:adjustRightInd w:val="0"/>
            <w:spacing w:before="0"/>
            <w:ind w:left="720" w:hanging="720"/>
            <w:jc w:val="left"/>
          </w:pPr>
        </w:pPrChange>
      </w:pPr>
      <w:ins w:id="187" w:author="Ricardo Capote" w:date="2016-06-16T13:46:00Z">
        <w:r w:rsidRPr="00906B09">
          <w:rPr>
            <w:lang w:eastAsia="pt-PT"/>
          </w:rPr>
          <w:t> And, of course, the smaller the steps, the higher the computation time! (and the heavier the output file)</w:t>
        </w:r>
      </w:ins>
    </w:p>
    <w:p w14:paraId="5CA912F7" w14:textId="77777777" w:rsidR="00464726" w:rsidRPr="00906B09" w:rsidRDefault="00464726" w:rsidP="00464726">
      <w:pPr>
        <w:widowControl w:val="0"/>
        <w:numPr>
          <w:ilvl w:val="0"/>
          <w:numId w:val="40"/>
        </w:numPr>
        <w:tabs>
          <w:tab w:val="left" w:pos="220"/>
          <w:tab w:val="left" w:pos="720"/>
        </w:tabs>
        <w:autoSpaceDE w:val="0"/>
        <w:autoSpaceDN w:val="0"/>
        <w:adjustRightInd w:val="0"/>
        <w:spacing w:before="0"/>
        <w:ind w:hanging="720"/>
        <w:jc w:val="left"/>
        <w:rPr>
          <w:ins w:id="188" w:author="Ricardo Capote" w:date="2016-06-16T13:49:00Z"/>
          <w:rFonts w:cs="Times"/>
          <w:szCs w:val="18"/>
          <w:lang w:eastAsia="pt-PT"/>
        </w:rPr>
      </w:pPr>
    </w:p>
    <w:p w14:paraId="28083686" w14:textId="46AA23B6" w:rsidR="00C05939" w:rsidRPr="00906B09" w:rsidRDefault="00751D48" w:rsidP="00464726">
      <w:pPr>
        <w:widowControl w:val="0"/>
        <w:numPr>
          <w:ilvl w:val="0"/>
          <w:numId w:val="40"/>
        </w:numPr>
        <w:tabs>
          <w:tab w:val="left" w:pos="0"/>
          <w:tab w:val="left" w:pos="220"/>
        </w:tabs>
        <w:autoSpaceDE w:val="0"/>
        <w:autoSpaceDN w:val="0"/>
        <w:adjustRightInd w:val="0"/>
        <w:spacing w:before="0"/>
        <w:ind w:left="0" w:firstLine="0"/>
        <w:rPr>
          <w:ins w:id="189" w:author="Ricardo Capote" w:date="2016-06-16T13:29:00Z"/>
          <w:rFonts w:cs="Times"/>
          <w:szCs w:val="18"/>
          <w:lang w:eastAsia="pt-PT"/>
        </w:rPr>
      </w:pPr>
      <w:ins w:id="190" w:author="Ricardo Capote" w:date="2016-06-16T13:46:00Z">
        <w:r w:rsidRPr="00906B09">
          <w:rPr>
            <w:rFonts w:cs="Helvetica"/>
            <w:szCs w:val="18"/>
            <w:lang w:eastAsia="pt-PT"/>
          </w:rPr>
          <w:t xml:space="preserve">You can also choose to smooth and/or extrapolate the data by means of a Loess filter so as to obtain a fully </w:t>
        </w:r>
      </w:ins>
      <w:ins w:id="191" w:author="Ana Friaças" w:date="2016-06-23T18:44:00Z">
        <w:r w:rsidR="00D77C96" w:rsidRPr="00906B09">
          <w:rPr>
            <w:rFonts w:cs="Helvetica"/>
            <w:szCs w:val="18"/>
            <w:lang w:eastAsia="pt-PT"/>
          </w:rPr>
          <w:t>coloured</w:t>
        </w:r>
      </w:ins>
      <w:ins w:id="192" w:author="Ricardo Capote" w:date="2016-06-16T13:46:00Z">
        <w:r w:rsidRPr="00906B09">
          <w:rPr>
            <w:rFonts w:cs="Helvetica"/>
            <w:szCs w:val="18"/>
            <w:lang w:eastAsia="pt-PT"/>
          </w:rPr>
          <w:t xml:space="preserve"> plot (and not individual tracks or points on a map). In that case, you will have to fill in the corresponding information for X a</w:t>
        </w:r>
        <w:r w:rsidR="00ED27A6" w:rsidRPr="00906B09">
          <w:rPr>
            <w:rFonts w:cs="Helvetica"/>
            <w:szCs w:val="18"/>
            <w:lang w:eastAsia="pt-PT"/>
          </w:rPr>
          <w:t>nd Y, too (see section 4.3.3.4.7</w:t>
        </w:r>
        <w:r w:rsidRPr="00906B09">
          <w:rPr>
            <w:rFonts w:cs="Helvetica"/>
            <w:szCs w:val="18"/>
            <w:lang w:eastAsia="pt-PT"/>
          </w:rPr>
          <w:t xml:space="preserve">, </w:t>
        </w:r>
      </w:ins>
      <w:ins w:id="193" w:author="Ricardo Capote" w:date="2016-06-16T13:56:00Z">
        <w:r w:rsidR="00ED27A6" w:rsidRPr="00906B09">
          <w:rPr>
            <w:rFonts w:cs="Times"/>
            <w:szCs w:val="18"/>
            <w:lang w:eastAsia="pt-PT"/>
          </w:rPr>
          <w:t>Smoothing</w:t>
        </w:r>
      </w:ins>
      <w:ins w:id="194" w:author="Ricardo Capote" w:date="2016-06-16T13:46:00Z">
        <w:r w:rsidRPr="00906B09">
          <w:rPr>
            <w:rFonts w:cs="Helvetica"/>
            <w:szCs w:val="18"/>
            <w:lang w:eastAsia="pt-PT"/>
          </w:rPr>
          <w:t xml:space="preserve">). </w:t>
        </w:r>
      </w:ins>
      <w:del w:id="195" w:author="Ricardo Capote" w:date="2016-06-16T13:44:00Z">
        <w:r w:rsidR="007273F5" w:rsidRPr="00906B09" w:rsidDel="00F90853">
          <w:rPr>
            <w:szCs w:val="18"/>
          </w:rPr>
          <w:delText xml:space="preserve">Currently if </w:delText>
        </w:r>
        <w:r w:rsidR="00136A58" w:rsidRPr="00906B09" w:rsidDel="00F90853">
          <w:rPr>
            <w:szCs w:val="18"/>
          </w:rPr>
          <w:delText xml:space="preserve">you fill </w:delText>
        </w:r>
        <w:r w:rsidR="00136A58" w:rsidRPr="00906B09" w:rsidDel="00F90853">
          <w:rPr>
            <w:b/>
            <w:szCs w:val="18"/>
          </w:rPr>
          <w:delText>both X and Y</w:delText>
        </w:r>
        <w:r w:rsidR="007273F5" w:rsidRPr="00906B09" w:rsidDel="00F90853">
          <w:rPr>
            <w:b/>
            <w:szCs w:val="18"/>
          </w:rPr>
          <w:delText xml:space="preserve">, you cannot select a custom resolution, </w:delText>
        </w:r>
        <w:r w:rsidR="007273F5" w:rsidRPr="00906B09" w:rsidDel="00F90853">
          <w:rPr>
            <w:szCs w:val="18"/>
          </w:rPr>
          <w:delText xml:space="preserve">the chosen resolution is a default one: latitude range is from -90 from 90 and longitude from -180 to 180 and using a step criteria of 1/3 of a degree for both axis. </w:delText>
        </w:r>
        <w:r w:rsidR="00385BB4" w:rsidRPr="00906B09" w:rsidDel="00F90853">
          <w:rPr>
            <w:szCs w:val="18"/>
          </w:rPr>
          <w:delText>However, for the final release these features will be fully c</w:delText>
        </w:r>
        <w:r w:rsidR="00642AE6" w:rsidRPr="00906B09" w:rsidDel="00F90853">
          <w:rPr>
            <w:szCs w:val="18"/>
          </w:rPr>
          <w:delText>u</w:delText>
        </w:r>
        <w:r w:rsidR="00385BB4" w:rsidRPr="00906B09" w:rsidDel="00F90853">
          <w:rPr>
            <w:szCs w:val="18"/>
          </w:rPr>
          <w:delText>st</w:delText>
        </w:r>
        <w:r w:rsidR="00642AE6" w:rsidRPr="00906B09" w:rsidDel="00F90853">
          <w:rPr>
            <w:szCs w:val="18"/>
          </w:rPr>
          <w:delText>o</w:delText>
        </w:r>
        <w:r w:rsidR="00385BB4" w:rsidRPr="00906B09" w:rsidDel="00F90853">
          <w:rPr>
            <w:szCs w:val="18"/>
          </w:rPr>
          <w:delText>mizable.</w:delText>
        </w:r>
      </w:del>
    </w:p>
    <w:p w14:paraId="5E208BFE" w14:textId="77777777" w:rsidR="00C05939" w:rsidRPr="00906B09" w:rsidRDefault="00C05939" w:rsidP="00136A58"/>
    <w:p w14:paraId="07BC8B6B" w14:textId="77777777" w:rsidR="00BB659C" w:rsidRPr="00906B09" w:rsidRDefault="00BB659C" w:rsidP="00BB659C">
      <w:pPr>
        <w:pStyle w:val="Heading5"/>
      </w:pPr>
      <w:r w:rsidRPr="00906B09">
        <w:t>Selection criteria expression</w:t>
      </w:r>
    </w:p>
    <w:p w14:paraId="5DC56B90" w14:textId="20E27127" w:rsidR="0010528E" w:rsidRPr="00906B09" w:rsidRDefault="00A85F7A" w:rsidP="0010528E">
      <w:pPr>
        <w:widowControl w:val="0"/>
        <w:numPr>
          <w:ilvl w:val="0"/>
          <w:numId w:val="40"/>
        </w:numPr>
        <w:tabs>
          <w:tab w:val="left" w:pos="0"/>
          <w:tab w:val="left" w:pos="220"/>
        </w:tabs>
        <w:autoSpaceDE w:val="0"/>
        <w:autoSpaceDN w:val="0"/>
        <w:adjustRightInd w:val="0"/>
        <w:ind w:left="0" w:firstLine="0"/>
        <w:rPr>
          <w:ins w:id="196" w:author="Ricardo Capote" w:date="2016-06-16T14:03:00Z"/>
          <w:rFonts w:cs="Times"/>
          <w:szCs w:val="18"/>
          <w:lang w:eastAsia="pt-PT"/>
        </w:rPr>
      </w:pPr>
      <w:ins w:id="197" w:author="Ricardo Capote" w:date="2016-06-16T14:00:00Z">
        <w:r w:rsidRPr="00906B09">
          <w:rPr>
            <w:rFonts w:cs="Helvetica"/>
            <w:szCs w:val="18"/>
            <w:lang w:eastAsia="pt-PT"/>
          </w:rPr>
          <w:t>The Selection criteria expression is used to select data e.g. by date and/or boundaries, etc. and/or for editing it using flag values, thresholds, etc. Logical, relational functions can be used, separated by &amp;&amp; ('and'), || ('or') or with ! ('not'). Only the data fulfilling the whole set of conditions, and not equal to default values, are selected.</w:t>
        </w:r>
      </w:ins>
    </w:p>
    <w:p w14:paraId="743A9AFA" w14:textId="03B275F7" w:rsidR="00A85F7A" w:rsidRPr="00906B09" w:rsidRDefault="00A85F7A" w:rsidP="0010528E">
      <w:pPr>
        <w:widowControl w:val="0"/>
        <w:numPr>
          <w:ilvl w:val="0"/>
          <w:numId w:val="40"/>
        </w:numPr>
        <w:tabs>
          <w:tab w:val="left" w:pos="0"/>
          <w:tab w:val="left" w:pos="220"/>
        </w:tabs>
        <w:autoSpaceDE w:val="0"/>
        <w:autoSpaceDN w:val="0"/>
        <w:adjustRightInd w:val="0"/>
        <w:ind w:left="0" w:firstLine="0"/>
        <w:rPr>
          <w:ins w:id="198" w:author="Ricardo Capote" w:date="2016-06-16T14:03:00Z"/>
          <w:rFonts w:cs="Times"/>
          <w:szCs w:val="18"/>
          <w:lang w:eastAsia="pt-PT"/>
        </w:rPr>
      </w:pPr>
      <w:ins w:id="199" w:author="Ricardo Capote" w:date="2016-06-16T14:00:00Z">
        <w:r w:rsidRPr="00906B09">
          <w:rPr>
            <w:rFonts w:cs="Helvetica"/>
            <w:szCs w:val="18"/>
            <w:lang w:eastAsia="pt-PT"/>
          </w:rPr>
          <w:t>The Selection criteria expression can be filled the same way than X, Y and Data expression. There can be only one Selection criteria expression. It is optional; when it is filled the 'Selection criteria' title is bold.</w:t>
        </w:r>
      </w:ins>
    </w:p>
    <w:p w14:paraId="0A356C98" w14:textId="5031B666" w:rsidR="006D21D6" w:rsidRDefault="00F623BF" w:rsidP="008318E2">
      <w:pPr>
        <w:pStyle w:val="ListParagraph"/>
        <w:widowControl w:val="0"/>
        <w:autoSpaceDE w:val="0"/>
        <w:autoSpaceDN w:val="0"/>
        <w:adjustRightInd w:val="0"/>
        <w:ind w:left="0"/>
        <w:rPr>
          <w:rFonts w:cs="Helvetica"/>
          <w:szCs w:val="18"/>
          <w:lang w:eastAsia="pt-PT"/>
        </w:rPr>
      </w:pPr>
      <w:ins w:id="200" w:author="Ricardo Capote" w:date="2016-06-16T14:03:00Z">
        <w:r w:rsidRPr="00906B09">
          <w:rPr>
            <w:rFonts w:cs="Helvetica"/>
            <w:szCs w:val="18"/>
            <w:lang w:eastAsia="pt-PT"/>
          </w:rPr>
          <w:t xml:space="preserve">All the fields or combination of fields of the source data can be used. To use a combination of fields, it can be clearer to use a formula (see section 4.3.3.4.3, </w:t>
        </w:r>
        <w:r w:rsidRPr="00906B09">
          <w:rPr>
            <w:rFonts w:cs="Times"/>
            <w:szCs w:val="18"/>
            <w:lang w:eastAsia="pt-PT"/>
          </w:rPr>
          <w:t>Formulas</w:t>
        </w:r>
        <w:r w:rsidRPr="00906B09">
          <w:rPr>
            <w:rFonts w:cs="Helvetica"/>
            <w:szCs w:val="18"/>
            <w:lang w:eastAsia="pt-PT"/>
          </w:rPr>
          <w:t>).</w:t>
        </w:r>
      </w:ins>
      <w:ins w:id="201" w:author="Ricardo Capote" w:date="2016-06-16T14:04:00Z">
        <w:r w:rsidR="006D21D6" w:rsidRPr="00906B09">
          <w:rPr>
            <w:rFonts w:cs="Helvetica"/>
            <w:szCs w:val="18"/>
            <w:lang w:eastAsia="pt-PT"/>
          </w:rPr>
          <w:t xml:space="preserve"> </w:t>
        </w:r>
      </w:ins>
    </w:p>
    <w:p w14:paraId="5AC25BE5" w14:textId="3E93C65B" w:rsidR="00F623BF" w:rsidRPr="008318E2" w:rsidRDefault="00F623BF" w:rsidP="008318E2">
      <w:pPr>
        <w:rPr>
          <w:ins w:id="202" w:author="Ricardo Capote" w:date="2016-06-16T14:03:00Z"/>
          <w:lang w:eastAsia="pt-PT"/>
        </w:rPr>
      </w:pPr>
      <w:ins w:id="203" w:author="Ricardo Capote" w:date="2016-06-16T14:03:00Z">
        <w:r w:rsidRPr="00906B09">
          <w:rPr>
            <w:lang w:eastAsia="pt-PT"/>
          </w:rPr>
          <w:t xml:space="preserve">Note that the selection criteria expression is working only with the basic SI units (i.e. when defining thresholds, you have to put values in e.g. meters, even if the data source field is in mm). </w:t>
        </w:r>
      </w:ins>
    </w:p>
    <w:p w14:paraId="673D423D" w14:textId="04BE7C08" w:rsidR="00F353BB" w:rsidRPr="00906B09" w:rsidDel="007D599A" w:rsidRDefault="00A02007">
      <w:pPr>
        <w:rPr>
          <w:del w:id="204" w:author="Ricardo Capote" w:date="2016-06-16T13:58:00Z"/>
        </w:rPr>
      </w:pPr>
      <w:del w:id="205" w:author="Ricardo Capote" w:date="2016-06-16T13:58:00Z">
        <w:r w:rsidRPr="00906B09" w:rsidDel="007D599A">
          <w:delText>Not currently working. To be implemented in the official release.</w:delText>
        </w:r>
      </w:del>
    </w:p>
    <w:p w14:paraId="34230B1B" w14:textId="77777777" w:rsidR="00E15361" w:rsidRPr="00906B09" w:rsidRDefault="00E15361" w:rsidP="00D52A9C"/>
    <w:p w14:paraId="3F6DE8B2" w14:textId="77777777" w:rsidR="00E15361" w:rsidRPr="00906B09" w:rsidRDefault="00FE31EC" w:rsidP="00FE31EC">
      <w:pPr>
        <w:pStyle w:val="Heading4"/>
      </w:pPr>
      <w:bookmarkStart w:id="206" w:name="_Toc449978459"/>
      <w:r w:rsidRPr="00906B09">
        <w:t>Output</w:t>
      </w:r>
      <w:bookmarkEnd w:id="206"/>
    </w:p>
    <w:p w14:paraId="4F16E002" w14:textId="5C46959E" w:rsidR="00BE0B1B" w:rsidRPr="00906B09" w:rsidRDefault="00FE31EC" w:rsidP="00DD1E19">
      <w:pPr>
        <w:rPr>
          <w:ins w:id="207" w:author="Ricardo Capote" w:date="2016-06-16T14:09:00Z"/>
        </w:rPr>
      </w:pPr>
      <w:r w:rsidRPr="00906B09">
        <w:t>To process the defined operation on the whole selected dataset, you have to click on the ‘</w:t>
      </w:r>
      <w:r w:rsidRPr="00906B09">
        <w:rPr>
          <w:b/>
        </w:rPr>
        <w:t>Execute</w:t>
      </w:r>
      <w:r w:rsidRPr="00906B09">
        <w:t>’, button. The Logs tab then opens (see section 4.3.5, Logs tab), and you can see the current task(s) being executed (both operations and views), comments during execution (verbose mode) and errors.</w:t>
      </w:r>
    </w:p>
    <w:p w14:paraId="5571AAC4" w14:textId="1C5B5DA0" w:rsidR="00BE0B1B" w:rsidRPr="00906B09" w:rsidRDefault="00BE0B1B" w:rsidP="00DD1E19">
      <w:pPr>
        <w:widowControl w:val="0"/>
        <w:autoSpaceDE w:val="0"/>
        <w:autoSpaceDN w:val="0"/>
        <w:adjustRightInd w:val="0"/>
        <w:rPr>
          <w:ins w:id="208" w:author="Ricardo Capote" w:date="2016-06-16T14:09:00Z"/>
          <w:rFonts w:cs="Times"/>
          <w:szCs w:val="18"/>
          <w:lang w:eastAsia="pt-PT"/>
        </w:rPr>
      </w:pPr>
      <w:ins w:id="209" w:author="Ricardo Capote" w:date="2016-06-16T14:09:00Z">
        <w:r w:rsidRPr="00906B09">
          <w:rPr>
            <w:rFonts w:cs="Helvetica"/>
            <w:szCs w:val="18"/>
            <w:lang w:eastAsia="pt-PT"/>
          </w:rPr>
          <w:t>The “</w:t>
        </w:r>
        <w:r w:rsidRPr="00906B09">
          <w:rPr>
            <w:rFonts w:cs="Times"/>
            <w:szCs w:val="18"/>
            <w:lang w:eastAsia="pt-PT"/>
          </w:rPr>
          <w:t>Delay Execution</w:t>
        </w:r>
        <w:r w:rsidRPr="00906B09">
          <w:rPr>
            <w:rFonts w:cs="Helvetica"/>
            <w:szCs w:val="18"/>
            <w:lang w:eastAsia="pt-PT"/>
          </w:rPr>
          <w:t>” button enable</w:t>
        </w:r>
      </w:ins>
      <w:ins w:id="210" w:author="Ana Friaças" w:date="2016-06-23T18:58:00Z">
        <w:r w:rsidR="008066A9">
          <w:rPr>
            <w:rFonts w:cs="Helvetica"/>
            <w:szCs w:val="18"/>
            <w:lang w:eastAsia="pt-PT"/>
          </w:rPr>
          <w:t>s</w:t>
        </w:r>
      </w:ins>
      <w:ins w:id="211" w:author="Ricardo Capote" w:date="2016-06-16T14:09:00Z">
        <w:r w:rsidRPr="00906B09">
          <w:rPr>
            <w:rFonts w:cs="Helvetica"/>
            <w:szCs w:val="18"/>
            <w:lang w:eastAsia="pt-PT"/>
          </w:rPr>
          <w:t xml:space="preserve"> to launch the Operation or an export (see next section) at a scheduled time. The “Launch scheduler” button launch the scheduler, which have to be running in order to have the task executed (NB. the Brat scheduler interface icon gives access to the same interface</w:t>
        </w:r>
      </w:ins>
      <w:ins w:id="212" w:author="Ricardo Capote" w:date="2016-06-16T14:10:00Z">
        <w:r w:rsidR="00DD1E19" w:rsidRPr="00906B09">
          <w:rPr>
            <w:rFonts w:cs="Helvetica"/>
            <w:szCs w:val="18"/>
            <w:lang w:eastAsia="pt-PT"/>
          </w:rPr>
          <w:t xml:space="preserve"> – </w:t>
        </w:r>
      </w:ins>
      <w:ins w:id="213" w:author="Ricardo Capote" w:date="2016-06-16T14:09:00Z">
        <w:r w:rsidRPr="00906B09">
          <w:rPr>
            <w:rFonts w:cs="Helvetica"/>
            <w:szCs w:val="18"/>
            <w:lang w:eastAsia="pt-PT"/>
          </w:rPr>
          <w:t xml:space="preserve">see chapter 7 for more details). </w:t>
        </w:r>
      </w:ins>
    </w:p>
    <w:p w14:paraId="5D9FF74E" w14:textId="2E5B7E79" w:rsidR="00FE31EC" w:rsidRPr="00906B09" w:rsidDel="00DD1E19" w:rsidRDefault="00752DBA" w:rsidP="00FE31EC">
      <w:pPr>
        <w:rPr>
          <w:del w:id="214" w:author="Ricardo Capote" w:date="2016-06-16T14:12:00Z"/>
        </w:rPr>
      </w:pPr>
      <w:del w:id="215" w:author="Ricardo Capote" w:date="2016-06-16T14:12:00Z">
        <w:r w:rsidRPr="00906B09" w:rsidDel="00DD1E19">
          <w:delText xml:space="preserve"> Currently “</w:delText>
        </w:r>
        <w:r w:rsidRPr="00906B09" w:rsidDel="00DD1E19">
          <w:rPr>
            <w:b/>
          </w:rPr>
          <w:delText>Delay Execution</w:delText>
        </w:r>
        <w:r w:rsidRPr="00906B09" w:rsidDel="00DD1E19">
          <w:delText>” operation is not working, this is to be implemented on future releases.</w:delText>
        </w:r>
        <w:r w:rsidR="00FE31EC" w:rsidRPr="00906B09" w:rsidDel="00DD1E19">
          <w:delText>You may perform several different operations at the same time (i.e. execute one while another is being processed), or an operation and a view (provided you are not trying to visualise expression(s) from an operation being processed). However, this will slow down each individual execution.</w:delText>
        </w:r>
      </w:del>
    </w:p>
    <w:p w14:paraId="5CDF4DDD" w14:textId="77777777" w:rsidR="00FE31EC" w:rsidRPr="00906B09" w:rsidRDefault="00FE31EC" w:rsidP="00FE31EC">
      <w:r w:rsidRPr="00906B09">
        <w:t>Executing an operation builds an output netCDF. The name of this netCDF file is predefined using the name you gave to your operation, and cannot be changed within the GUI. It is stored in the Operation folder within your workspace.</w:t>
      </w:r>
    </w:p>
    <w:p w14:paraId="7DBB1204" w14:textId="77777777" w:rsidR="00FE31EC" w:rsidRPr="00906B09" w:rsidRDefault="00FE31EC" w:rsidP="00FE31EC">
      <w:r w:rsidRPr="00906B09">
        <w:lastRenderedPageBreak/>
        <w:t>BRAT output netCDF files can be used as source data in a new dataset, seen though the BRAT Display tool, or used with any other tool reading netCDF.</w:t>
      </w:r>
    </w:p>
    <w:p w14:paraId="0CAF1187" w14:textId="77777777" w:rsidR="004D53EA" w:rsidRPr="00906B09" w:rsidRDefault="004D53EA" w:rsidP="004D53EA">
      <w:pPr>
        <w:pStyle w:val="Heading4"/>
      </w:pPr>
      <w:bookmarkStart w:id="216" w:name="_Toc449978460"/>
      <w:r w:rsidRPr="00906B09">
        <w:t>Export</w:t>
      </w:r>
      <w:bookmarkEnd w:id="216"/>
    </w:p>
    <w:p w14:paraId="15B24B66" w14:textId="77777777" w:rsidR="00C734B8" w:rsidRPr="00906B09" w:rsidRDefault="00C734B8" w:rsidP="00F43C8D">
      <w:pPr>
        <w:widowControl w:val="0"/>
        <w:autoSpaceDE w:val="0"/>
        <w:autoSpaceDN w:val="0"/>
        <w:adjustRightInd w:val="0"/>
        <w:rPr>
          <w:ins w:id="217" w:author="Ricardo Capote" w:date="2016-06-16T14:13:00Z"/>
          <w:rFonts w:cs="Times"/>
          <w:szCs w:val="18"/>
          <w:lang w:eastAsia="pt-PT"/>
        </w:rPr>
      </w:pPr>
      <w:ins w:id="218" w:author="Ricardo Capote" w:date="2016-06-16T14:13:00Z">
        <w:r w:rsidRPr="00906B09">
          <w:rPr>
            <w:rFonts w:cs="Helvetica"/>
            <w:szCs w:val="18"/>
            <w:lang w:eastAsia="pt-PT"/>
          </w:rPr>
          <w:t>You can choose to export the output data by clicking on the '</w:t>
        </w:r>
        <w:r w:rsidRPr="00906B09">
          <w:rPr>
            <w:rFonts w:cs="Times"/>
            <w:szCs w:val="18"/>
            <w:lang w:eastAsia="pt-PT"/>
          </w:rPr>
          <w:t>Export</w:t>
        </w:r>
        <w:r w:rsidRPr="00906B09">
          <w:rPr>
            <w:rFonts w:cs="Helvetica"/>
            <w:szCs w:val="18"/>
            <w:lang w:eastAsia="pt-PT"/>
          </w:rPr>
          <w:t xml:space="preserve">' button. Several formats are available: </w:t>
        </w:r>
      </w:ins>
    </w:p>
    <w:p w14:paraId="52AD1EEB" w14:textId="6DB61AF8" w:rsidR="00F43C8D" w:rsidRPr="00906B09" w:rsidRDefault="00C734B8" w:rsidP="00F43C8D">
      <w:pPr>
        <w:pStyle w:val="ListParagraph"/>
        <w:widowControl w:val="0"/>
        <w:numPr>
          <w:ilvl w:val="0"/>
          <w:numId w:val="42"/>
        </w:numPr>
        <w:autoSpaceDE w:val="0"/>
        <w:autoSpaceDN w:val="0"/>
        <w:adjustRightInd w:val="0"/>
        <w:rPr>
          <w:ins w:id="219" w:author="Ricardo Capote" w:date="2016-06-16T14:16:00Z"/>
          <w:rFonts w:cs="Times"/>
          <w:szCs w:val="18"/>
          <w:lang w:eastAsia="pt-PT"/>
        </w:rPr>
      </w:pPr>
      <w:ins w:id="220" w:author="Ricardo Capote" w:date="2016-06-16T14:13:00Z">
        <w:r w:rsidRPr="00906B09">
          <w:rPr>
            <w:rFonts w:cs="Helvetica"/>
            <w:szCs w:val="18"/>
            <w:lang w:eastAsia="pt-PT"/>
          </w:rPr>
          <w:t>NetCDF (the same than the automatic one, but you can choose where yo</w:t>
        </w:r>
        <w:r w:rsidR="00F43C8D" w:rsidRPr="00906B09">
          <w:rPr>
            <w:rFonts w:cs="Helvetica"/>
            <w:szCs w:val="18"/>
            <w:lang w:eastAsia="pt-PT"/>
          </w:rPr>
          <w:t>u want it, and how it is named);</w:t>
        </w:r>
      </w:ins>
    </w:p>
    <w:p w14:paraId="7E3582BE" w14:textId="77777777" w:rsidR="00F43C8D" w:rsidRPr="00906B09" w:rsidRDefault="00F43C8D" w:rsidP="00F43C8D">
      <w:pPr>
        <w:pStyle w:val="ListParagraph"/>
        <w:widowControl w:val="0"/>
        <w:autoSpaceDE w:val="0"/>
        <w:autoSpaceDN w:val="0"/>
        <w:adjustRightInd w:val="0"/>
        <w:rPr>
          <w:ins w:id="221" w:author="Ricardo Capote" w:date="2016-06-16T14:13:00Z"/>
          <w:rFonts w:cs="Times"/>
          <w:szCs w:val="18"/>
          <w:lang w:eastAsia="pt-PT"/>
        </w:rPr>
      </w:pPr>
    </w:p>
    <w:p w14:paraId="373F13A6" w14:textId="0311090E" w:rsidR="00F43C8D" w:rsidRPr="00906B09" w:rsidRDefault="00C734B8" w:rsidP="00F43C8D">
      <w:pPr>
        <w:pStyle w:val="ListParagraph"/>
        <w:widowControl w:val="0"/>
        <w:numPr>
          <w:ilvl w:val="0"/>
          <w:numId w:val="42"/>
        </w:numPr>
        <w:tabs>
          <w:tab w:val="left" w:pos="220"/>
          <w:tab w:val="left" w:pos="720"/>
        </w:tabs>
        <w:autoSpaceDE w:val="0"/>
        <w:autoSpaceDN w:val="0"/>
        <w:adjustRightInd w:val="0"/>
        <w:rPr>
          <w:ins w:id="222" w:author="Ricardo Capote" w:date="2016-06-16T14:16:00Z"/>
          <w:rFonts w:cs="Times"/>
          <w:szCs w:val="18"/>
          <w:lang w:eastAsia="pt-PT"/>
        </w:rPr>
      </w:pPr>
      <w:ins w:id="223" w:author="Ricardo Capote" w:date="2016-06-16T14:13:00Z">
        <w:r w:rsidRPr="00906B09">
          <w:rPr>
            <w:rFonts w:cs="Helvetica"/>
            <w:szCs w:val="18"/>
            <w:lang w:eastAsia="pt-PT"/>
          </w:rPr>
          <w:t>Ascii</w:t>
        </w:r>
      </w:ins>
      <w:ins w:id="224" w:author="Ricardo Capote" w:date="2016-06-16T14:16:00Z">
        <w:r w:rsidR="00F43C8D" w:rsidRPr="00906B09">
          <w:rPr>
            <w:rFonts w:cs="Times"/>
            <w:szCs w:val="18"/>
            <w:lang w:eastAsia="pt-PT"/>
          </w:rPr>
          <w:t xml:space="preserve"> - </w:t>
        </w:r>
      </w:ins>
      <w:ins w:id="225" w:author="Ricardo Capote" w:date="2016-06-16T14:13:00Z">
        <w:r w:rsidRPr="00906B09">
          <w:rPr>
            <w:rFonts w:cs="Helvetica"/>
            <w:szCs w:val="18"/>
            <w:lang w:eastAsia="pt-PT"/>
          </w:rPr>
          <w:t>The Ascii export can also be seen (once saved) through a built-in text viewer ('</w:t>
        </w:r>
        <w:r w:rsidRPr="00906B09">
          <w:rPr>
            <w:rFonts w:cs="Times"/>
            <w:szCs w:val="18"/>
            <w:lang w:eastAsia="pt-PT"/>
          </w:rPr>
          <w:t>Edit Ascii export</w:t>
        </w:r>
        <w:r w:rsidR="00F43C8D" w:rsidRPr="00906B09">
          <w:rPr>
            <w:rFonts w:cs="Helvetica"/>
            <w:szCs w:val="18"/>
            <w:lang w:eastAsia="pt-PT"/>
          </w:rPr>
          <w:t>' button)</w:t>
        </w:r>
        <w:r w:rsidR="00F43C8D" w:rsidRPr="00906B09">
          <w:rPr>
            <w:rFonts w:cs="Times"/>
            <w:szCs w:val="18"/>
            <w:lang w:eastAsia="pt-PT"/>
          </w:rPr>
          <w:t>;</w:t>
        </w:r>
      </w:ins>
    </w:p>
    <w:p w14:paraId="65E5AD87" w14:textId="77777777" w:rsidR="00F43C8D" w:rsidRPr="00906B09" w:rsidRDefault="00F43C8D" w:rsidP="00F43C8D">
      <w:pPr>
        <w:pStyle w:val="ListParagraph"/>
        <w:widowControl w:val="0"/>
        <w:tabs>
          <w:tab w:val="left" w:pos="220"/>
          <w:tab w:val="left" w:pos="720"/>
        </w:tabs>
        <w:autoSpaceDE w:val="0"/>
        <w:autoSpaceDN w:val="0"/>
        <w:adjustRightInd w:val="0"/>
        <w:rPr>
          <w:ins w:id="226" w:author="Ricardo Capote" w:date="2016-06-16T14:13:00Z"/>
          <w:rFonts w:cs="Times"/>
          <w:szCs w:val="18"/>
          <w:lang w:eastAsia="pt-PT"/>
        </w:rPr>
      </w:pPr>
    </w:p>
    <w:p w14:paraId="490F855D" w14:textId="51EFB418" w:rsidR="00C734B8" w:rsidRPr="00906B09" w:rsidRDefault="00C734B8" w:rsidP="00F43C8D">
      <w:pPr>
        <w:pStyle w:val="ListParagraph"/>
        <w:widowControl w:val="0"/>
        <w:numPr>
          <w:ilvl w:val="0"/>
          <w:numId w:val="42"/>
        </w:numPr>
        <w:tabs>
          <w:tab w:val="left" w:pos="220"/>
          <w:tab w:val="left" w:pos="720"/>
        </w:tabs>
        <w:autoSpaceDE w:val="0"/>
        <w:autoSpaceDN w:val="0"/>
        <w:adjustRightInd w:val="0"/>
        <w:rPr>
          <w:ins w:id="227" w:author="Ricardo Capote" w:date="2016-06-16T14:14:00Z"/>
          <w:rFonts w:cs="Times"/>
          <w:szCs w:val="18"/>
          <w:lang w:eastAsia="pt-PT"/>
        </w:rPr>
      </w:pPr>
      <w:ins w:id="228" w:author="Ricardo Capote" w:date="2016-06-16T14:13:00Z">
        <w:r w:rsidRPr="00906B09">
          <w:rPr>
            <w:rFonts w:cs="Helvetica"/>
            <w:szCs w:val="18"/>
            <w:lang w:eastAsia="pt-PT"/>
          </w:rPr>
          <w:t>GeoTiff (if the axis of the operation are longitude and latitude), which also provides a Google Earth KML export format.</w:t>
        </w:r>
      </w:ins>
    </w:p>
    <w:p w14:paraId="1EBB7BD2" w14:textId="77777777" w:rsidR="00F43C8D" w:rsidRPr="00906B09" w:rsidRDefault="00F43C8D" w:rsidP="00F43C8D">
      <w:pPr>
        <w:widowControl w:val="0"/>
        <w:autoSpaceDE w:val="0"/>
        <w:autoSpaceDN w:val="0"/>
        <w:adjustRightInd w:val="0"/>
        <w:rPr>
          <w:ins w:id="229" w:author="Ricardo Capote" w:date="2016-06-16T14:17:00Z"/>
          <w:rFonts w:cs="Helvetica"/>
          <w:szCs w:val="18"/>
          <w:lang w:eastAsia="pt-PT"/>
        </w:rPr>
      </w:pPr>
    </w:p>
    <w:p w14:paraId="32148F2E" w14:textId="77777777" w:rsidR="00C734B8" w:rsidRPr="00906B09" w:rsidRDefault="00C734B8" w:rsidP="00F43C8D">
      <w:pPr>
        <w:widowControl w:val="0"/>
        <w:autoSpaceDE w:val="0"/>
        <w:autoSpaceDN w:val="0"/>
        <w:adjustRightInd w:val="0"/>
        <w:rPr>
          <w:ins w:id="230" w:author="Ricardo Capote" w:date="2016-06-16T14:14:00Z"/>
          <w:rFonts w:cs="Times"/>
          <w:szCs w:val="18"/>
          <w:lang w:eastAsia="pt-PT"/>
        </w:rPr>
      </w:pPr>
      <w:ins w:id="231" w:author="Ricardo Capote" w:date="2016-06-16T14:14:00Z">
        <w:r w:rsidRPr="00906B09">
          <w:rPr>
            <w:rFonts w:cs="Helvetica"/>
            <w:szCs w:val="18"/>
            <w:lang w:eastAsia="pt-PT"/>
          </w:rPr>
          <w:t xml:space="preserve">The KML/KMZ file contains the following information: </w:t>
        </w:r>
      </w:ins>
    </w:p>
    <w:p w14:paraId="59C594B4" w14:textId="04CEE412" w:rsidR="00C734B8" w:rsidRPr="00906B09" w:rsidRDefault="00F43C8D" w:rsidP="00A51DFF">
      <w:pPr>
        <w:pStyle w:val="Indent2withBullet"/>
        <w:rPr>
          <w:ins w:id="232" w:author="Ricardo Capote" w:date="2016-06-16T14:14:00Z"/>
          <w:rFonts w:cs="Times"/>
          <w:lang w:eastAsia="pt-PT"/>
        </w:rPr>
      </w:pPr>
      <w:ins w:id="233" w:author="Ricardo Capote" w:date="2016-06-16T14:14:00Z">
        <w:r w:rsidRPr="00906B09">
          <w:rPr>
            <w:lang w:eastAsia="pt-PT"/>
          </w:rPr>
          <w:t>The GeoTiff image overlaid</w:t>
        </w:r>
        <w:r w:rsidRPr="00906B09">
          <w:rPr>
            <w:rFonts w:cs="Times"/>
            <w:lang w:eastAsia="pt-PT"/>
          </w:rPr>
          <w:t>,</w:t>
        </w:r>
      </w:ins>
    </w:p>
    <w:p w14:paraId="0BE691B0" w14:textId="7AA157CC" w:rsidR="00C734B8" w:rsidRPr="00906B09" w:rsidRDefault="00C734B8" w:rsidP="00A51DFF">
      <w:pPr>
        <w:pStyle w:val="Indent2withBullet"/>
        <w:rPr>
          <w:ins w:id="234" w:author="Ricardo Capote" w:date="2016-06-16T14:14:00Z"/>
          <w:rFonts w:cs="Times"/>
          <w:lang w:eastAsia="pt-PT"/>
        </w:rPr>
      </w:pPr>
      <w:ins w:id="235" w:author="Ricardo Capote" w:date="2016-06-16T14:14:00Z">
        <w:r w:rsidRPr="00906B09">
          <w:rPr>
            <w:lang w:eastAsia="pt-PT"/>
          </w:rPr>
          <w:t>Along track points coloured as the GeoTiff. In the description of each point you will find:</w:t>
        </w:r>
      </w:ins>
    </w:p>
    <w:p w14:paraId="276FCDAD" w14:textId="31CD8F8D" w:rsidR="00C734B8" w:rsidRPr="00906B09" w:rsidRDefault="00C734B8" w:rsidP="00A51DFF">
      <w:pPr>
        <w:pStyle w:val="Indent2withBullet"/>
        <w:numPr>
          <w:ilvl w:val="1"/>
          <w:numId w:val="42"/>
        </w:numPr>
        <w:rPr>
          <w:ins w:id="236" w:author="Ricardo Capote" w:date="2016-06-16T14:14:00Z"/>
          <w:rFonts w:cs="Times"/>
          <w:lang w:eastAsia="pt-PT"/>
        </w:rPr>
      </w:pPr>
      <w:ins w:id="237" w:author="Ricardo Capote" w:date="2016-06-16T14:14:00Z">
        <w:r w:rsidRPr="00906B09">
          <w:rPr>
            <w:lang w:eastAsia="pt-PT"/>
          </w:rPr>
          <w:t>Lat</w:t>
        </w:r>
        <w:r w:rsidR="00E00375" w:rsidRPr="00906B09">
          <w:rPr>
            <w:lang w:eastAsia="pt-PT"/>
          </w:rPr>
          <w:t>itude and Longitude information</w:t>
        </w:r>
      </w:ins>
    </w:p>
    <w:p w14:paraId="07323D4B" w14:textId="3D273E8F" w:rsidR="00C734B8" w:rsidRPr="00906B09" w:rsidRDefault="00C734B8" w:rsidP="00A51DFF">
      <w:pPr>
        <w:pStyle w:val="Indent2withBullet"/>
        <w:numPr>
          <w:ilvl w:val="1"/>
          <w:numId w:val="42"/>
        </w:numPr>
        <w:rPr>
          <w:ins w:id="238" w:author="Ricardo Capote" w:date="2016-06-16T14:14:00Z"/>
          <w:rFonts w:cs="Times"/>
          <w:lang w:eastAsia="pt-PT"/>
        </w:rPr>
      </w:pPr>
      <w:ins w:id="239" w:author="Ricardo Capote" w:date="2016-06-16T14:14:00Z">
        <w:r w:rsidRPr="00906B09">
          <w:rPr>
            <w:lang w:eastAsia="pt-PT"/>
          </w:rPr>
          <w:t>The Data variable chosen to be exported. In case the data exported is a distance measurement, the di</w:t>
        </w:r>
      </w:ins>
      <w:ins w:id="240" w:author="Ricardo Capote" w:date="2016-06-16T14:18:00Z">
        <w:r w:rsidR="0044571C" w:rsidRPr="00906B09">
          <w:rPr>
            <w:lang w:eastAsia="pt-PT"/>
          </w:rPr>
          <w:t>f</w:t>
        </w:r>
      </w:ins>
      <w:ins w:id="241" w:author="Ricardo Capote" w:date="2016-06-16T14:14:00Z">
        <w:r w:rsidRPr="00906B09">
          <w:rPr>
            <w:lang w:eastAsia="pt-PT"/>
          </w:rPr>
          <w:t>ferent along t</w:t>
        </w:r>
      </w:ins>
      <w:ins w:id="242" w:author="Ricardo Capote" w:date="2016-06-16T14:18:00Z">
        <w:r w:rsidR="0044571C" w:rsidRPr="00906B09">
          <w:rPr>
            <w:lang w:eastAsia="pt-PT"/>
          </w:rPr>
          <w:t>r</w:t>
        </w:r>
      </w:ins>
      <w:ins w:id="243" w:author="Ricardo Capote" w:date="2016-06-16T14:14:00Z">
        <w:r w:rsidR="0044571C" w:rsidRPr="00906B09">
          <w:rPr>
            <w:lang w:eastAsia="pt-PT"/>
          </w:rPr>
          <w:t>a</w:t>
        </w:r>
        <w:r w:rsidRPr="00906B09">
          <w:rPr>
            <w:lang w:eastAsia="pt-PT"/>
          </w:rPr>
          <w:t xml:space="preserve">ck points would be also placed with the elevation of the exported data. (Only one variable can be exported each time. If there are more variables placed on the Data folder, the export will not work). </w:t>
        </w:r>
      </w:ins>
    </w:p>
    <w:p w14:paraId="5198577F" w14:textId="1AB2334F" w:rsidR="00974859" w:rsidRPr="00906B09" w:rsidRDefault="00C734B8" w:rsidP="00A51DFF">
      <w:pPr>
        <w:pStyle w:val="Indent2withBullet"/>
        <w:numPr>
          <w:ilvl w:val="1"/>
          <w:numId w:val="42"/>
        </w:numPr>
        <w:rPr>
          <w:ins w:id="244" w:author="Ricardo Capote" w:date="2016-06-16T14:19:00Z"/>
          <w:rFonts w:cs="Times"/>
          <w:lang w:eastAsia="pt-PT"/>
        </w:rPr>
      </w:pPr>
      <w:ins w:id="245" w:author="Ricardo Capote" w:date="2016-06-16T14:14:00Z">
        <w:r w:rsidRPr="00906B09">
          <w:rPr>
            <w:lang w:eastAsia="pt-PT"/>
          </w:rPr>
          <w:t>A</w:t>
        </w:r>
        <w:r w:rsidRPr="00906B09">
          <w:rPr>
            <w:color w:val="262626"/>
            <w:lang w:eastAsia="pt-PT"/>
          </w:rPr>
          <w:t>cquisition time, dataset/filetype information.</w:t>
        </w:r>
      </w:ins>
    </w:p>
    <w:p w14:paraId="6BC88984" w14:textId="03961ABD" w:rsidR="00974859" w:rsidRPr="00906B09" w:rsidRDefault="008066A9" w:rsidP="00A51DFF">
      <w:pPr>
        <w:pStyle w:val="Indent2withBullet"/>
        <w:numPr>
          <w:ilvl w:val="1"/>
          <w:numId w:val="42"/>
        </w:numPr>
        <w:rPr>
          <w:ins w:id="246" w:author="Ricardo Capote" w:date="2016-06-16T14:19:00Z"/>
          <w:rFonts w:cs="Times"/>
          <w:lang w:eastAsia="pt-PT"/>
        </w:rPr>
      </w:pPr>
      <w:ins w:id="247" w:author="Ana Friaças" w:date="2016-06-23T18:59:00Z">
        <w:r w:rsidRPr="00906B09">
          <w:rPr>
            <w:lang w:eastAsia="pt-PT"/>
          </w:rPr>
          <w:t>Colour</w:t>
        </w:r>
      </w:ins>
      <w:ins w:id="248" w:author="Ricardo Capote" w:date="2016-06-16T14:19:00Z">
        <w:r w:rsidR="00974859" w:rsidRPr="00906B09">
          <w:rPr>
            <w:lang w:eastAsia="pt-PT"/>
          </w:rPr>
          <w:t xml:space="preserve"> bar</w:t>
        </w:r>
      </w:ins>
      <w:ins w:id="249" w:author="Ricardo Capote" w:date="2016-06-16T14:14:00Z">
        <w:r w:rsidR="00C734B8" w:rsidRPr="00906B09">
          <w:rPr>
            <w:lang w:eastAsia="pt-PT"/>
          </w:rPr>
          <w:t xml:space="preserve"> relating the values of the variable exported and the corresponding color.</w:t>
        </w:r>
      </w:ins>
    </w:p>
    <w:p w14:paraId="737C2EDA" w14:textId="58272817" w:rsidR="00C734B8" w:rsidRPr="00906B09" w:rsidRDefault="00C734B8" w:rsidP="00A51DFF">
      <w:pPr>
        <w:pStyle w:val="Indent2withBullet"/>
        <w:numPr>
          <w:ilvl w:val="1"/>
          <w:numId w:val="42"/>
        </w:numPr>
        <w:rPr>
          <w:ins w:id="250" w:author="Ricardo Capote" w:date="2016-06-16T14:13:00Z"/>
          <w:rFonts w:cs="Times"/>
          <w:lang w:eastAsia="pt-PT"/>
        </w:rPr>
      </w:pPr>
      <w:ins w:id="251" w:author="Ricardo Capote" w:date="2016-06-16T14:14:00Z">
        <w:r w:rsidRPr="00906B09">
          <w:rPr>
            <w:lang w:eastAsia="pt-PT"/>
          </w:rPr>
          <w:t xml:space="preserve">Brat logo </w:t>
        </w:r>
      </w:ins>
      <w:ins w:id="252" w:author="Ricardo Capote" w:date="2016-06-16T14:19:00Z">
        <w:r w:rsidR="00974859" w:rsidRPr="00906B09">
          <w:rPr>
            <w:lang w:eastAsia="pt-PT"/>
          </w:rPr>
          <w:t>overlaid</w:t>
        </w:r>
      </w:ins>
      <w:ins w:id="253" w:author="Ricardo Capote" w:date="2016-06-16T14:14:00Z">
        <w:r w:rsidRPr="00906B09">
          <w:rPr>
            <w:lang w:eastAsia="pt-PT"/>
          </w:rPr>
          <w:t xml:space="preserve">. </w:t>
        </w:r>
      </w:ins>
    </w:p>
    <w:p w14:paraId="33401513" w14:textId="0F5C12C1" w:rsidR="00F353BB" w:rsidRPr="00906B09" w:rsidDel="00C734B8" w:rsidRDefault="00076A3E">
      <w:pPr>
        <w:rPr>
          <w:del w:id="254" w:author="Ricardo Capote" w:date="2016-06-16T14:13:00Z"/>
        </w:rPr>
      </w:pPr>
      <w:del w:id="255" w:author="Ricardo Capote" w:date="2016-06-16T14:13:00Z">
        <w:r w:rsidRPr="00906B09" w:rsidDel="00C734B8">
          <w:delText>To be implemented in a future release.</w:delText>
        </w:r>
      </w:del>
    </w:p>
    <w:p w14:paraId="3C755A1C" w14:textId="77777777" w:rsidR="00655D11" w:rsidRPr="00906B09" w:rsidRDefault="00655D11" w:rsidP="00655D11"/>
    <w:p w14:paraId="7D0EC6B3" w14:textId="77777777" w:rsidR="00655D11" w:rsidRPr="00906B09" w:rsidRDefault="00655D11" w:rsidP="00655D11">
      <w:pPr>
        <w:pStyle w:val="Heading3"/>
      </w:pPr>
      <w:bookmarkStart w:id="256" w:name="_Toc449978461"/>
      <w:r w:rsidRPr="00906B09">
        <w:t>Create a view</w:t>
      </w:r>
      <w:bookmarkEnd w:id="256"/>
    </w:p>
    <w:p w14:paraId="3AE9BBC3" w14:textId="77777777" w:rsidR="00655D11" w:rsidRPr="00906B09" w:rsidRDefault="00655D11" w:rsidP="00655D11">
      <w:r w:rsidRPr="00906B09">
        <w:t xml:space="preserve">When you have executed your operation, you may want to have a look at the results in a graphical way. </w:t>
      </w:r>
      <w:r w:rsidR="00CB6D26" w:rsidRPr="00906B09">
        <w:t xml:space="preserve"> This is usually automatic, after having computed a certain operation. If you want to view a certain operation you had previously computed, you can also do so by accessing “Window&gt;Open” menu (this way you will not have to recompute every operation you may want to view).</w:t>
      </w:r>
    </w:p>
    <w:p w14:paraId="33D4EFB2" w14:textId="77777777" w:rsidR="00655D11" w:rsidRPr="00906B09" w:rsidRDefault="009A5BD4" w:rsidP="00655D11">
      <w:r w:rsidRPr="00906B09">
        <w:rPr>
          <w:noProof/>
          <w:lang w:val="pt-PT" w:eastAsia="pt-PT"/>
        </w:rPr>
        <w:lastRenderedPageBreak/>
        <w:drawing>
          <wp:anchor distT="0" distB="0" distL="114300" distR="114300" simplePos="0" relativeHeight="251671552" behindDoc="0" locked="0" layoutInCell="1" allowOverlap="1" wp14:anchorId="17D54D51" wp14:editId="6D03EDB8">
            <wp:simplePos x="0" y="0"/>
            <wp:positionH relativeFrom="column">
              <wp:posOffset>1468120</wp:posOffset>
            </wp:positionH>
            <wp:positionV relativeFrom="paragraph">
              <wp:posOffset>360680</wp:posOffset>
            </wp:positionV>
            <wp:extent cx="3121025" cy="3990975"/>
            <wp:effectExtent l="19050" t="0" r="3175" b="0"/>
            <wp:wrapTopAndBottom/>
            <wp:docPr id="27" name="image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21025" cy="3990975"/>
                    </a:xfrm>
                    <a:prstGeom prst="rect">
                      <a:avLst/>
                    </a:prstGeom>
                    <a:noFill/>
                    <a:ln>
                      <a:noFill/>
                      <a:prstDash/>
                    </a:ln>
                  </pic:spPr>
                </pic:pic>
              </a:graphicData>
            </a:graphic>
          </wp:anchor>
        </w:drawing>
      </w:r>
    </w:p>
    <w:p w14:paraId="0AFC60ED" w14:textId="77777777" w:rsidR="00655D11" w:rsidRPr="00906B09" w:rsidRDefault="00655D11" w:rsidP="00655D11"/>
    <w:p w14:paraId="0F1F0EBC" w14:textId="77777777" w:rsidR="00655D11" w:rsidRPr="00906B09" w:rsidRDefault="00655D11" w:rsidP="000C23ED">
      <w:pPr>
        <w:pStyle w:val="Caption"/>
      </w:pPr>
      <w:bookmarkStart w:id="257" w:name="_Toc449978542"/>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6</w:t>
      </w:r>
      <w:r w:rsidR="00172F16" w:rsidRPr="00906B09">
        <w:fldChar w:fldCharType="end"/>
      </w:r>
      <w:r w:rsidR="00885577" w:rsidRPr="00906B09">
        <w:t xml:space="preserve">: </w:t>
      </w:r>
      <w:r w:rsidR="00557AE0" w:rsidRPr="00906B09">
        <w:t xml:space="preserve">Dialog shown when “Window&gt;Open” menu is triggered that allows the selection and visualization of a certain </w:t>
      </w:r>
      <w:r w:rsidR="007E101B" w:rsidRPr="00906B09">
        <w:t>operations</w:t>
      </w:r>
      <w:bookmarkEnd w:id="257"/>
    </w:p>
    <w:p w14:paraId="35850356" w14:textId="77777777" w:rsidR="00655D11" w:rsidRPr="00906B09" w:rsidRDefault="00655D11" w:rsidP="00655D11"/>
    <w:p w14:paraId="4ADDC731" w14:textId="77777777" w:rsidR="00CB7DBA" w:rsidRPr="00906B09" w:rsidRDefault="00CB7DBA" w:rsidP="00655D11">
      <w:r w:rsidRPr="00906B09">
        <w:t>In the current version of Brat you can only visualize data expression(s) from the same Operation previously computed. Therefore it will only make sense to visualize data from a given Operation. You can select the operation you want to visualize in the “</w:t>
      </w:r>
      <w:r w:rsidRPr="00906B09">
        <w:rPr>
          <w:b/>
        </w:rPr>
        <w:t xml:space="preserve">Operation” </w:t>
      </w:r>
      <w:r w:rsidRPr="00906B09">
        <w:t>drop-down menu.</w:t>
      </w:r>
    </w:p>
    <w:p w14:paraId="392F918C" w14:textId="77777777" w:rsidR="00CB7DBA" w:rsidRPr="00906B09" w:rsidRDefault="00CB7DBA" w:rsidP="00655D11"/>
    <w:p w14:paraId="70EF6D2A" w14:textId="77777777" w:rsidR="00655D11" w:rsidRPr="00906B09" w:rsidRDefault="00655D11" w:rsidP="00655D11">
      <w:r w:rsidRPr="00906B09">
        <w:t xml:space="preserve">The </w:t>
      </w:r>
      <w:r w:rsidR="007A4859" w:rsidRPr="00906B09">
        <w:t>type of available display</w:t>
      </w:r>
      <w:r w:rsidRPr="00906B09">
        <w:t xml:space="preserve"> data </w:t>
      </w:r>
      <w:r w:rsidR="007A4859" w:rsidRPr="00906B09">
        <w:t xml:space="preserve">has </w:t>
      </w:r>
      <w:r w:rsidRPr="00906B09">
        <w:t>three main categories:</w:t>
      </w:r>
    </w:p>
    <w:p w14:paraId="2C3BE523" w14:textId="1B3323A9" w:rsidR="00655D11" w:rsidRPr="00906B09" w:rsidRDefault="00655D11" w:rsidP="00F43C8D">
      <w:pPr>
        <w:pStyle w:val="Indent2withBullet"/>
      </w:pPr>
      <w:r w:rsidRPr="00906B09">
        <w:t>Y=F(X), which are basically curve plots</w:t>
      </w:r>
    </w:p>
    <w:p w14:paraId="10D23361" w14:textId="77777777" w:rsidR="00655D11" w:rsidRPr="00906B09" w:rsidRDefault="00655D11" w:rsidP="00E00375">
      <w:pPr>
        <w:pStyle w:val="Indent2withBullet"/>
      </w:pPr>
      <w:r w:rsidRPr="00906B09">
        <w:t>Z=F(X,Y), which are the representation of a value (in colors/contours) with respect to two others</w:t>
      </w:r>
    </w:p>
    <w:p w14:paraId="6B09C489" w14:textId="77777777" w:rsidR="00655D11" w:rsidRPr="00906B09" w:rsidRDefault="00655D11" w:rsidP="0044571C">
      <w:pPr>
        <w:pStyle w:val="Indent2withBullet"/>
      </w:pPr>
      <w:r w:rsidRPr="00906B09">
        <w:t>Z=F(Lon,Lat), i.e. maps</w:t>
      </w:r>
    </w:p>
    <w:p w14:paraId="70C5B3BA" w14:textId="77777777" w:rsidR="00655D11" w:rsidRPr="00906B09" w:rsidRDefault="007A4859" w:rsidP="00655D11">
      <w:r w:rsidRPr="00906B09">
        <w:t xml:space="preserve"> Different view types, will generate different view windows. However, there will be always a way to select the current “</w:t>
      </w:r>
      <w:r w:rsidRPr="00906B09">
        <w:rPr>
          <w:b/>
        </w:rPr>
        <w:t xml:space="preserve">Operation” </w:t>
      </w:r>
      <w:r w:rsidRPr="00906B09">
        <w:t>(via dr</w:t>
      </w:r>
      <w:r w:rsidR="00D41E52" w:rsidRPr="00906B09">
        <w:t>op-down menu) and</w:t>
      </w:r>
      <w:r w:rsidRPr="00906B09">
        <w:t xml:space="preserve"> “</w:t>
      </w:r>
      <w:r w:rsidRPr="00906B09">
        <w:rPr>
          <w:b/>
        </w:rPr>
        <w:t>View</w:t>
      </w:r>
      <w:r w:rsidRPr="00906B09">
        <w:t>” (view “Operation Views” drop-down menu)</w:t>
      </w:r>
      <w:r w:rsidR="00D41E52" w:rsidRPr="00906B09">
        <w:t>.</w:t>
      </w:r>
    </w:p>
    <w:p w14:paraId="6B8CDF6D" w14:textId="77777777" w:rsidR="00F353BB" w:rsidRPr="00906B09" w:rsidRDefault="00630819">
      <w:pPr>
        <w:jc w:val="center"/>
      </w:pPr>
      <w:r w:rsidRPr="00906B09">
        <w:rPr>
          <w:noProof/>
          <w:lang w:val="pt-PT" w:eastAsia="pt-PT"/>
        </w:rPr>
        <w:lastRenderedPageBreak/>
        <w:drawing>
          <wp:inline distT="0" distB="0" distL="0" distR="0" wp14:anchorId="4AC3AF1E" wp14:editId="5021F4BA">
            <wp:extent cx="4447698" cy="3473332"/>
            <wp:effectExtent l="19050" t="0" r="0" b="0"/>
            <wp:docPr id="28" name="Image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47698" cy="3473332"/>
                    </a:xfrm>
                    <a:prstGeom prst="rect">
                      <a:avLst/>
                    </a:prstGeom>
                    <a:noFill/>
                    <a:ln>
                      <a:noFill/>
                      <a:prstDash/>
                    </a:ln>
                  </pic:spPr>
                </pic:pic>
              </a:graphicData>
            </a:graphic>
          </wp:inline>
        </w:drawing>
      </w:r>
    </w:p>
    <w:p w14:paraId="1664585A" w14:textId="77777777" w:rsidR="00630819" w:rsidRPr="00906B09" w:rsidRDefault="00630819" w:rsidP="000C23ED">
      <w:pPr>
        <w:pStyle w:val="Caption"/>
      </w:pPr>
      <w:bookmarkStart w:id="258" w:name="_Toc449978543"/>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7</w:t>
      </w:r>
      <w:r w:rsidR="00172F16" w:rsidRPr="00906B09">
        <w:fldChar w:fldCharType="end"/>
      </w:r>
      <w:r w:rsidRPr="00906B09">
        <w:t xml:space="preserve">: A </w:t>
      </w:r>
      <w:r w:rsidR="007A3ADA" w:rsidRPr="00906B09">
        <w:t>'Display’ window</w:t>
      </w:r>
      <w:r w:rsidRPr="00906B09">
        <w:t xml:space="preserve"> with one view created. Note the list of available</w:t>
      </w:r>
      <w:r w:rsidR="007A3ADA" w:rsidRPr="00906B09">
        <w:t xml:space="preserve"> views</w:t>
      </w:r>
      <w:bookmarkEnd w:id="258"/>
    </w:p>
    <w:p w14:paraId="229E42FF" w14:textId="77777777" w:rsidR="00630819" w:rsidRPr="00906B09" w:rsidRDefault="00630819" w:rsidP="00630819"/>
    <w:p w14:paraId="2C7D035C" w14:textId="77777777" w:rsidR="007A3ADA" w:rsidRPr="00906B09" w:rsidRDefault="007A3ADA" w:rsidP="00DD5BEA">
      <w:r w:rsidRPr="00906B09">
        <w:t>Notice that all the data expressions are already made available for you to use under the “Data Options” tab. Here you can customize how to view your data or which data expressions to render.</w:t>
      </w:r>
    </w:p>
    <w:p w14:paraId="52F6A847" w14:textId="77777777" w:rsidR="00A72838" w:rsidRPr="00906B09" w:rsidRDefault="00A72838" w:rsidP="00DD5BEA">
      <w:r w:rsidRPr="00906B09">
        <w:t>You can select more than one data expression to be displayed. To handle animated plots configuration change the settings under “Animation” tab. All plot properties are to be changed within the visualisation window (see</w:t>
      </w:r>
      <w:r w:rsidR="00700949" w:rsidRPr="00906B09">
        <w:t xml:space="preserve"> visualization interface) but, </w:t>
      </w:r>
      <w:r w:rsidRPr="00906B09">
        <w:t xml:space="preserve">have to be re-defined each time you launch a plot.  </w:t>
      </w:r>
    </w:p>
    <w:p w14:paraId="5BA28D0C" w14:textId="77777777" w:rsidR="00630819" w:rsidRPr="00906B09" w:rsidRDefault="00554CDE" w:rsidP="00554CDE">
      <w:pPr>
        <w:pStyle w:val="Heading2"/>
      </w:pPr>
      <w:bookmarkStart w:id="259" w:name="_Toc449978462"/>
      <w:r w:rsidRPr="00906B09">
        <w:t>BRAT GUI tabs description</w:t>
      </w:r>
      <w:bookmarkEnd w:id="259"/>
    </w:p>
    <w:p w14:paraId="0609FCB9" w14:textId="77777777" w:rsidR="00554CDE" w:rsidRPr="00906B09" w:rsidRDefault="00F53864" w:rsidP="00F53864">
      <w:pPr>
        <w:pStyle w:val="Heading3"/>
      </w:pPr>
      <w:bookmarkStart w:id="260" w:name="_Toc449978463"/>
      <w:r w:rsidRPr="00906B09">
        <w:t>Workspace menu</w:t>
      </w:r>
      <w:bookmarkEnd w:id="260"/>
    </w:p>
    <w:p w14:paraId="4831063F" w14:textId="77777777" w:rsidR="00F53864" w:rsidRPr="00906B09" w:rsidRDefault="00F53864" w:rsidP="00F53864">
      <w:r w:rsidRPr="00906B09">
        <w:t>A 'workspace' is a way of saving your preferences, computations and generally the work done with BRAT.</w:t>
      </w:r>
    </w:p>
    <w:p w14:paraId="1BC96BD7" w14:textId="77777777" w:rsidR="00F53864" w:rsidRPr="00906B09" w:rsidRDefault="00F53864" w:rsidP="00F53864">
      <w:r w:rsidRPr="00906B09">
        <w:t>A workspace contains definitions of:</w:t>
      </w:r>
    </w:p>
    <w:p w14:paraId="193ADF7D" w14:textId="77777777" w:rsidR="00F53864" w:rsidRPr="00906B09" w:rsidRDefault="00F53864" w:rsidP="00D15852">
      <w:pPr>
        <w:pStyle w:val="Indent2withBullet"/>
        <w:rPr>
          <w:b/>
        </w:rPr>
      </w:pPr>
      <w:r w:rsidRPr="00906B09">
        <w:rPr>
          <w:b/>
        </w:rPr>
        <w:t>Datasets</w:t>
      </w:r>
      <w:r w:rsidRPr="00906B09">
        <w:t>, that define the collections of files of the same kind you want to use,</w:t>
      </w:r>
    </w:p>
    <w:p w14:paraId="4976045B" w14:textId="1A289C4A" w:rsidR="00F53864" w:rsidRPr="00906B09" w:rsidRDefault="00F53864" w:rsidP="00D15852">
      <w:pPr>
        <w:pStyle w:val="Indent2withBullet"/>
      </w:pPr>
      <w:r w:rsidRPr="00906B09">
        <w:rPr>
          <w:b/>
        </w:rPr>
        <w:t>Operations</w:t>
      </w:r>
      <w:r w:rsidRPr="00906B09">
        <w:t>, for reading and/or processing and/or selecting data within a dataset</w:t>
      </w:r>
      <w:ins w:id="261" w:author="Ricardo Capote" w:date="2016-06-16T14:48:00Z">
        <w:r w:rsidR="0060529B" w:rsidRPr="00906B09">
          <w:t>.</w:t>
        </w:r>
      </w:ins>
      <w:del w:id="262" w:author="Ricardo Capote" w:date="2016-06-16T14:48:00Z">
        <w:r w:rsidRPr="00906B09" w:rsidDel="0060529B">
          <w:delText>,</w:delText>
        </w:r>
      </w:del>
      <w:r w:rsidRPr="00906B09">
        <w:t xml:space="preserve"> An operation produces an intermediate file (netCDF) and a parameter file. Alternatively, data can be exported, in netCDF, Ascii or GeoTiff and KML.</w:t>
      </w:r>
    </w:p>
    <w:p w14:paraId="4F920115" w14:textId="77777777" w:rsidR="00F53864" w:rsidRPr="00906B09" w:rsidRDefault="00F53864" w:rsidP="00D15852">
      <w:pPr>
        <w:pStyle w:val="Indent2withBullet"/>
        <w:rPr>
          <w:b/>
        </w:rPr>
      </w:pPr>
      <w:r w:rsidRPr="00906B09">
        <w:rPr>
          <w:b/>
        </w:rPr>
        <w:t>Formulas</w:t>
      </w:r>
      <w:r w:rsidRPr="00906B09">
        <w:t>, to enable you to use pre-defined combinations of data fields or to define them yourself and re-use them later.</w:t>
      </w:r>
    </w:p>
    <w:p w14:paraId="2F40744C" w14:textId="77777777" w:rsidR="00F53864" w:rsidRPr="00906B09" w:rsidRDefault="00F53864" w:rsidP="00D15852">
      <w:pPr>
        <w:pStyle w:val="Indent2withBullet"/>
        <w:rPr>
          <w:b/>
        </w:rPr>
      </w:pPr>
      <w:r w:rsidRPr="00906B09">
        <w:rPr>
          <w:b/>
        </w:rPr>
        <w:t>Views</w:t>
      </w:r>
      <w:r w:rsidRPr="00906B09">
        <w:t xml:space="preserve">, that plot results of one or more operations </w:t>
      </w:r>
    </w:p>
    <w:p w14:paraId="56BA5024" w14:textId="77777777" w:rsidR="00F53864" w:rsidRPr="00906B09" w:rsidRDefault="00F53864">
      <w:pPr>
        <w:pStyle w:val="Indent2withoutBullet"/>
        <w:pPrChange w:id="263" w:author="Ricardo Capote" w:date="2016-06-16T15:43:00Z">
          <w:pPr>
            <w:pStyle w:val="Indent1withBullet"/>
          </w:pPr>
        </w:pPrChange>
      </w:pPr>
      <w:r w:rsidRPr="00906B09">
        <w:t>A ‘view’ produces a parameter file and opens the visualisation tool</w:t>
      </w:r>
    </w:p>
    <w:p w14:paraId="44A14853" w14:textId="77777777" w:rsidR="00F53864" w:rsidRPr="00906B09" w:rsidRDefault="00F53864" w:rsidP="00F53864">
      <w:r w:rsidRPr="00906B09">
        <w:t>All these are stored within a folder named from the workspace, with a sub-folder for each part: Datasets, Displays, Formulas and Operations. Displays and Operations folders include parameter files (.par), which define the Views and Operations done, and the latter also include the netCDF intermediate files produced by the tool.</w:t>
      </w:r>
    </w:p>
    <w:p w14:paraId="7A606A6C" w14:textId="77777777" w:rsidR="00F53864" w:rsidRPr="00906B09" w:rsidRDefault="00F53864" w:rsidP="00F53864">
      <w:r w:rsidRPr="00906B09">
        <w:t>Workspace folders can be copied and exchanged. Results saved within a workspace can be accessed even if the source data are not available (but warning messages will be emitted when opening the workspace if some source data are not available).</w:t>
      </w:r>
    </w:p>
    <w:p w14:paraId="5FDF9C01" w14:textId="77777777" w:rsidR="00F53864" w:rsidRPr="00906B09" w:rsidRDefault="00F53864" w:rsidP="00F53864">
      <w:r w:rsidRPr="00906B09">
        <w:lastRenderedPageBreak/>
        <w:t>Workspaces in BRAT GUI are managed by the menu the further to the left. It contains the following items:</w:t>
      </w:r>
    </w:p>
    <w:p w14:paraId="2070CC6C" w14:textId="77777777" w:rsidR="00F53864" w:rsidRPr="00906B09" w:rsidRDefault="00F53864" w:rsidP="00F43C8D">
      <w:pPr>
        <w:pStyle w:val="Indent2withBullet"/>
      </w:pPr>
      <w:r w:rsidRPr="00906B09">
        <w:t>'</w:t>
      </w:r>
      <w:r w:rsidRPr="00906B09">
        <w:rPr>
          <w:b/>
        </w:rPr>
        <w:t>New</w:t>
      </w:r>
      <w:r w:rsidRPr="00906B09">
        <w:t>': creates a new workspace</w:t>
      </w:r>
    </w:p>
    <w:p w14:paraId="225F20F4" w14:textId="77777777" w:rsidR="00F53864" w:rsidRPr="00906B09" w:rsidRDefault="00F53864" w:rsidP="00E00375">
      <w:pPr>
        <w:pStyle w:val="Indent2withBullet"/>
      </w:pPr>
      <w:r w:rsidRPr="00906B09">
        <w:t>'</w:t>
      </w:r>
      <w:r w:rsidRPr="00906B09">
        <w:rPr>
          <w:b/>
        </w:rPr>
        <w:t>Open</w:t>
      </w:r>
      <w:r w:rsidRPr="00906B09">
        <w:t>': opens a previously saved workspace</w:t>
      </w:r>
    </w:p>
    <w:p w14:paraId="368002B0" w14:textId="77777777" w:rsidR="00F53864" w:rsidRPr="00906B09" w:rsidRDefault="00F53864" w:rsidP="0044571C">
      <w:pPr>
        <w:pStyle w:val="Indent2withBullet"/>
      </w:pPr>
      <w:r w:rsidRPr="00906B09">
        <w:t>'</w:t>
      </w:r>
      <w:r w:rsidRPr="00906B09">
        <w:rPr>
          <w:b/>
        </w:rPr>
        <w:t>Save</w:t>
      </w:r>
      <w:r w:rsidRPr="00906B09">
        <w:t>': (or ctrl+s) saves the current workspace and all its datasets, operations, formulas and views</w:t>
      </w:r>
    </w:p>
    <w:p w14:paraId="67F3EFCE" w14:textId="77777777" w:rsidR="00F53864" w:rsidRPr="00906B09" w:rsidRDefault="00F53864" w:rsidP="00974859">
      <w:pPr>
        <w:pStyle w:val="Indent2withBullet"/>
      </w:pPr>
      <w:r w:rsidRPr="00906B09">
        <w:t>'</w:t>
      </w:r>
      <w:r w:rsidRPr="00906B09">
        <w:rPr>
          <w:b/>
        </w:rPr>
        <w:t>Import</w:t>
      </w:r>
      <w:r w:rsidRPr="00906B09">
        <w:t>': imports a previously saved workspace within the current one (Datasets, Operations, Formulas and/or Views). Formulas can be imported separately, but otherwise, Views need the Operations and Operations need Datasets, so that you can't import Views without Operations and Datasets, nor Operations without Datasets.</w:t>
      </w:r>
    </w:p>
    <w:p w14:paraId="144391D2" w14:textId="77777777" w:rsidR="00F53864" w:rsidRPr="00906B09" w:rsidRDefault="00F53864" w:rsidP="00A51DFF">
      <w:pPr>
        <w:pStyle w:val="Indent2withBullet"/>
      </w:pPr>
      <w:r w:rsidRPr="00906B09">
        <w:t>'</w:t>
      </w:r>
      <w:r w:rsidRPr="00906B09">
        <w:rPr>
          <w:b/>
        </w:rPr>
        <w:t>Rename</w:t>
      </w:r>
      <w:r w:rsidRPr="00906B09">
        <w:t>': renames the current workspace (note that it is not a copy, but a change of name)</w:t>
      </w:r>
    </w:p>
    <w:p w14:paraId="7F3DF2E9" w14:textId="77777777" w:rsidR="00092864" w:rsidRPr="00906B09" w:rsidRDefault="00092864" w:rsidP="00263A81">
      <w:pPr>
        <w:pStyle w:val="Indent2withBullet"/>
      </w:pPr>
      <w:r w:rsidRPr="00906B09">
        <w:t>'</w:t>
      </w:r>
      <w:r w:rsidRPr="00906B09">
        <w:rPr>
          <w:b/>
        </w:rPr>
        <w:t>Delete</w:t>
      </w:r>
      <w:r w:rsidRPr="00906B09">
        <w:t>': deletes the current workspace</w:t>
      </w:r>
    </w:p>
    <w:p w14:paraId="069CDBBE" w14:textId="77777777" w:rsidR="00092864" w:rsidRPr="00906B09" w:rsidRDefault="00092864" w:rsidP="0060529B">
      <w:pPr>
        <w:pStyle w:val="Indent2withBullet"/>
      </w:pPr>
      <w:r w:rsidRPr="00906B09">
        <w:t>'</w:t>
      </w:r>
      <w:r w:rsidRPr="00906B09">
        <w:rPr>
          <w:b/>
        </w:rPr>
        <w:t>Recent workspaces</w:t>
      </w:r>
      <w:r w:rsidRPr="00906B09">
        <w:t>': lists the 2 most recently used workspaces</w:t>
      </w:r>
    </w:p>
    <w:p w14:paraId="4AA6CEAE" w14:textId="77777777" w:rsidR="00092864" w:rsidRPr="00906B09" w:rsidRDefault="00596D03" w:rsidP="00596D03">
      <w:pPr>
        <w:pStyle w:val="Heading3"/>
      </w:pPr>
      <w:bookmarkStart w:id="264" w:name="_Toc449978464"/>
      <w:r w:rsidRPr="00906B09">
        <w:t>Datasets tab</w:t>
      </w:r>
      <w:bookmarkEnd w:id="264"/>
    </w:p>
    <w:p w14:paraId="7C53CE10" w14:textId="77777777" w:rsidR="00596D03" w:rsidRPr="00906B09" w:rsidRDefault="00596D03" w:rsidP="00596D03">
      <w:r w:rsidRPr="00906B09">
        <w:t>This tab is dedicated to the choice of the source data product files.</w:t>
      </w:r>
    </w:p>
    <w:p w14:paraId="36152862" w14:textId="77777777" w:rsidR="00596D03" w:rsidRPr="00906B09" w:rsidRDefault="00596D03" w:rsidP="00596D03">
      <w:r w:rsidRPr="00906B09">
        <w:t>In this tab window:</w:t>
      </w:r>
    </w:p>
    <w:p w14:paraId="64BB1915" w14:textId="77777777" w:rsidR="00596D03" w:rsidRPr="00906B09" w:rsidRDefault="00596D03" w:rsidP="00F43C8D">
      <w:pPr>
        <w:pStyle w:val="Indent2withBullet"/>
      </w:pPr>
      <w:r w:rsidRPr="00906B09">
        <w:t>The selected files’ names are on the left; as well as the tools to select them.</w:t>
      </w:r>
    </w:p>
    <w:p w14:paraId="78BE2087" w14:textId="77777777" w:rsidR="00596D03" w:rsidRPr="00906B09" w:rsidRDefault="00596D03" w:rsidP="00E00375">
      <w:pPr>
        <w:pStyle w:val="Indent2withBullet"/>
      </w:pPr>
      <w:r w:rsidRPr="00906B09">
        <w:t xml:space="preserve">The </w:t>
      </w:r>
      <w:r w:rsidR="00435D30" w:rsidRPr="00906B09">
        <w:t xml:space="preserve">bottom </w:t>
      </w:r>
      <w:r w:rsidRPr="00906B09">
        <w:t xml:space="preserve">display lists all fields defined for this kind of data and, </w:t>
      </w:r>
      <w:r w:rsidR="00435D30" w:rsidRPr="00906B09">
        <w:t xml:space="preserve">in the middle </w:t>
      </w:r>
      <w:r w:rsidRPr="00906B09">
        <w:t>there is a more detailed description of the selected field (extracted from the data dictionary).</w:t>
      </w:r>
    </w:p>
    <w:p w14:paraId="30F2DC72" w14:textId="77777777" w:rsidR="00596D03" w:rsidRPr="00906B09" w:rsidRDefault="00596D03" w:rsidP="00596D03">
      <w:r w:rsidRPr="00906B09">
        <w:t>You may define as many datasets as you wish.</w:t>
      </w:r>
    </w:p>
    <w:p w14:paraId="6FFFCF90" w14:textId="77777777" w:rsidR="00596D03" w:rsidRDefault="00596D03" w:rsidP="00596D03">
      <w:r w:rsidRPr="00906B09">
        <w:t>Note that if you want the same operation to be applied to several files separately, you will have to define several datasets, or use the parameter files directly with a script (see section 8.3).</w:t>
      </w:r>
    </w:p>
    <w:p w14:paraId="21BE4872" w14:textId="77777777" w:rsidR="00E404DF" w:rsidRPr="00906B09" w:rsidRDefault="00E404DF" w:rsidP="00596D03"/>
    <w:p w14:paraId="43CAB276" w14:textId="77777777" w:rsidR="00596D03" w:rsidRPr="00906B09" w:rsidRDefault="00596D03" w:rsidP="00596D03">
      <w:r w:rsidRPr="00906B09">
        <w:rPr>
          <w:noProof/>
          <w:lang w:val="pt-PT" w:eastAsia="pt-PT"/>
        </w:rPr>
        <w:drawing>
          <wp:inline distT="0" distB="0" distL="0" distR="0" wp14:anchorId="41B673D0" wp14:editId="0F85D027">
            <wp:extent cx="5907405" cy="3523615"/>
            <wp:effectExtent l="19050" t="0" r="0" b="0"/>
            <wp:docPr id="29" name="Image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07405" cy="3523615"/>
                    </a:xfrm>
                    <a:prstGeom prst="rect">
                      <a:avLst/>
                    </a:prstGeom>
                    <a:noFill/>
                    <a:ln>
                      <a:noFill/>
                      <a:prstDash/>
                    </a:ln>
                  </pic:spPr>
                </pic:pic>
              </a:graphicData>
            </a:graphic>
          </wp:inline>
        </w:drawing>
      </w:r>
    </w:p>
    <w:p w14:paraId="522D291D" w14:textId="77777777" w:rsidR="00596D03" w:rsidRPr="00906B09" w:rsidRDefault="00596D03" w:rsidP="000C23ED">
      <w:pPr>
        <w:pStyle w:val="Caption"/>
      </w:pPr>
      <w:bookmarkStart w:id="265" w:name="_Toc449978544"/>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8</w:t>
      </w:r>
      <w:r w:rsidR="00172F16" w:rsidRPr="00906B09">
        <w:fldChar w:fldCharType="end"/>
      </w:r>
      <w:r w:rsidRPr="00906B09">
        <w:t>: Example of dataset with netCDF data selected.</w:t>
      </w:r>
      <w:bookmarkEnd w:id="265"/>
    </w:p>
    <w:p w14:paraId="298F2BFB" w14:textId="77777777" w:rsidR="00D56EC4" w:rsidRPr="00906B09" w:rsidRDefault="00D56EC4" w:rsidP="00D56EC4"/>
    <w:p w14:paraId="74970BFB" w14:textId="77777777" w:rsidR="00D56EC4" w:rsidRPr="00906B09" w:rsidRDefault="00D56EC4" w:rsidP="00D56EC4">
      <w:pPr>
        <w:pStyle w:val="Heading4"/>
      </w:pPr>
      <w:bookmarkStart w:id="266" w:name="_Toc449978465"/>
      <w:r w:rsidRPr="00906B09">
        <w:lastRenderedPageBreak/>
        <w:t>Creation of a dataset</w:t>
      </w:r>
      <w:bookmarkEnd w:id="266"/>
    </w:p>
    <w:p w14:paraId="61B3872E" w14:textId="1BEDF8D0" w:rsidR="005A7746" w:rsidRPr="00E404DF" w:rsidRDefault="005A7746" w:rsidP="00E404DF">
      <w:r w:rsidRPr="00E404DF">
        <w:t xml:space="preserve">The ‘Dataset Name’ </w:t>
      </w:r>
      <w:r w:rsidR="00281A88" w:rsidRPr="00E404DF">
        <w:t xml:space="preserve">is available in the “File Datasets” text box. This </w:t>
      </w:r>
      <w:r w:rsidRPr="00E404DF">
        <w:t xml:space="preserve">list contains all the defined dataset names and allows you to select and rename a dataset. You have to give the dataset a name (with no spaces or special characters in the name). </w:t>
      </w:r>
    </w:p>
    <w:p w14:paraId="3F55D83C" w14:textId="77777777" w:rsidR="005A7746" w:rsidRPr="00E404DF" w:rsidRDefault="005A7746">
      <w:pPr>
        <w:pStyle w:val="Indent2withBullet"/>
        <w:pPrChange w:id="267" w:author="Ricardo Capote" w:date="2016-06-16T15:43:00Z">
          <w:pPr>
            <w:pStyle w:val="Indent1withBullet"/>
          </w:pPr>
        </w:pPrChange>
      </w:pPr>
      <w:r w:rsidRPr="00E404DF">
        <w:t>If you change the name within</w:t>
      </w:r>
      <w:r w:rsidR="00281A88" w:rsidRPr="00E404DF">
        <w:t xml:space="preserve"> “File Datasets” text box</w:t>
      </w:r>
      <w:r w:rsidRPr="00E404DF">
        <w:t>, and press the Enter key it renames your dataset.</w:t>
      </w:r>
    </w:p>
    <w:p w14:paraId="5B555E8C" w14:textId="77777777" w:rsidR="005A7746" w:rsidRPr="00E404DF" w:rsidRDefault="005A7746" w:rsidP="00E404DF">
      <w:pPr>
        <w:pStyle w:val="Indent2withBullet"/>
      </w:pPr>
      <w:r w:rsidRPr="00E404DF">
        <w:t>The 'New</w:t>
      </w:r>
      <w:r w:rsidR="00281A88" w:rsidRPr="00E404DF">
        <w:t xml:space="preserve"> Dataset</w:t>
      </w:r>
      <w:r w:rsidRPr="00E404DF">
        <w:t>' button creates a new dataset, with a name like 'Datasets_2'</w:t>
      </w:r>
    </w:p>
    <w:p w14:paraId="59F4BB18" w14:textId="2A657416" w:rsidR="005A7746" w:rsidRPr="00E404DF" w:rsidRDefault="005A7746" w:rsidP="00E404DF">
      <w:pPr>
        <w:pStyle w:val="Indent2withBullet"/>
      </w:pPr>
      <w:r w:rsidRPr="00E404DF">
        <w:t>The 'Delete</w:t>
      </w:r>
      <w:r w:rsidR="00AE1525" w:rsidRPr="00E404DF">
        <w:t>...</w:t>
      </w:r>
      <w:r w:rsidRPr="00E404DF">
        <w:t>' button enables to delete an existing dataset, if your dataset is not used in an Operation.</w:t>
      </w:r>
    </w:p>
    <w:p w14:paraId="1CBA7A23" w14:textId="77777777" w:rsidR="005A7746" w:rsidRPr="00906B09" w:rsidRDefault="005A7746" w:rsidP="005A7746">
      <w:pPr>
        <w:pStyle w:val="Heading4"/>
      </w:pPr>
      <w:bookmarkStart w:id="268" w:name="_Toc449978466"/>
      <w:r w:rsidRPr="00906B09">
        <w:t>Management of the data files list</w:t>
      </w:r>
      <w:bookmarkEnd w:id="268"/>
    </w:p>
    <w:p w14:paraId="38EC5234" w14:textId="595E76BD" w:rsidR="005A7746" w:rsidRPr="00906B09" w:rsidRDefault="005A7746" w:rsidP="00FB71E0">
      <w:r w:rsidRPr="00906B09">
        <w:t>The '</w:t>
      </w:r>
      <w:r w:rsidR="005E5935" w:rsidRPr="00906B09">
        <w:rPr>
          <w:b/>
        </w:rPr>
        <w:t>File Datasets</w:t>
      </w:r>
      <w:r w:rsidRPr="00906B09">
        <w:t>'</w:t>
      </w:r>
      <w:r w:rsidR="005E5935" w:rsidRPr="00906B09">
        <w:t xml:space="preserve"> textbox </w:t>
      </w:r>
      <w:r w:rsidRPr="00906B09">
        <w:t>list</w:t>
      </w:r>
      <w:r w:rsidR="005E5935" w:rsidRPr="00906B09">
        <w:t xml:space="preserve"> is organized as a tree like structure that will list all the Datasets included in the current workspace and, when expanded, a certain dataset will list </w:t>
      </w:r>
      <w:del w:id="269" w:author="Ricardo Capote" w:date="2016-06-16T14:51:00Z">
        <w:r w:rsidR="005E5935" w:rsidRPr="00906B09" w:rsidDel="0053604A">
          <w:delText>all the included satellite product data</w:delText>
        </w:r>
        <w:r w:rsidRPr="00906B09" w:rsidDel="0053604A">
          <w:delText xml:space="preserve">includes </w:delText>
        </w:r>
      </w:del>
      <w:r w:rsidRPr="00906B09">
        <w:t>all the files of the dataset. Note that only coherent datasets are possible (i.e. same format, same data product).</w:t>
      </w:r>
    </w:p>
    <w:p w14:paraId="5D1A654A" w14:textId="0476CF73" w:rsidR="005A7746" w:rsidRPr="00906B09" w:rsidRDefault="005A7746" w:rsidP="001D2482">
      <w:pPr>
        <w:pStyle w:val="Indent1withBullet"/>
        <w:rPr>
          <w:lang w:val="en-GB"/>
        </w:rPr>
      </w:pPr>
      <w:r w:rsidRPr="00906B09">
        <w:rPr>
          <w:lang w:val="en-GB"/>
        </w:rPr>
        <w:t>The ‘Clear’ button will remove the whole list</w:t>
      </w:r>
      <w:ins w:id="270" w:author="Ricardo Capote" w:date="2016-06-16T14:52:00Z">
        <w:r w:rsidR="00B86FB7" w:rsidRPr="00906B09">
          <w:rPr>
            <w:lang w:val="en-GB"/>
          </w:rPr>
          <w:t xml:space="preserve"> included in selected dataset</w:t>
        </w:r>
      </w:ins>
      <w:r w:rsidRPr="00906B09">
        <w:rPr>
          <w:lang w:val="en-GB"/>
        </w:rPr>
        <w:t>.</w:t>
      </w:r>
    </w:p>
    <w:p w14:paraId="58AC9DE6" w14:textId="41610313" w:rsidR="005A7746" w:rsidRPr="00906B09" w:rsidRDefault="005A7746" w:rsidP="002B7853">
      <w:pPr>
        <w:pStyle w:val="Indent1withBullet"/>
        <w:rPr>
          <w:lang w:val="en-GB"/>
        </w:rPr>
      </w:pPr>
      <w:r w:rsidRPr="00906B09">
        <w:rPr>
          <w:lang w:val="en-GB"/>
        </w:rPr>
        <w:t>You can delete the selected file by using the ‘Remove</w:t>
      </w:r>
      <w:r w:rsidR="003D02FD" w:rsidRPr="00906B09">
        <w:rPr>
          <w:lang w:val="en-GB"/>
        </w:rPr>
        <w:t>...</w:t>
      </w:r>
      <w:r w:rsidRPr="00906B09">
        <w:rPr>
          <w:lang w:val="en-GB"/>
        </w:rPr>
        <w:t>’ button</w:t>
      </w:r>
      <w:del w:id="271" w:author="Ricardo Capote" w:date="2016-06-16T14:52:00Z">
        <w:r w:rsidRPr="00906B09" w:rsidDel="00B86FB7">
          <w:rPr>
            <w:lang w:val="en-GB"/>
          </w:rPr>
          <w:delText>, or the ‘delete’ key on your keyboard</w:delText>
        </w:r>
      </w:del>
      <w:del w:id="272" w:author="Ricardo Capote" w:date="2016-06-16T14:53:00Z">
        <w:r w:rsidRPr="00906B09" w:rsidDel="00B86FB7">
          <w:rPr>
            <w:lang w:val="en-GB"/>
          </w:rPr>
          <w:delText>.</w:delText>
        </w:r>
      </w:del>
      <w:ins w:id="273" w:author="Ricardo Capote" w:date="2016-06-16T14:53:00Z">
        <w:r w:rsidR="00B86FB7" w:rsidRPr="00906B09">
          <w:rPr>
            <w:lang w:val="en-GB"/>
          </w:rPr>
          <w:t>.</w:t>
        </w:r>
      </w:ins>
    </w:p>
    <w:p w14:paraId="71326E79" w14:textId="41BFCA1E" w:rsidR="005A7746" w:rsidRPr="00906B09" w:rsidDel="00B86FB7" w:rsidRDefault="005A7746" w:rsidP="00DB2E06">
      <w:pPr>
        <w:pStyle w:val="Indent1withBullet"/>
        <w:rPr>
          <w:del w:id="274" w:author="Ricardo Capote" w:date="2016-06-16T14:53:00Z"/>
          <w:lang w:val="en-GB"/>
        </w:rPr>
      </w:pPr>
      <w:del w:id="275" w:author="Ricardo Capote" w:date="2016-06-16T14:53:00Z">
        <w:r w:rsidRPr="00906B09" w:rsidDel="00B86FB7">
          <w:rPr>
            <w:lang w:val="en-GB"/>
          </w:rPr>
          <w:delText xml:space="preserve">The ‘Up’ ‘Down’ and ‘Sort’ buttons are useful when the order in which files are processed is important (e.g. subtracting one file from another). </w:delText>
        </w:r>
        <w:r w:rsidRPr="00906B09" w:rsidDel="00B86FB7">
          <w:rPr>
            <w:lang w:val="en-GB"/>
          </w:rPr>
          <w:tab/>
        </w:r>
      </w:del>
    </w:p>
    <w:p w14:paraId="36C503B4" w14:textId="34A02D7A" w:rsidR="005A7746" w:rsidRPr="00906B09" w:rsidDel="00B86FB7" w:rsidRDefault="005A7746" w:rsidP="00F43C8D">
      <w:pPr>
        <w:pStyle w:val="Indent2withBullet"/>
        <w:rPr>
          <w:del w:id="276" w:author="Ricardo Capote" w:date="2016-06-16T14:53:00Z"/>
        </w:rPr>
      </w:pPr>
      <w:del w:id="277" w:author="Ricardo Capote" w:date="2016-06-16T14:53:00Z">
        <w:r w:rsidRPr="00906B09" w:rsidDel="00B86FB7">
          <w:delText>‘</w:delText>
        </w:r>
        <w:r w:rsidRPr="00906B09" w:rsidDel="00B86FB7">
          <w:rPr>
            <w:b/>
            <w:u w:val="single"/>
          </w:rPr>
          <w:delText>Up</w:delText>
        </w:r>
        <w:r w:rsidRPr="00906B09" w:rsidDel="00B86FB7">
          <w:delText xml:space="preserve">’ moves the selected file upwards in the list, </w:delText>
        </w:r>
        <w:r w:rsidRPr="00906B09" w:rsidDel="00B86FB7">
          <w:tab/>
        </w:r>
      </w:del>
    </w:p>
    <w:p w14:paraId="3F2BF206" w14:textId="7F74E704" w:rsidR="005A7746" w:rsidRPr="00906B09" w:rsidDel="00B86FB7" w:rsidRDefault="005A7746" w:rsidP="00E00375">
      <w:pPr>
        <w:pStyle w:val="Indent2withBullet"/>
        <w:rPr>
          <w:del w:id="278" w:author="Ricardo Capote" w:date="2016-06-16T14:53:00Z"/>
        </w:rPr>
      </w:pPr>
      <w:del w:id="279" w:author="Ricardo Capote" w:date="2016-06-16T14:53:00Z">
        <w:r w:rsidRPr="00906B09" w:rsidDel="00B86FB7">
          <w:delText>‘</w:delText>
        </w:r>
        <w:r w:rsidRPr="00906B09" w:rsidDel="00B86FB7">
          <w:rPr>
            <w:b/>
            <w:u w:val="single"/>
          </w:rPr>
          <w:delText>Down</w:delText>
        </w:r>
        <w:r w:rsidRPr="00906B09" w:rsidDel="00B86FB7">
          <w:delText xml:space="preserve">’ moves it downwards. </w:delText>
        </w:r>
        <w:r w:rsidRPr="00906B09" w:rsidDel="00B86FB7">
          <w:tab/>
        </w:r>
      </w:del>
    </w:p>
    <w:p w14:paraId="13F09DA9" w14:textId="1D2EAB23" w:rsidR="00D56EC4" w:rsidRPr="00906B09" w:rsidDel="00B86FB7" w:rsidRDefault="005A7746" w:rsidP="0044571C">
      <w:pPr>
        <w:pStyle w:val="Indent2withBullet"/>
        <w:rPr>
          <w:del w:id="280" w:author="Ricardo Capote" w:date="2016-06-16T14:53:00Z"/>
        </w:rPr>
      </w:pPr>
      <w:del w:id="281" w:author="Ricardo Capote" w:date="2016-06-16T14:53:00Z">
        <w:r w:rsidRPr="00906B09" w:rsidDel="00B86FB7">
          <w:delText>‘</w:delText>
        </w:r>
        <w:r w:rsidRPr="00906B09" w:rsidDel="00B86FB7">
          <w:rPr>
            <w:b/>
            <w:u w:val="single"/>
          </w:rPr>
          <w:delText>Sort</w:delText>
        </w:r>
        <w:r w:rsidRPr="00906B09" w:rsidDel="00B86FB7">
          <w:delText>’ puts the whole list into alphabetical or numerical order. It can also be used to check for two occurrences) of the same file, or missing files, or to remove unwanted files from a list.</w:delText>
        </w:r>
      </w:del>
    </w:p>
    <w:p w14:paraId="10DD08D5" w14:textId="77777777" w:rsidR="00027A29" w:rsidRPr="00906B09" w:rsidRDefault="00027A29" w:rsidP="00027A29">
      <w:pPr>
        <w:pStyle w:val="Heading4"/>
      </w:pPr>
      <w:bookmarkStart w:id="282" w:name="_Toc449978467"/>
      <w:r w:rsidRPr="00906B09">
        <w:t>Selection of data files</w:t>
      </w:r>
      <w:bookmarkEnd w:id="282"/>
    </w:p>
    <w:p w14:paraId="0AA87BD8" w14:textId="77777777" w:rsidR="00027A29" w:rsidRPr="00906B09" w:rsidRDefault="00027A29" w:rsidP="00027A29">
      <w:r w:rsidRPr="00906B09">
        <w:t>Data can be selected in a quite long list of altimetry data (see 2, Data read and processed). File names don't have to be the original ones. However, files within a dataset have to be of the same data product (no mixing of e.g. Envisat and Jason-1 GDR data).</w:t>
      </w:r>
    </w:p>
    <w:p w14:paraId="7CA3C43D" w14:textId="1BDA6CEA" w:rsidR="00027A29" w:rsidRPr="00906B09" w:rsidRDefault="00027A29" w:rsidP="001D2482">
      <w:pPr>
        <w:pStyle w:val="Indent1withBullet"/>
        <w:rPr>
          <w:lang w:val="en-GB"/>
        </w:rPr>
      </w:pPr>
      <w:r w:rsidRPr="00906B09">
        <w:rPr>
          <w:lang w:val="en-GB"/>
        </w:rPr>
        <w:t>The ‘Add files</w:t>
      </w:r>
      <w:r w:rsidR="003D02FD" w:rsidRPr="00906B09">
        <w:rPr>
          <w:lang w:val="en-GB"/>
        </w:rPr>
        <w:t>...</w:t>
      </w:r>
      <w:r w:rsidRPr="00906B09">
        <w:rPr>
          <w:lang w:val="en-GB"/>
        </w:rPr>
        <w:t xml:space="preserve">’ button (at the </w:t>
      </w:r>
      <w:r w:rsidR="003D02FD" w:rsidRPr="00906B09">
        <w:rPr>
          <w:lang w:val="en-GB"/>
        </w:rPr>
        <w:t xml:space="preserve">top right </w:t>
      </w:r>
      <w:r w:rsidRPr="00906B09">
        <w:rPr>
          <w:lang w:val="en-GB"/>
        </w:rPr>
        <w:t xml:space="preserve">of the window) enables you to select those data files you wish to work on. </w:t>
      </w:r>
      <w:del w:id="283" w:author="Ricardo Capote" w:date="2016-06-16T14:56:00Z">
        <w:r w:rsidRPr="00906B09" w:rsidDel="0090417E">
          <w:rPr>
            <w:lang w:val="en-GB"/>
          </w:rPr>
          <w:delText xml:space="preserve">Drag&amp;drop of files within the interface </w:delText>
        </w:r>
      </w:del>
      <w:del w:id="284" w:author="Ricardo Capote" w:date="2016-06-16T14:55:00Z">
        <w:r w:rsidRPr="00906B09" w:rsidDel="00CF5988">
          <w:rPr>
            <w:lang w:val="en-GB"/>
          </w:rPr>
          <w:delText xml:space="preserve">has </w:delText>
        </w:r>
      </w:del>
      <w:del w:id="285" w:author="Ricardo Capote" w:date="2016-06-16T14:56:00Z">
        <w:r w:rsidR="003D02FD" w:rsidRPr="00906B09" w:rsidDel="00CF5988">
          <w:rPr>
            <w:lang w:val="en-GB"/>
          </w:rPr>
          <w:delText>not been implemented yet</w:delText>
        </w:r>
        <w:r w:rsidRPr="00906B09" w:rsidDel="0090417E">
          <w:rPr>
            <w:lang w:val="en-GB"/>
          </w:rPr>
          <w:delText>.</w:delText>
        </w:r>
      </w:del>
    </w:p>
    <w:p w14:paraId="31AC4FE6" w14:textId="6F6BF6C0" w:rsidR="00027A29" w:rsidRPr="00906B09" w:rsidRDefault="00027A29" w:rsidP="002B7853">
      <w:pPr>
        <w:pStyle w:val="Indent1withBullet"/>
        <w:rPr>
          <w:lang w:val="en-GB"/>
        </w:rPr>
      </w:pPr>
      <w:r w:rsidRPr="00906B09">
        <w:rPr>
          <w:lang w:val="en-GB"/>
        </w:rPr>
        <w:t>If there are a lot of files, you should preferably select a whole folder by clicking on ‘Add Dir</w:t>
      </w:r>
      <w:r w:rsidR="003D02FD" w:rsidRPr="00906B09">
        <w:rPr>
          <w:lang w:val="en-GB"/>
        </w:rPr>
        <w:t>...</w:t>
      </w:r>
      <w:r w:rsidRPr="00906B09">
        <w:rPr>
          <w:lang w:val="en-GB"/>
        </w:rPr>
        <w:t xml:space="preserve">’, or proceed in several steps. Otherwise, some files names could be truncated, thus leading to an error. </w:t>
      </w:r>
      <w:del w:id="286" w:author="Ricardo Capote" w:date="2016-06-16T14:56:00Z">
        <w:r w:rsidRPr="00906B09" w:rsidDel="0090417E">
          <w:rPr>
            <w:lang w:val="en-GB"/>
          </w:rPr>
          <w:delText xml:space="preserve">Drag&amp;drop of a directory within the interface </w:delText>
        </w:r>
      </w:del>
      <w:del w:id="287" w:author="Ricardo Capote" w:date="2016-06-16T14:55:00Z">
        <w:r w:rsidRPr="00906B09" w:rsidDel="00CF5988">
          <w:rPr>
            <w:lang w:val="en-GB"/>
          </w:rPr>
          <w:delText xml:space="preserve">has </w:delText>
        </w:r>
      </w:del>
      <w:del w:id="288" w:author="Ricardo Capote" w:date="2016-06-16T14:56:00Z">
        <w:r w:rsidR="003D02FD" w:rsidRPr="00906B09" w:rsidDel="0090417E">
          <w:rPr>
            <w:lang w:val="en-GB"/>
          </w:rPr>
          <w:delText xml:space="preserve">not </w:delText>
        </w:r>
      </w:del>
      <w:del w:id="289" w:author="Ricardo Capote" w:date="2016-06-16T14:55:00Z">
        <w:r w:rsidR="003D02FD" w:rsidRPr="00906B09" w:rsidDel="00CF5988">
          <w:rPr>
            <w:lang w:val="en-GB"/>
          </w:rPr>
          <w:delText>been implemented yet</w:delText>
        </w:r>
      </w:del>
      <w:del w:id="290" w:author="Ricardo Capote" w:date="2016-06-16T14:56:00Z">
        <w:r w:rsidRPr="00906B09" w:rsidDel="0090417E">
          <w:rPr>
            <w:lang w:val="en-GB"/>
          </w:rPr>
          <w:delText>.</w:delText>
        </w:r>
      </w:del>
    </w:p>
    <w:p w14:paraId="3A81E839" w14:textId="77777777" w:rsidR="00027A29" w:rsidRPr="00906B09" w:rsidRDefault="00027A29" w:rsidP="00027A29"/>
    <w:p w14:paraId="24B698FE" w14:textId="7CEC3054" w:rsidR="00ED2F96" w:rsidRPr="00906B09" w:rsidRDefault="00027A29" w:rsidP="00027A29">
      <w:r w:rsidRPr="00906B09">
        <w:t xml:space="preserve">For a more automatic selection of data files, you can use the </w:t>
      </w:r>
      <w:r w:rsidR="00ED2F96" w:rsidRPr="00906B09">
        <w:t>Filters</w:t>
      </w:r>
      <w:r w:rsidRPr="00906B09">
        <w:t xml:space="preserve"> </w:t>
      </w:r>
      <w:r w:rsidR="00ED2F96" w:rsidRPr="00906B09">
        <w:t>tab</w:t>
      </w:r>
      <w:r w:rsidR="002D2552" w:rsidRPr="00906B09">
        <w:t xml:space="preserve">. </w:t>
      </w:r>
      <w:r w:rsidR="00C64ACD" w:rsidRPr="00906B09">
        <w:t>When you apply a certain filter to a dataset (via Operations&gt;filters) you will filter out all data files that do not match the filtering criteria</w:t>
      </w:r>
      <w:del w:id="291" w:author="Ricardo Capote" w:date="2016-06-16T14:56:00Z">
        <w:r w:rsidR="00C64ACD" w:rsidRPr="00906B09" w:rsidDel="007602CF">
          <w:delText xml:space="preserve"> </w:delText>
        </w:r>
      </w:del>
      <w:r w:rsidR="00C64ACD" w:rsidRPr="00906B09">
        <w:t>.</w:t>
      </w:r>
      <w:ins w:id="292" w:author="Ricardo Capote" w:date="2016-06-16T14:56:00Z">
        <w:r w:rsidR="007602CF" w:rsidRPr="00906B09">
          <w:t xml:space="preserve"> </w:t>
        </w:r>
      </w:ins>
      <w:r w:rsidR="00C64ACD" w:rsidRPr="00906B09">
        <w:t xml:space="preserve">A filter is a set of </w:t>
      </w:r>
      <w:r w:rsidR="00907D56" w:rsidRPr="00906B09">
        <w:t>Areas</w:t>
      </w:r>
      <w:r w:rsidR="00C64ACD" w:rsidRPr="00906B09">
        <w:t xml:space="preserve">, time, cycle and pass constraints. </w:t>
      </w:r>
      <w:r w:rsidR="00ED2F96" w:rsidRPr="00906B09">
        <w:t>The top four buttons allow you to perform basic Filters operations, namely:</w:t>
      </w:r>
    </w:p>
    <w:p w14:paraId="0C180A4A" w14:textId="77777777" w:rsidR="00F353BB" w:rsidRPr="00906B09" w:rsidRDefault="00ED2F96">
      <w:pPr>
        <w:pStyle w:val="ListParagraph"/>
        <w:numPr>
          <w:ilvl w:val="0"/>
          <w:numId w:val="35"/>
        </w:numPr>
      </w:pPr>
      <w:r w:rsidRPr="00906B09">
        <w:t>Create a new filter by pressing the “Create Filter” button.</w:t>
      </w:r>
    </w:p>
    <w:p w14:paraId="114F6D56" w14:textId="77777777" w:rsidR="00F353BB" w:rsidRPr="00906B09" w:rsidRDefault="00ED2F96">
      <w:pPr>
        <w:pStyle w:val="ListParagraph"/>
        <w:numPr>
          <w:ilvl w:val="0"/>
          <w:numId w:val="35"/>
        </w:numPr>
      </w:pPr>
      <w:r w:rsidRPr="00906B09">
        <w:t>Rename an existing filter by pressing the “Rename Fi</w:t>
      </w:r>
      <w:r w:rsidR="00F62801" w:rsidRPr="00906B09">
        <w:t>l</w:t>
      </w:r>
      <w:r w:rsidRPr="00906B09">
        <w:t>ter” button.</w:t>
      </w:r>
    </w:p>
    <w:p w14:paraId="2F22356A" w14:textId="77777777" w:rsidR="00F353BB" w:rsidRPr="00906B09" w:rsidRDefault="00ED2F96">
      <w:pPr>
        <w:pStyle w:val="ListParagraph"/>
        <w:numPr>
          <w:ilvl w:val="0"/>
          <w:numId w:val="35"/>
        </w:numPr>
      </w:pPr>
      <w:r w:rsidRPr="00906B09">
        <w:t>Delete an existing filter by pressing the “Delete Filter” button.</w:t>
      </w:r>
    </w:p>
    <w:p w14:paraId="4E67EDB0" w14:textId="77777777" w:rsidR="00F353BB" w:rsidRPr="00906B09" w:rsidRDefault="00ED2F96">
      <w:pPr>
        <w:pStyle w:val="ListParagraph"/>
        <w:numPr>
          <w:ilvl w:val="0"/>
          <w:numId w:val="35"/>
        </w:numPr>
      </w:pPr>
      <w:r w:rsidRPr="00906B09">
        <w:t>Saving a an existing filter by pressing the “Save Filter” button.</w:t>
      </w:r>
    </w:p>
    <w:p w14:paraId="04164C09" w14:textId="77777777" w:rsidR="002D62AD" w:rsidRPr="00906B09" w:rsidRDefault="002D62AD" w:rsidP="002D62AD"/>
    <w:p w14:paraId="666FB99A" w14:textId="75E1A974" w:rsidR="002D62AD" w:rsidRPr="00906B09" w:rsidRDefault="00C64ACD" w:rsidP="002D62AD">
      <w:r w:rsidRPr="00906B09">
        <w:t xml:space="preserve">To define </w:t>
      </w:r>
      <w:del w:id="293" w:author="Ricardo Capote" w:date="2016-06-16T14:57:00Z">
        <w:r w:rsidRPr="00906B09" w:rsidDel="007602CF">
          <w:delText>wich</w:delText>
        </w:r>
      </w:del>
      <w:ins w:id="294" w:author="Ricardo Capote" w:date="2016-06-16T14:57:00Z">
        <w:r w:rsidR="007602CF" w:rsidRPr="00906B09">
          <w:t>which</w:t>
        </w:r>
      </w:ins>
      <w:r w:rsidRPr="00906B09">
        <w:t xml:space="preserve"> </w:t>
      </w:r>
      <w:r w:rsidR="00907D56" w:rsidRPr="00906B09">
        <w:t xml:space="preserve">areas </w:t>
      </w:r>
      <w:r w:rsidRPr="00906B09">
        <w:t xml:space="preserve">this filter will contain, </w:t>
      </w:r>
      <w:r w:rsidR="00907D56" w:rsidRPr="00906B09">
        <w:t>areas</w:t>
      </w:r>
      <w:r w:rsidRPr="00906B09">
        <w:t xml:space="preserve"> have been organised in </w:t>
      </w:r>
      <w:r w:rsidR="00907D56" w:rsidRPr="00906B09">
        <w:t xml:space="preserve">regions </w:t>
      </w:r>
      <w:r w:rsidRPr="00906B09">
        <w:t xml:space="preserve">– </w:t>
      </w:r>
      <w:r w:rsidR="00907D56" w:rsidRPr="00906B09">
        <w:t xml:space="preserve">regions </w:t>
      </w:r>
      <w:r w:rsidRPr="00906B09">
        <w:t xml:space="preserve">are mainly </w:t>
      </w:r>
      <w:r w:rsidR="00907D56" w:rsidRPr="00906B09">
        <w:t xml:space="preserve">area </w:t>
      </w:r>
      <w:r w:rsidRPr="00906B09">
        <w:t xml:space="preserve">containers and only exist to provide the user with better filtering interface (i.e. the lake </w:t>
      </w:r>
      <w:r w:rsidR="00907D56" w:rsidRPr="00906B09">
        <w:t xml:space="preserve">region </w:t>
      </w:r>
      <w:r w:rsidRPr="00906B09">
        <w:t xml:space="preserve">contains only lake </w:t>
      </w:r>
      <w:r w:rsidR="00907D56" w:rsidRPr="00906B09">
        <w:t>areas</w:t>
      </w:r>
      <w:r w:rsidRPr="00906B09">
        <w:t>)</w:t>
      </w:r>
      <w:r w:rsidR="00034E9D" w:rsidRPr="00906B09">
        <w:t xml:space="preserve">. To edit the </w:t>
      </w:r>
      <w:r w:rsidR="00907D56" w:rsidRPr="00906B09">
        <w:t xml:space="preserve">region </w:t>
      </w:r>
      <w:r w:rsidR="00034E9D" w:rsidRPr="00906B09">
        <w:t>settings, click under “</w:t>
      </w:r>
      <w:r w:rsidR="00034E9D" w:rsidRPr="00906B09">
        <w:rPr>
          <w:b/>
        </w:rPr>
        <w:t>Region Settings</w:t>
      </w:r>
      <w:r w:rsidR="00034E9D" w:rsidRPr="00906B09">
        <w:t>” button and a new dialog entitled “Region Settings...” should pop-up.</w:t>
      </w:r>
      <w:r w:rsidR="009B2980" w:rsidRPr="00906B09">
        <w:t xml:space="preserve">  There three buttons available for use:</w:t>
      </w:r>
    </w:p>
    <w:p w14:paraId="67303BF5" w14:textId="77777777" w:rsidR="00F353BB" w:rsidRPr="00906B09" w:rsidRDefault="009B2980" w:rsidP="002E1DBE">
      <w:pPr>
        <w:pStyle w:val="ListParagraph"/>
        <w:keepNext/>
        <w:numPr>
          <w:ilvl w:val="0"/>
          <w:numId w:val="36"/>
        </w:numPr>
        <w:ind w:left="714" w:hanging="357"/>
        <w:rPr>
          <w:b/>
        </w:rPr>
      </w:pPr>
      <w:r w:rsidRPr="00906B09">
        <w:rPr>
          <w:b/>
        </w:rPr>
        <w:t xml:space="preserve">“Create a Region” </w:t>
      </w:r>
      <w:r w:rsidRPr="00906B09">
        <w:t xml:space="preserve"> - creates a new </w:t>
      </w:r>
      <w:r w:rsidR="00907D56" w:rsidRPr="00906B09">
        <w:t>region</w:t>
      </w:r>
    </w:p>
    <w:p w14:paraId="40791F3D" w14:textId="77777777" w:rsidR="00F353BB" w:rsidRPr="00906B09" w:rsidRDefault="009B2980">
      <w:pPr>
        <w:pStyle w:val="ListParagraph"/>
        <w:numPr>
          <w:ilvl w:val="0"/>
          <w:numId w:val="36"/>
        </w:numPr>
        <w:rPr>
          <w:b/>
        </w:rPr>
      </w:pPr>
      <w:r w:rsidRPr="00906B09">
        <w:rPr>
          <w:b/>
        </w:rPr>
        <w:t xml:space="preserve">“Rename a Region” – </w:t>
      </w:r>
      <w:r w:rsidRPr="00906B09">
        <w:t xml:space="preserve">renames the current </w:t>
      </w:r>
      <w:r w:rsidR="00907D56" w:rsidRPr="00906B09">
        <w:t>region</w:t>
      </w:r>
    </w:p>
    <w:p w14:paraId="01B03CF5" w14:textId="77777777" w:rsidR="00F353BB" w:rsidRPr="00906B09" w:rsidRDefault="009B2980">
      <w:pPr>
        <w:pStyle w:val="ListParagraph"/>
        <w:numPr>
          <w:ilvl w:val="0"/>
          <w:numId w:val="36"/>
        </w:numPr>
        <w:rPr>
          <w:b/>
        </w:rPr>
      </w:pPr>
      <w:r w:rsidRPr="00906B09">
        <w:t>“</w:t>
      </w:r>
      <w:r w:rsidRPr="00906B09">
        <w:rPr>
          <w:b/>
        </w:rPr>
        <w:t>Del</w:t>
      </w:r>
      <w:r w:rsidR="00907D56" w:rsidRPr="00906B09">
        <w:rPr>
          <w:b/>
        </w:rPr>
        <w:t>e</w:t>
      </w:r>
      <w:r w:rsidRPr="00906B09">
        <w:rPr>
          <w:b/>
        </w:rPr>
        <w:t xml:space="preserve">te a Region” </w:t>
      </w:r>
      <w:r w:rsidRPr="00906B09">
        <w:t xml:space="preserve">– deletes the current </w:t>
      </w:r>
      <w:r w:rsidR="00907D56" w:rsidRPr="00906B09">
        <w:t xml:space="preserve">region </w:t>
      </w:r>
    </w:p>
    <w:p w14:paraId="611F35A7" w14:textId="77777777" w:rsidR="00F353BB" w:rsidRPr="00906B09" w:rsidRDefault="00F353BB">
      <w:pPr>
        <w:ind w:left="360"/>
        <w:rPr>
          <w:b/>
        </w:rPr>
      </w:pPr>
    </w:p>
    <w:p w14:paraId="055A3FC9" w14:textId="4DB2AA7D" w:rsidR="00F353BB" w:rsidRPr="00906B09" w:rsidRDefault="009B0E9A">
      <w:pPr>
        <w:ind w:left="360"/>
      </w:pPr>
      <w:r w:rsidRPr="00906B09">
        <w:t xml:space="preserve">The purpose of this Dialog is simply to create a new </w:t>
      </w:r>
      <w:r w:rsidR="009103C2" w:rsidRPr="00906B09">
        <w:t xml:space="preserve">region </w:t>
      </w:r>
      <w:r w:rsidRPr="00906B09">
        <w:t xml:space="preserve">– the user can do this simply by selecting the </w:t>
      </w:r>
      <w:r w:rsidR="009103C2" w:rsidRPr="00906B09">
        <w:t xml:space="preserve">areas </w:t>
      </w:r>
      <w:del w:id="295" w:author="Ricardo Capote" w:date="2016-06-16T15:04:00Z">
        <w:r w:rsidRPr="00906B09" w:rsidDel="008D3D3D">
          <w:delText>he/she wants to see</w:delText>
        </w:r>
      </w:del>
      <w:ins w:id="296" w:author="Ricardo Capote" w:date="2016-06-16T15:04:00Z">
        <w:r w:rsidR="008D3D3D" w:rsidRPr="00906B09">
          <w:t>to be</w:t>
        </w:r>
      </w:ins>
      <w:r w:rsidRPr="00906B09">
        <w:t xml:space="preserve"> included in the current (new) </w:t>
      </w:r>
      <w:r w:rsidR="009103C2" w:rsidRPr="00906B09">
        <w:t xml:space="preserve">region </w:t>
      </w:r>
      <w:r w:rsidRPr="00906B09">
        <w:t xml:space="preserve">and simply click “close” when the current </w:t>
      </w:r>
      <w:r w:rsidR="009103C2" w:rsidRPr="00906B09">
        <w:t xml:space="preserve">region </w:t>
      </w:r>
      <w:r w:rsidRPr="00906B09">
        <w:t>is defined.</w:t>
      </w:r>
    </w:p>
    <w:p w14:paraId="724DACA7" w14:textId="77777777" w:rsidR="00F353BB" w:rsidRPr="00906B09" w:rsidRDefault="002D2552">
      <w:pPr>
        <w:ind w:left="360"/>
      </w:pPr>
      <w:r w:rsidRPr="00906B09">
        <w:t xml:space="preserve">The list of available </w:t>
      </w:r>
      <w:r w:rsidR="009103C2" w:rsidRPr="00906B09">
        <w:t xml:space="preserve">regions </w:t>
      </w:r>
      <w:r w:rsidRPr="00906B09">
        <w:t xml:space="preserve">are listed within the drop-down menu by the right of the “show all” button. </w:t>
      </w:r>
      <w:r w:rsidR="009B0E9A" w:rsidRPr="00906B09">
        <w:t xml:space="preserve">By the right there is a display that shows the bounding area for each </w:t>
      </w:r>
      <w:r w:rsidR="009103C2" w:rsidRPr="00906B09">
        <w:t>area within the selected region</w:t>
      </w:r>
      <w:r w:rsidR="009B0E9A" w:rsidRPr="00906B09">
        <w:t xml:space="preserve">. Within each </w:t>
      </w:r>
      <w:r w:rsidR="009103C2" w:rsidRPr="00906B09">
        <w:t xml:space="preserve">region </w:t>
      </w:r>
      <w:r w:rsidR="009B0E9A" w:rsidRPr="00906B09">
        <w:t xml:space="preserve">there is also the possibility of excluding/including </w:t>
      </w:r>
      <w:r w:rsidR="009103C2" w:rsidRPr="00906B09">
        <w:t xml:space="preserve">areas </w:t>
      </w:r>
      <w:r w:rsidR="009B0E9A" w:rsidRPr="00906B09">
        <w:t xml:space="preserve">from being applied to the current filter – this is done by deselecting/selecting a checkbox within the </w:t>
      </w:r>
      <w:r w:rsidR="009103C2" w:rsidRPr="00906B09">
        <w:t xml:space="preserve">area </w:t>
      </w:r>
      <w:r w:rsidR="009B0E9A" w:rsidRPr="00906B09">
        <w:t xml:space="preserve">list available </w:t>
      </w:r>
      <w:r w:rsidR="004F1F05" w:rsidRPr="00906B09">
        <w:t xml:space="preserve">on </w:t>
      </w:r>
      <w:r w:rsidR="004F1F05" w:rsidRPr="00906B09">
        <w:lastRenderedPageBreak/>
        <w:t>the left side of the Filters tab. The “</w:t>
      </w:r>
      <w:r w:rsidR="004F1F05" w:rsidRPr="00906B09">
        <w:rPr>
          <w:b/>
        </w:rPr>
        <w:t>Show All</w:t>
      </w:r>
      <w:r w:rsidR="004F1F05" w:rsidRPr="00906B09">
        <w:t>”</w:t>
      </w:r>
      <w:r w:rsidR="004F1F05" w:rsidRPr="00906B09">
        <w:rPr>
          <w:b/>
        </w:rPr>
        <w:t xml:space="preserve"> </w:t>
      </w:r>
      <w:r w:rsidR="004F1F05" w:rsidRPr="00906B09">
        <w:t xml:space="preserve">button simply lists all the available </w:t>
      </w:r>
      <w:r w:rsidR="009103C2" w:rsidRPr="00906B09">
        <w:t xml:space="preserve">areas </w:t>
      </w:r>
      <w:r w:rsidR="004F1F05" w:rsidRPr="00906B09">
        <w:t xml:space="preserve">and the user should select only the ones he/she wants to include in the current filter. </w:t>
      </w:r>
      <w:r w:rsidR="00DB6F4D" w:rsidRPr="00906B09">
        <w:t xml:space="preserve">There are several ways to define a new </w:t>
      </w:r>
      <w:r w:rsidR="009103C2" w:rsidRPr="00906B09">
        <w:t>area</w:t>
      </w:r>
      <w:r w:rsidR="00DB6F4D" w:rsidRPr="00906B09">
        <w:t>:</w:t>
      </w:r>
    </w:p>
    <w:p w14:paraId="28E56A12" w14:textId="77777777" w:rsidR="00F353BB" w:rsidRPr="00906B09" w:rsidRDefault="00DB6F4D">
      <w:pPr>
        <w:pStyle w:val="ListParagraph"/>
        <w:numPr>
          <w:ilvl w:val="0"/>
          <w:numId w:val="37"/>
        </w:numPr>
      </w:pPr>
      <w:r w:rsidRPr="00906B09">
        <w:t xml:space="preserve">One can simply select a new </w:t>
      </w:r>
      <w:r w:rsidR="009103C2" w:rsidRPr="00906B09">
        <w:t xml:space="preserve">area </w:t>
      </w:r>
      <w:r w:rsidRPr="00906B09">
        <w:t>by first using the “</w:t>
      </w:r>
      <w:r w:rsidRPr="00906B09">
        <w:rPr>
          <w:b/>
        </w:rPr>
        <w:t>Selection Tool</w:t>
      </w:r>
      <w:r w:rsidRPr="00906B09">
        <w:t>”</w:t>
      </w:r>
      <w:r w:rsidRPr="00906B09">
        <w:rPr>
          <w:b/>
        </w:rPr>
        <w:t xml:space="preserve"> </w:t>
      </w:r>
      <w:r w:rsidRPr="00906B09">
        <w:t>by the right hand side of BRAT and then clicking on the “</w:t>
      </w:r>
      <w:r w:rsidRPr="00906B09">
        <w:rPr>
          <w:b/>
        </w:rPr>
        <w:t>Create Area</w:t>
      </w:r>
      <w:r w:rsidRPr="00906B09">
        <w:t>”</w:t>
      </w:r>
      <w:r w:rsidRPr="00906B09">
        <w:rPr>
          <w:b/>
        </w:rPr>
        <w:t xml:space="preserve"> </w:t>
      </w:r>
      <w:r w:rsidRPr="00906B09">
        <w:t xml:space="preserve">button on the left side of the Filters tab, and the newly created </w:t>
      </w:r>
      <w:r w:rsidR="009103C2" w:rsidRPr="00906B09">
        <w:t xml:space="preserve">area </w:t>
      </w:r>
      <w:r w:rsidRPr="00906B09">
        <w:t>will represent the selected area created with the “</w:t>
      </w:r>
      <w:r w:rsidRPr="00906B09">
        <w:rPr>
          <w:b/>
        </w:rPr>
        <w:t>Selection Tool</w:t>
      </w:r>
      <w:r w:rsidRPr="00906B09">
        <w:t>”.</w:t>
      </w:r>
    </w:p>
    <w:p w14:paraId="0423017F" w14:textId="3905EAD3" w:rsidR="00F353BB" w:rsidRPr="00906B09" w:rsidRDefault="0012126C">
      <w:pPr>
        <w:pStyle w:val="ListParagraph"/>
        <w:numPr>
          <w:ilvl w:val="0"/>
          <w:numId w:val="37"/>
        </w:numPr>
      </w:pPr>
      <w:r w:rsidRPr="00906B09">
        <w:t>From a KML file using the “</w:t>
      </w:r>
      <w:r w:rsidRPr="00906B09">
        <w:rPr>
          <w:b/>
        </w:rPr>
        <w:t>Add Area from KML file</w:t>
      </w:r>
      <w:r w:rsidRPr="00906B09">
        <w:t>”</w:t>
      </w:r>
      <w:r w:rsidRPr="00906B09">
        <w:rPr>
          <w:b/>
        </w:rPr>
        <w:t xml:space="preserve"> </w:t>
      </w:r>
      <w:r w:rsidRPr="00906B09">
        <w:t xml:space="preserve">button </w:t>
      </w:r>
      <w:ins w:id="297" w:author="Ricardo Capote" w:date="2016-06-16T15:41:00Z">
        <w:r w:rsidR="001D2482" w:rsidRPr="00906B09">
          <w:t>.</w:t>
        </w:r>
      </w:ins>
      <w:del w:id="298" w:author="Ricardo Capote" w:date="2016-06-16T15:41:00Z">
        <w:r w:rsidRPr="00906B09" w:rsidDel="001D2482">
          <w:delText xml:space="preserve"> - however this is not implemented in the current release and will be available in the official release.</w:delText>
        </w:r>
      </w:del>
    </w:p>
    <w:p w14:paraId="4DFD0727" w14:textId="4D5590FA" w:rsidR="00F353BB" w:rsidRPr="00906B09" w:rsidRDefault="0012126C">
      <w:pPr>
        <w:pStyle w:val="ListParagraph"/>
        <w:numPr>
          <w:ilvl w:val="0"/>
          <w:numId w:val="37"/>
        </w:numPr>
      </w:pPr>
      <w:del w:id="299" w:author="Ana Friaças" w:date="2016-06-23T19:07:00Z">
        <w:r w:rsidRPr="00906B09" w:rsidDel="004F173E">
          <w:delText>Fom a Mask file using the “</w:delText>
        </w:r>
        <w:r w:rsidRPr="00906B09" w:rsidDel="004F173E">
          <w:rPr>
            <w:b/>
          </w:rPr>
          <w:delText>Add Area from Mask file</w:delText>
        </w:r>
        <w:r w:rsidRPr="00906B09" w:rsidDel="004F173E">
          <w:delText>” button</w:delText>
        </w:r>
      </w:del>
      <w:ins w:id="300" w:author="Ricardo Capote" w:date="2016-06-16T15:41:00Z">
        <w:del w:id="301" w:author="Ana Friaças" w:date="2016-06-23T19:07:00Z">
          <w:r w:rsidR="001D2482" w:rsidRPr="00906B09" w:rsidDel="004F173E">
            <w:delText>.</w:delText>
          </w:r>
        </w:del>
      </w:ins>
      <w:del w:id="302" w:author="Ana Friaças" w:date="2016-06-23T19:07:00Z">
        <w:r w:rsidRPr="00906B09" w:rsidDel="004F173E">
          <w:delText xml:space="preserve"> </w:delText>
        </w:r>
      </w:del>
      <w:del w:id="303" w:author="Ricardo Capote" w:date="2016-06-16T15:41:00Z">
        <w:r w:rsidRPr="00906B09" w:rsidDel="001D2482">
          <w:delText>- however this is not implemented in the current release and will be available in the official release.</w:delText>
        </w:r>
      </w:del>
    </w:p>
    <w:p w14:paraId="7F084ED6" w14:textId="77777777" w:rsidR="0012126C" w:rsidRPr="00906B09" w:rsidRDefault="0012126C" w:rsidP="0012126C"/>
    <w:p w14:paraId="7CC5689E" w14:textId="210433C9" w:rsidR="0012126C" w:rsidRPr="00906B09" w:rsidRDefault="0012126C" w:rsidP="003C1190">
      <w:r w:rsidRPr="00906B09">
        <w:t>The user can also rename a</w:t>
      </w:r>
      <w:r w:rsidR="00B7600E" w:rsidRPr="00906B09">
        <w:t xml:space="preserve"> </w:t>
      </w:r>
      <w:r w:rsidR="009103C2" w:rsidRPr="00906B09">
        <w:t>certain (selected) area by clicking on the “</w:t>
      </w:r>
      <w:r w:rsidR="009103C2" w:rsidRPr="00906B09">
        <w:rPr>
          <w:b/>
        </w:rPr>
        <w:t>Rename Area</w:t>
      </w:r>
      <w:r w:rsidR="009103C2" w:rsidRPr="00906B09">
        <w:t>”</w:t>
      </w:r>
      <w:r w:rsidR="009103C2" w:rsidRPr="00906B09">
        <w:rPr>
          <w:b/>
        </w:rPr>
        <w:t xml:space="preserve"> </w:t>
      </w:r>
      <w:r w:rsidR="009103C2" w:rsidRPr="00906B09">
        <w:t>button. In a similar way, the user can also delete an area by clicking under the “</w:t>
      </w:r>
      <w:r w:rsidR="009103C2" w:rsidRPr="00906B09">
        <w:rPr>
          <w:b/>
        </w:rPr>
        <w:t>Delete Area</w:t>
      </w:r>
      <w:r w:rsidR="009103C2" w:rsidRPr="00906B09">
        <w:t>” button.</w:t>
      </w:r>
      <w:r w:rsidR="008C33DD" w:rsidRPr="00906B09">
        <w:t xml:space="preserve"> </w:t>
      </w:r>
      <w:r w:rsidR="003C1190" w:rsidRPr="00906B09">
        <w:t>Another filtering option is the Start Date/Stop Date – this will only keep the dataset files whose time range is contained within the range [Start Date, Stop Date]. Other filtering option is the Start Cycle/Stop Cycle that should only keep the dataset files whose Cycle is contained in the range [Start Cycle, Stop Cycle]</w:t>
      </w:r>
      <w:del w:id="304" w:author="Ana Friaças" w:date="2016-06-23T19:10:00Z">
        <w:r w:rsidR="003C1190" w:rsidRPr="00906B09" w:rsidDel="00D1217E">
          <w:delText>, however this is not currently implemented in this release</w:delText>
        </w:r>
      </w:del>
      <w:r w:rsidR="003C1190" w:rsidRPr="00906B09">
        <w:t>. Start Pass/Stop Pass works in a similar manner</w:t>
      </w:r>
      <w:del w:id="305" w:author="Ana Friaças" w:date="2016-06-23T19:11:00Z">
        <w:r w:rsidR="003C1190" w:rsidRPr="00906B09" w:rsidDel="00D1217E">
          <w:delText>, but has not been implemented yet</w:delText>
        </w:r>
      </w:del>
      <w:r w:rsidR="003C1190" w:rsidRPr="00906B09">
        <w:t xml:space="preserve">. </w:t>
      </w:r>
      <w:del w:id="306" w:author="Ana Friaças" w:date="2016-06-23T19:11:00Z">
        <w:r w:rsidR="003C1190" w:rsidRPr="00906B09" w:rsidDel="00D1217E">
          <w:delText>“</w:delText>
        </w:r>
        <w:r w:rsidR="002601CE" w:rsidRPr="00906B09" w:rsidDel="00D1217E">
          <w:rPr>
            <w:b/>
          </w:rPr>
          <w:delText>One time filtering</w:delText>
        </w:r>
        <w:r w:rsidR="003C1190" w:rsidRPr="00906B09" w:rsidDel="00D1217E">
          <w:delText>” presents yet another filtering possibility but this is not implemented in the current brat release, yet.</w:delText>
        </w:r>
      </w:del>
    </w:p>
    <w:p w14:paraId="3C4B5F6C" w14:textId="77777777" w:rsidR="002E1DBE" w:rsidRPr="00906B09" w:rsidRDefault="002E1DBE" w:rsidP="003C1190"/>
    <w:p w14:paraId="32988CF9" w14:textId="77777777" w:rsidR="00DC50E3" w:rsidRPr="00906B09" w:rsidRDefault="009A5BD4" w:rsidP="00DC50E3">
      <w:pPr>
        <w:rPr>
          <w:ins w:id="307" w:author="Ana Friaças" w:date="2016-06-23T15:23:00Z"/>
        </w:rPr>
      </w:pPr>
      <w:r w:rsidRPr="00906B09">
        <w:rPr>
          <w:noProof/>
          <w:lang w:val="pt-PT" w:eastAsia="pt-PT"/>
        </w:rPr>
        <w:drawing>
          <wp:inline distT="0" distB="0" distL="0" distR="0" wp14:anchorId="1B8F16A0" wp14:editId="5B63C347">
            <wp:extent cx="6118860" cy="3657600"/>
            <wp:effectExtent l="19050" t="0" r="0" b="0"/>
            <wp:docPr id="14" name="Picture 0" descr="ss+(2016-04-29+at+07.0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016-04-29+at+07.04.25).jpg"/>
                    <pic:cNvPicPr/>
                  </pic:nvPicPr>
                  <pic:blipFill>
                    <a:blip r:embed="rId21"/>
                    <a:stretch>
                      <a:fillRect/>
                    </a:stretch>
                  </pic:blipFill>
                  <pic:spPr>
                    <a:xfrm>
                      <a:off x="0" y="0"/>
                      <a:ext cx="6118860" cy="3657600"/>
                    </a:xfrm>
                    <a:prstGeom prst="rect">
                      <a:avLst/>
                    </a:prstGeom>
                  </pic:spPr>
                </pic:pic>
              </a:graphicData>
            </a:graphic>
          </wp:inline>
        </w:drawing>
      </w:r>
    </w:p>
    <w:p w14:paraId="1F3D68FE" w14:textId="40CCB88E" w:rsidR="00BF4219" w:rsidRPr="00906B09" w:rsidRDefault="00BF4219">
      <w:pPr>
        <w:pStyle w:val="Caption"/>
        <w:pPrChange w:id="308" w:author="Ana Friaças" w:date="2016-06-23T15:23:00Z">
          <w:pPr/>
        </w:pPrChange>
      </w:pPr>
      <w:ins w:id="309" w:author="Ana Friaças" w:date="2016-06-23T15:23:00Z">
        <w:r w:rsidRPr="00906B09">
          <w:t xml:space="preserve">Figure </w:t>
        </w:r>
        <w:r w:rsidRPr="00906B09">
          <w:fldChar w:fldCharType="begin"/>
        </w:r>
        <w:r w:rsidRPr="00906B09">
          <w:instrText xml:space="preserve"> SEQ Figure \* ARABIC </w:instrText>
        </w:r>
      </w:ins>
      <w:r w:rsidRPr="00906B09">
        <w:fldChar w:fldCharType="separate"/>
      </w:r>
      <w:r w:rsidR="00F62EB0">
        <w:rPr>
          <w:noProof/>
        </w:rPr>
        <w:t>9</w:t>
      </w:r>
      <w:ins w:id="310" w:author="Ana Friaças" w:date="2016-06-23T15:23:00Z">
        <w:r w:rsidRPr="00906B09">
          <w:fldChar w:fldCharType="end"/>
        </w:r>
        <w:r w:rsidRPr="00906B09">
          <w:t xml:space="preserve">: </w:t>
        </w:r>
      </w:ins>
      <w:ins w:id="311" w:author="Ana Friaças" w:date="2016-06-23T15:24:00Z">
        <w:r w:rsidR="000759E9" w:rsidRPr="00906B09">
          <w:t xml:space="preserve">Filters tab showing applied filter </w:t>
        </w:r>
      </w:ins>
    </w:p>
    <w:p w14:paraId="21650506" w14:textId="77777777" w:rsidR="00835AAA" w:rsidRPr="00906B09" w:rsidRDefault="00835AAA" w:rsidP="00835AAA">
      <w:pPr>
        <w:pStyle w:val="Heading4"/>
      </w:pPr>
      <w:bookmarkStart w:id="312" w:name="_Toc449978468"/>
      <w:r w:rsidRPr="00906B09">
        <w:t>Data file information</w:t>
      </w:r>
      <w:bookmarkEnd w:id="312"/>
    </w:p>
    <w:p w14:paraId="3B7E857B" w14:textId="77777777" w:rsidR="00835AAA" w:rsidRPr="00906B09" w:rsidRDefault="00835AAA" w:rsidP="00835AAA">
      <w:r w:rsidRPr="00906B09">
        <w:t xml:space="preserve">On the </w:t>
      </w:r>
      <w:r w:rsidR="009F63DE" w:rsidRPr="00906B09">
        <w:t xml:space="preserve">middle left part </w:t>
      </w:r>
      <w:r w:rsidRPr="00906B09">
        <w:t>of the Datasets tab, you can see information about the fields within the source data product.</w:t>
      </w:r>
    </w:p>
    <w:p w14:paraId="7FD39267" w14:textId="77777777" w:rsidR="00835AAA" w:rsidRPr="00906B09" w:rsidRDefault="009F63DE" w:rsidP="00835AAA">
      <w:r w:rsidRPr="00906B09">
        <w:t>Among the list</w:t>
      </w:r>
      <w:r w:rsidR="00603689" w:rsidRPr="00906B09">
        <w:t>ed</w:t>
      </w:r>
      <w:r w:rsidRPr="00906B09">
        <w:t xml:space="preserve"> dataset properties</w:t>
      </w:r>
      <w:r w:rsidR="00603689" w:rsidRPr="00906B09">
        <w:t>, the following are available</w:t>
      </w:r>
      <w:r w:rsidR="00835AAA" w:rsidRPr="00906B09">
        <w:t>:</w:t>
      </w:r>
    </w:p>
    <w:p w14:paraId="72A467A2" w14:textId="77777777" w:rsidR="00835AAA" w:rsidRPr="00906B09" w:rsidRDefault="00835AAA" w:rsidP="001D2482">
      <w:pPr>
        <w:pStyle w:val="Indent1withBullet"/>
        <w:rPr>
          <w:lang w:val="en-GB"/>
        </w:rPr>
      </w:pPr>
      <w:r w:rsidRPr="00906B09">
        <w:rPr>
          <w:lang w:val="en-GB"/>
        </w:rPr>
        <w:t>'Full name': the fully described name in the file structure hierarchy and related to the record.</w:t>
      </w:r>
    </w:p>
    <w:p w14:paraId="2828B98C" w14:textId="77777777" w:rsidR="00835AAA" w:rsidRPr="00906B09" w:rsidRDefault="00835AAA" w:rsidP="002B7853">
      <w:pPr>
        <w:pStyle w:val="Indent1withBullet"/>
        <w:rPr>
          <w:lang w:val="en-GB"/>
        </w:rPr>
      </w:pPr>
      <w:r w:rsidRPr="00906B09">
        <w:rPr>
          <w:lang w:val="en-GB"/>
        </w:rPr>
        <w:t>'Name': the short field name</w:t>
      </w:r>
    </w:p>
    <w:p w14:paraId="3D6307E7" w14:textId="77777777" w:rsidR="00835AAA" w:rsidRPr="00906B09" w:rsidRDefault="00835AAA" w:rsidP="00A723CC">
      <w:pPr>
        <w:pStyle w:val="Indent1withBullet"/>
        <w:rPr>
          <w:lang w:val="en-GB"/>
        </w:rPr>
      </w:pPr>
      <w:r w:rsidRPr="00906B09">
        <w:rPr>
          <w:lang w:val="en-GB"/>
        </w:rPr>
        <w:t>'Unit': the unit of the field</w:t>
      </w:r>
    </w:p>
    <w:p w14:paraId="1B32ECCE" w14:textId="77777777" w:rsidR="00835AAA" w:rsidRPr="00906B09" w:rsidRDefault="00835AAA" w:rsidP="0001292E">
      <w:pPr>
        <w:pStyle w:val="Indent1withBullet"/>
        <w:rPr>
          <w:lang w:val="en-GB"/>
        </w:rPr>
      </w:pPr>
      <w:r w:rsidRPr="00906B09">
        <w:rPr>
          <w:lang w:val="en-GB"/>
        </w:rPr>
        <w:t>'Dim': Dimension of the field (number of values in arrays, if the data is stored in an array)</w:t>
      </w:r>
    </w:p>
    <w:p w14:paraId="0BB3640B" w14:textId="77777777" w:rsidR="00835AAA" w:rsidRPr="00906B09" w:rsidRDefault="00835AAA" w:rsidP="00835AAA"/>
    <w:p w14:paraId="7C11BF3A" w14:textId="77777777" w:rsidR="00835AAA" w:rsidRPr="00906B09" w:rsidRDefault="00835AAA" w:rsidP="00835AAA">
      <w:r w:rsidRPr="00906B09">
        <w:lastRenderedPageBreak/>
        <w:t>Under the list there is the '</w:t>
      </w:r>
      <w:r w:rsidRPr="00906B09">
        <w:rPr>
          <w:b/>
        </w:rPr>
        <w:t>Fields description</w:t>
      </w:r>
      <w:r w:rsidRPr="00906B09">
        <w:t>' box with a detailed description of the currently selected field (as extracted from the data dictionary)</w:t>
      </w:r>
    </w:p>
    <w:p w14:paraId="4FE20DFA" w14:textId="77777777" w:rsidR="00DC50E3" w:rsidRPr="00906B09" w:rsidRDefault="00835AAA" w:rsidP="00835AAA">
      <w:r w:rsidRPr="00906B09">
        <w:t>Left, under the file list is a '</w:t>
      </w:r>
      <w:r w:rsidRPr="00906B09">
        <w:rPr>
          <w:b/>
        </w:rPr>
        <w:t>File description</w:t>
      </w:r>
      <w:r w:rsidRPr="00906B09">
        <w:t>' box, that give the information about the file for netCDF products.</w:t>
      </w:r>
    </w:p>
    <w:p w14:paraId="2E3F1E0B" w14:textId="77777777" w:rsidR="003B7BB7" w:rsidRPr="00906B09" w:rsidRDefault="003B7BB7" w:rsidP="003B7BB7">
      <w:pPr>
        <w:pStyle w:val="Heading3"/>
      </w:pPr>
      <w:bookmarkStart w:id="313" w:name="_Toc449978469"/>
      <w:r w:rsidRPr="00906B09">
        <w:t>Operations tab</w:t>
      </w:r>
      <w:bookmarkEnd w:id="313"/>
    </w:p>
    <w:p w14:paraId="467046E4" w14:textId="77777777" w:rsidR="00A0274E" w:rsidRPr="00906B09" w:rsidRDefault="00A0274E" w:rsidP="00A0274E">
      <w:r w:rsidRPr="00906B09">
        <w:t>This tab is dedicated to the definition of what kind of computation(s) and/or selection(s) you want to apply on the data.</w:t>
      </w:r>
    </w:p>
    <w:p w14:paraId="5C5C69D3" w14:textId="77777777" w:rsidR="00A0274E" w:rsidRPr="00906B09" w:rsidRDefault="00A0274E" w:rsidP="00A0274E">
      <w:r w:rsidRPr="00906B09">
        <w:t>Building an operation in fact creates a 'parameter' files (.par), which keeps all the informations and which is stored in the Workspace Operations folder. Executing an operation use either the BRATCreateYFX or the BRATCreateZFXY programme on this parameter file to generate the output of the operation. The whole process can however be done completely through the GUI.</w:t>
      </w:r>
    </w:p>
    <w:p w14:paraId="6054AB0D" w14:textId="77777777" w:rsidR="00A0274E" w:rsidRPr="00906B09" w:rsidRDefault="00A0274E" w:rsidP="00A0274E">
      <w:r w:rsidRPr="00906B09">
        <w:t>In this Operations tab window:</w:t>
      </w:r>
    </w:p>
    <w:p w14:paraId="2B33050A" w14:textId="77777777" w:rsidR="00A0274E" w:rsidRPr="00906B09" w:rsidRDefault="00A0274E" w:rsidP="00F43C8D">
      <w:pPr>
        <w:pStyle w:val="Indent2withBullet"/>
      </w:pPr>
      <w:r w:rsidRPr="00906B09">
        <w:t>The management of the operations is at the top.</w:t>
      </w:r>
    </w:p>
    <w:p w14:paraId="5F551903" w14:textId="77777777" w:rsidR="00A0274E" w:rsidRPr="00906B09" w:rsidRDefault="00A0274E" w:rsidP="00E00375">
      <w:pPr>
        <w:pStyle w:val="Indent2withBullet"/>
      </w:pPr>
      <w:r w:rsidRPr="00906B09">
        <w:t>The data source (datasets and fields available within) are on the left.</w:t>
      </w:r>
    </w:p>
    <w:p w14:paraId="5EAD73C3" w14:textId="77777777" w:rsidR="00A0274E" w:rsidRPr="00906B09" w:rsidRDefault="00A0274E" w:rsidP="00E00375">
      <w:pPr>
        <w:pStyle w:val="Indent2withBullet"/>
      </w:pPr>
      <w:r w:rsidRPr="00906B09">
        <w:t>The middle part shows the different Expressions  within the current Operation</w:t>
      </w:r>
    </w:p>
    <w:p w14:paraId="3F3EDA5B" w14:textId="77777777" w:rsidR="00A0274E" w:rsidRPr="00906B09" w:rsidRDefault="00A0274E" w:rsidP="0044571C">
      <w:pPr>
        <w:pStyle w:val="Indent2withBullet"/>
      </w:pPr>
      <w:r w:rsidRPr="00906B09">
        <w:t xml:space="preserve">The </w:t>
      </w:r>
      <w:r w:rsidR="002F7891" w:rsidRPr="00906B09">
        <w:t xml:space="preserve">bottom </w:t>
      </w:r>
      <w:r w:rsidRPr="00906B09">
        <w:t>part shows the content of the selected Expression.</w:t>
      </w:r>
    </w:p>
    <w:p w14:paraId="694B98B7" w14:textId="77777777" w:rsidR="00A0274E" w:rsidRPr="00906B09" w:rsidRDefault="00A0274E" w:rsidP="00A0274E">
      <w:r w:rsidRPr="00906B09">
        <w:t>You may define as many Operations as you wish.</w:t>
      </w:r>
    </w:p>
    <w:p w14:paraId="142EA583" w14:textId="77777777" w:rsidR="003B7BB7" w:rsidRPr="00906B09" w:rsidRDefault="00A0274E" w:rsidP="00A0274E">
      <w:r w:rsidRPr="00906B09">
        <w:t>Note that an Operation must contains at least one X expression, and one Data expression.</w:t>
      </w:r>
    </w:p>
    <w:p w14:paraId="5C903DD2" w14:textId="77777777" w:rsidR="00CC20E3" w:rsidRPr="00906B09" w:rsidRDefault="009A5BD4" w:rsidP="00A0274E">
      <w:r w:rsidRPr="00906B09">
        <w:rPr>
          <w:noProof/>
          <w:lang w:val="pt-PT" w:eastAsia="pt-PT"/>
        </w:rPr>
        <w:drawing>
          <wp:inline distT="0" distB="0" distL="0" distR="0" wp14:anchorId="1D475BC1" wp14:editId="5597B03D">
            <wp:extent cx="6035040" cy="3554233"/>
            <wp:effectExtent l="0" t="0" r="0" b="0"/>
            <wp:docPr id="1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036511" cy="3555100"/>
                    </a:xfrm>
                    <a:prstGeom prst="rect">
                      <a:avLst/>
                    </a:prstGeom>
                    <a:noFill/>
                    <a:ln>
                      <a:noFill/>
                      <a:prstDash/>
                    </a:ln>
                  </pic:spPr>
                </pic:pic>
              </a:graphicData>
            </a:graphic>
          </wp:inline>
        </w:drawing>
      </w:r>
    </w:p>
    <w:p w14:paraId="24A09A13" w14:textId="77777777" w:rsidR="00CC20E3" w:rsidRPr="00906B09" w:rsidRDefault="00CC20E3" w:rsidP="000C23ED">
      <w:pPr>
        <w:pStyle w:val="Caption"/>
      </w:pPr>
      <w:bookmarkStart w:id="314" w:name="_Toc449978545"/>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10</w:t>
      </w:r>
      <w:r w:rsidR="00172F16" w:rsidRPr="00906B09">
        <w:fldChar w:fldCharType="end"/>
      </w:r>
      <w:r w:rsidRPr="00906B09">
        <w:t xml:space="preserve">: Operations tab, with an operation being built. Left the dataset chosen is called 'test_dataset', with </w:t>
      </w:r>
      <w:r w:rsidR="002F7891" w:rsidRPr="00906B09">
        <w:t xml:space="preserve">Jason-2 </w:t>
      </w:r>
      <w:r w:rsidRPr="00906B09">
        <w:t xml:space="preserve">data product;  </w:t>
      </w:r>
      <w:r w:rsidR="002F7891" w:rsidRPr="00906B09">
        <w:t xml:space="preserve">in the middle </w:t>
      </w:r>
      <w:r w:rsidRPr="00906B09">
        <w:t xml:space="preserve">the list of fields within the </w:t>
      </w:r>
      <w:r w:rsidR="002F7891" w:rsidRPr="00906B09">
        <w:t xml:space="preserve">J2 </w:t>
      </w:r>
      <w:r w:rsidRPr="00906B09">
        <w:t>record being expanded. In the middle, only one Expression is defined yet ('lat' as X).</w:t>
      </w:r>
      <w:bookmarkEnd w:id="314"/>
    </w:p>
    <w:p w14:paraId="40439D40" w14:textId="77777777" w:rsidR="00CC20E3" w:rsidRPr="00906B09" w:rsidRDefault="00CC20E3" w:rsidP="00CC20E3"/>
    <w:p w14:paraId="7CF46BA0" w14:textId="77777777" w:rsidR="00230DEA" w:rsidRPr="00906B09" w:rsidRDefault="00230DEA" w:rsidP="00230DEA">
      <w:pPr>
        <w:pStyle w:val="Heading4"/>
      </w:pPr>
      <w:bookmarkStart w:id="315" w:name="_Toc449978470"/>
      <w:r w:rsidRPr="00906B09">
        <w:t>Manage Operations</w:t>
      </w:r>
      <w:bookmarkEnd w:id="315"/>
    </w:p>
    <w:p w14:paraId="47D1CEFD" w14:textId="77777777" w:rsidR="00230DEA" w:rsidRPr="00906B09" w:rsidRDefault="00230DEA" w:rsidP="00230DEA">
      <w:r w:rsidRPr="00906B09">
        <w:t>Several functions are meant to 'manage' the operations.</w:t>
      </w:r>
    </w:p>
    <w:p w14:paraId="56FE8F1C" w14:textId="77777777" w:rsidR="00230DEA" w:rsidRPr="00906B09" w:rsidRDefault="00230DEA" w:rsidP="001D2482">
      <w:pPr>
        <w:pStyle w:val="Indent1withBullet"/>
        <w:rPr>
          <w:lang w:val="en-GB"/>
        </w:rPr>
      </w:pPr>
      <w:r w:rsidRPr="00906B09">
        <w:rPr>
          <w:lang w:val="en-GB"/>
        </w:rPr>
        <w:lastRenderedPageBreak/>
        <w:t>The ' operations' dropdown list contains all the defined operation names</w:t>
      </w:r>
      <w:r w:rsidR="00CB4AC5" w:rsidRPr="00906B09">
        <w:rPr>
          <w:lang w:val="en-GB"/>
        </w:rPr>
        <w:t>.</w:t>
      </w:r>
      <w:r w:rsidRPr="00906B09">
        <w:rPr>
          <w:lang w:val="en-GB"/>
        </w:rPr>
        <w:t xml:space="preserve"> </w:t>
      </w:r>
      <w:r w:rsidR="00CB4AC5" w:rsidRPr="00906B09">
        <w:rPr>
          <w:lang w:val="en-GB"/>
        </w:rPr>
        <w:t>To rename a certain operation you should use the “</w:t>
      </w:r>
      <w:r w:rsidR="00CB4AC5" w:rsidRPr="00906B09">
        <w:rPr>
          <w:b/>
          <w:lang w:val="en-GB"/>
        </w:rPr>
        <w:t>Rename Operation</w:t>
      </w:r>
      <w:r w:rsidR="00CB4AC5" w:rsidRPr="00906B09">
        <w:rPr>
          <w:lang w:val="en-GB"/>
        </w:rPr>
        <w:t xml:space="preserve">” button </w:t>
      </w:r>
      <w:r w:rsidRPr="00906B09">
        <w:rPr>
          <w:lang w:val="en-GB"/>
        </w:rPr>
        <w:t>and allows you to select and rename an operation. When renaming an operation, take care that it does not copy it, but it replaces the old one.</w:t>
      </w:r>
    </w:p>
    <w:p w14:paraId="7EC4FEC8" w14:textId="77777777" w:rsidR="00230DEA" w:rsidRPr="00906B09" w:rsidRDefault="00230DEA" w:rsidP="002B7853">
      <w:pPr>
        <w:pStyle w:val="Indent1withBullet"/>
        <w:rPr>
          <w:lang w:val="en-GB"/>
        </w:rPr>
      </w:pPr>
      <w:r w:rsidRPr="00906B09">
        <w:rPr>
          <w:lang w:val="en-GB"/>
        </w:rPr>
        <w:t xml:space="preserve">The </w:t>
      </w:r>
      <w:r w:rsidR="002601CE" w:rsidRPr="00906B09">
        <w:rPr>
          <w:b/>
          <w:lang w:val="en-GB"/>
        </w:rPr>
        <w:t>'</w:t>
      </w:r>
      <w:r w:rsidR="00D43DC9" w:rsidRPr="00906B09">
        <w:rPr>
          <w:b/>
          <w:lang w:val="en-GB"/>
        </w:rPr>
        <w:t>Create a new operation</w:t>
      </w:r>
      <w:r w:rsidR="002601CE" w:rsidRPr="00906B09">
        <w:rPr>
          <w:b/>
          <w:lang w:val="en-GB"/>
        </w:rPr>
        <w:t>'</w:t>
      </w:r>
      <w:r w:rsidRPr="00906B09">
        <w:rPr>
          <w:lang w:val="en-GB"/>
        </w:rPr>
        <w:t xml:space="preserve"> button is used to create a new operation, with a name like 'Operations_2'</w:t>
      </w:r>
    </w:p>
    <w:p w14:paraId="666F4826" w14:textId="77777777" w:rsidR="00230DEA" w:rsidRPr="00906B09" w:rsidRDefault="00230DEA" w:rsidP="00A723CC">
      <w:pPr>
        <w:pStyle w:val="Indent1withBullet"/>
        <w:rPr>
          <w:lang w:val="en-GB"/>
        </w:rPr>
      </w:pPr>
      <w:r w:rsidRPr="00906B09">
        <w:rPr>
          <w:lang w:val="en-GB"/>
        </w:rPr>
        <w:t>The '</w:t>
      </w:r>
      <w:r w:rsidR="002601CE" w:rsidRPr="00906B09">
        <w:rPr>
          <w:b/>
          <w:lang w:val="en-GB"/>
        </w:rPr>
        <w:t>Duplicate</w:t>
      </w:r>
      <w:r w:rsidR="00D43DC9" w:rsidRPr="00906B09">
        <w:rPr>
          <w:b/>
          <w:lang w:val="en-GB"/>
        </w:rPr>
        <w:t xml:space="preserve"> selected operation</w:t>
      </w:r>
      <w:r w:rsidRPr="00906B09">
        <w:rPr>
          <w:lang w:val="en-GB"/>
        </w:rPr>
        <w:t xml:space="preserve">' button enables you to copy an existing operation, and modify it (e.g. change the dataset for another one with the same kind of data at another date, change the selection criteria, etc.). </w:t>
      </w:r>
    </w:p>
    <w:p w14:paraId="562FBFA2" w14:textId="77777777" w:rsidR="00230DEA" w:rsidRPr="00906B09" w:rsidRDefault="00230DEA" w:rsidP="0001292E">
      <w:pPr>
        <w:pStyle w:val="Indent1withBullet"/>
        <w:rPr>
          <w:lang w:val="en-GB"/>
        </w:rPr>
      </w:pPr>
      <w:r w:rsidRPr="00906B09">
        <w:rPr>
          <w:lang w:val="en-GB"/>
        </w:rPr>
        <w:t xml:space="preserve">The </w:t>
      </w:r>
      <w:r w:rsidR="002601CE" w:rsidRPr="00906B09">
        <w:rPr>
          <w:b/>
          <w:lang w:val="en-GB"/>
        </w:rPr>
        <w:t xml:space="preserve">'Delete </w:t>
      </w:r>
      <w:r w:rsidR="00D43DC9" w:rsidRPr="00906B09">
        <w:rPr>
          <w:b/>
          <w:lang w:val="en-GB"/>
        </w:rPr>
        <w:t>selected operation</w:t>
      </w:r>
      <w:r w:rsidR="00D43DC9" w:rsidRPr="00906B09">
        <w:rPr>
          <w:lang w:val="en-GB"/>
        </w:rPr>
        <w:t>'</w:t>
      </w:r>
      <w:r w:rsidRPr="00906B09">
        <w:rPr>
          <w:lang w:val="en-GB"/>
        </w:rPr>
        <w:t xml:space="preserve"> button enables to delete an existing operation, if none of </w:t>
      </w:r>
      <w:r w:rsidR="00C6359B" w:rsidRPr="00906B09">
        <w:rPr>
          <w:lang w:val="en-GB"/>
        </w:rPr>
        <w:t xml:space="preserve">your operation's expression is </w:t>
      </w:r>
      <w:r w:rsidRPr="00906B09">
        <w:rPr>
          <w:lang w:val="en-GB"/>
        </w:rPr>
        <w:t>used in a View.</w:t>
      </w:r>
    </w:p>
    <w:p w14:paraId="26D0966D" w14:textId="77777777" w:rsidR="001D2482" w:rsidRPr="00906B09" w:rsidRDefault="00230DEA">
      <w:pPr>
        <w:pStyle w:val="Indent1withBullet"/>
        <w:rPr>
          <w:ins w:id="316" w:author="Ricardo Capote" w:date="2016-06-16T15:43:00Z"/>
          <w:lang w:val="en-GB"/>
        </w:rPr>
      </w:pPr>
      <w:r w:rsidRPr="00906B09">
        <w:rPr>
          <w:lang w:val="en-GB"/>
        </w:rPr>
        <w:t>The 'Execute' button executes the active operation.</w:t>
      </w:r>
    </w:p>
    <w:p w14:paraId="00D77DED" w14:textId="746B2533" w:rsidR="00230DEA" w:rsidRPr="00906B09" w:rsidRDefault="001D2482">
      <w:pPr>
        <w:pStyle w:val="Indent1withBullet"/>
        <w:rPr>
          <w:rFonts w:cs="Times"/>
          <w:lang w:val="en-GB"/>
        </w:rPr>
      </w:pPr>
      <w:ins w:id="317" w:author="Ricardo Capote" w:date="2016-06-16T15:43:00Z">
        <w:r w:rsidRPr="00906B09">
          <w:rPr>
            <w:lang w:val="en-GB"/>
          </w:rPr>
          <w:t>The '</w:t>
        </w:r>
        <w:r w:rsidRPr="00906B09">
          <w:rPr>
            <w:rFonts w:cs="Times"/>
            <w:lang w:val="en-GB"/>
          </w:rPr>
          <w:t>Export</w:t>
        </w:r>
        <w:r w:rsidRPr="00906B09">
          <w:rPr>
            <w:lang w:val="en-GB"/>
          </w:rPr>
          <w:t>' button enables to save the BRAT GUI output on either another format (Ascii, GeoTiff and KML) or in netCDF, and under another name wherever you prefer it.</w:t>
        </w:r>
      </w:ins>
      <w:del w:id="318" w:author="Ricardo Capote" w:date="2016-06-16T15:43:00Z">
        <w:r w:rsidR="00230DEA" w:rsidRPr="00906B09" w:rsidDel="001D2482">
          <w:rPr>
            <w:lang w:val="en-GB"/>
          </w:rPr>
          <w:delText xml:space="preserve"> </w:delText>
        </w:r>
        <w:r w:rsidR="00D43DC9" w:rsidRPr="00906B09" w:rsidDel="001D2482">
          <w:rPr>
            <w:lang w:val="en-GB"/>
          </w:rPr>
          <w:delText xml:space="preserve">Brat “Export” functionality is not implemented in the current release, and will only be available for the official release. </w:delText>
        </w:r>
      </w:del>
    </w:p>
    <w:p w14:paraId="660698EE" w14:textId="77777777" w:rsidR="00CC20E3" w:rsidRPr="00906B09" w:rsidRDefault="00230DEA">
      <w:pPr>
        <w:pStyle w:val="Indent1withBullet"/>
        <w:rPr>
          <w:lang w:val="en-GB"/>
        </w:rPr>
      </w:pPr>
      <w:r w:rsidRPr="00906B09">
        <w:rPr>
          <w:lang w:val="en-GB"/>
        </w:rPr>
        <w:t xml:space="preserve">The 'Delay execution' </w:t>
      </w:r>
      <w:r w:rsidR="007D0E00" w:rsidRPr="00906B09">
        <w:rPr>
          <w:lang w:val="en-GB"/>
        </w:rPr>
        <w:t>feature is not implemented yet.</w:t>
      </w:r>
    </w:p>
    <w:p w14:paraId="2625C645" w14:textId="77777777" w:rsidR="00661589" w:rsidRPr="00906B09" w:rsidRDefault="00BD625F">
      <w:pPr>
        <w:pStyle w:val="Indent1withBullet"/>
        <w:rPr>
          <w:lang w:val="en-GB"/>
        </w:rPr>
      </w:pPr>
      <w:r w:rsidRPr="00906B09">
        <w:rPr>
          <w:lang w:val="en-GB"/>
        </w:rPr>
        <w:t>The '</w:t>
      </w:r>
      <w:r w:rsidRPr="00906B09">
        <w:rPr>
          <w:b/>
          <w:lang w:val="en-GB"/>
        </w:rPr>
        <w:t>Launch scheduler</w:t>
      </w:r>
      <w:r w:rsidRPr="00906B09">
        <w:rPr>
          <w:lang w:val="en-GB"/>
        </w:rPr>
        <w:t xml:space="preserve">' button </w:t>
      </w:r>
      <w:r w:rsidR="007D0E00" w:rsidRPr="00906B09">
        <w:rPr>
          <w:lang w:val="en-GB"/>
        </w:rPr>
        <w:t>is not yet implemented in the current release.</w:t>
      </w:r>
    </w:p>
    <w:p w14:paraId="123401E9" w14:textId="77777777" w:rsidR="0090148E" w:rsidRPr="00906B09" w:rsidRDefault="0090148E">
      <w:pPr>
        <w:pStyle w:val="Indent1withBullet"/>
        <w:rPr>
          <w:lang w:val="en-GB"/>
        </w:rPr>
      </w:pPr>
      <w:r w:rsidRPr="00906B09">
        <w:rPr>
          <w:lang w:val="en-GB"/>
        </w:rPr>
        <w:t>The '</w:t>
      </w:r>
      <w:r w:rsidR="00EA6894" w:rsidRPr="00906B09">
        <w:rPr>
          <w:b/>
          <w:lang w:val="en-GB"/>
        </w:rPr>
        <w:t>Generate Statistics and save result in file</w:t>
      </w:r>
      <w:r w:rsidRPr="00906B09">
        <w:rPr>
          <w:lang w:val="en-GB"/>
        </w:rPr>
        <w:t>' button gives the global statistics for each Data expression. You can thus retrieve:</w:t>
      </w:r>
    </w:p>
    <w:p w14:paraId="703A0E00" w14:textId="77777777" w:rsidR="0090148E" w:rsidRPr="00906B09" w:rsidRDefault="0090148E" w:rsidP="00F43C8D">
      <w:pPr>
        <w:pStyle w:val="Indent2withBullet"/>
      </w:pPr>
      <w:r w:rsidRPr="00906B09">
        <w:t>Number of valid data,</w:t>
      </w:r>
    </w:p>
    <w:p w14:paraId="7E380557" w14:textId="77777777" w:rsidR="0090148E" w:rsidRPr="00906B09" w:rsidRDefault="0090148E" w:rsidP="00E00375">
      <w:pPr>
        <w:pStyle w:val="Indent2withBullet"/>
      </w:pPr>
      <w:r w:rsidRPr="00906B09">
        <w:t>Mean,</w:t>
      </w:r>
    </w:p>
    <w:p w14:paraId="4631D7D0" w14:textId="77777777" w:rsidR="0090148E" w:rsidRPr="00906B09" w:rsidRDefault="0090148E" w:rsidP="0044571C">
      <w:pPr>
        <w:pStyle w:val="Indent2withBullet"/>
      </w:pPr>
      <w:r w:rsidRPr="00906B09">
        <w:t>Standard deviation,</w:t>
      </w:r>
    </w:p>
    <w:p w14:paraId="01310E20" w14:textId="77777777" w:rsidR="0090148E" w:rsidRPr="00906B09" w:rsidRDefault="0090148E" w:rsidP="00974859">
      <w:pPr>
        <w:pStyle w:val="Indent2withBullet"/>
      </w:pPr>
      <w:r w:rsidRPr="00906B09">
        <w:t>Minimum,</w:t>
      </w:r>
    </w:p>
    <w:p w14:paraId="51F780A5" w14:textId="77777777" w:rsidR="0090148E" w:rsidRPr="00906B09" w:rsidRDefault="0090148E" w:rsidP="00A51DFF">
      <w:pPr>
        <w:pStyle w:val="Indent2withBullet"/>
      </w:pPr>
      <w:r w:rsidRPr="00906B09">
        <w:t>Maximum,</w:t>
      </w:r>
    </w:p>
    <w:p w14:paraId="1F0F1B6D" w14:textId="77777777" w:rsidR="0090148E" w:rsidRPr="00906B09" w:rsidRDefault="0090148E" w:rsidP="0090148E"/>
    <w:p w14:paraId="219BEF9A" w14:textId="77777777" w:rsidR="0060485A" w:rsidRPr="00906B09" w:rsidRDefault="0090148E" w:rsidP="0090148E">
      <w:r w:rsidRPr="00906B09">
        <w:t>If you want to apply the same operation to different datasets, and be able to compare their outputs, you will have to re-create it as many times as needed, using the ‘</w:t>
      </w:r>
      <w:r w:rsidRPr="00906B09">
        <w:rPr>
          <w:b/>
        </w:rPr>
        <w:t>Duplicate</w:t>
      </w:r>
      <w:r w:rsidR="009A7CEC" w:rsidRPr="00906B09">
        <w:rPr>
          <w:b/>
        </w:rPr>
        <w:t xml:space="preserve"> selected operation</w:t>
      </w:r>
      <w:r w:rsidRPr="00906B09">
        <w:t>’ button. You can also use the parameter file directly with a script (see section 8.3, Using the parameter files to process many datasets). Or, you can export the data in netCDF for future use (otherwise, the output file will be replaced by the new one)</w:t>
      </w:r>
      <w:r w:rsidR="00F15038" w:rsidRPr="00906B09">
        <w:t>.</w:t>
      </w:r>
    </w:p>
    <w:p w14:paraId="7643B9F6" w14:textId="77777777" w:rsidR="002C6B64" w:rsidRPr="00906B09" w:rsidRDefault="002C6B64" w:rsidP="002C6B64">
      <w:pPr>
        <w:pStyle w:val="Heading4"/>
      </w:pPr>
      <w:bookmarkStart w:id="319" w:name="_Toc449978471"/>
      <w:r w:rsidRPr="00906B09">
        <w:t>Define source data</w:t>
      </w:r>
      <w:bookmarkEnd w:id="319"/>
    </w:p>
    <w:p w14:paraId="1F421C76" w14:textId="77777777" w:rsidR="002C6B64" w:rsidRPr="00906B09" w:rsidRDefault="002C6B64" w:rsidP="001D2482">
      <w:pPr>
        <w:pStyle w:val="Indent1withBullet"/>
        <w:rPr>
          <w:lang w:val="en-GB"/>
        </w:rPr>
      </w:pPr>
      <w:r w:rsidRPr="00906B09">
        <w:rPr>
          <w:lang w:val="en-GB"/>
        </w:rPr>
        <w:t>'</w:t>
      </w:r>
      <w:r w:rsidRPr="00906B09">
        <w:rPr>
          <w:b/>
          <w:lang w:val="en-GB"/>
        </w:rPr>
        <w:t>Datasets</w:t>
      </w:r>
      <w:r w:rsidRPr="00906B09">
        <w:rPr>
          <w:lang w:val="en-GB"/>
        </w:rPr>
        <w:t>' box lists the names of the datasets available within this workspace: you have to select one of them</w:t>
      </w:r>
    </w:p>
    <w:p w14:paraId="464AABB7" w14:textId="77777777" w:rsidR="002C6B64" w:rsidRPr="00906B09" w:rsidRDefault="002C6B64" w:rsidP="002B7853">
      <w:pPr>
        <w:pStyle w:val="Indent1withBullet"/>
        <w:rPr>
          <w:lang w:val="en-GB"/>
        </w:rPr>
      </w:pPr>
      <w:r w:rsidRPr="00906B09">
        <w:rPr>
          <w:lang w:val="en-GB"/>
        </w:rPr>
        <w:t>'</w:t>
      </w:r>
      <w:r w:rsidRPr="00906B09">
        <w:rPr>
          <w:b/>
          <w:lang w:val="en-GB"/>
        </w:rPr>
        <w:t>Fields</w:t>
      </w:r>
      <w:r w:rsidRPr="00906B09">
        <w:rPr>
          <w:lang w:val="en-GB"/>
        </w:rPr>
        <w:t xml:space="preserve">' box shows the list of all fields available within the selected dataset, organised as a tree. </w:t>
      </w:r>
      <w:r w:rsidRPr="00906B09">
        <w:rPr>
          <w:lang w:val="en-GB"/>
        </w:rPr>
        <w:tab/>
      </w:r>
    </w:p>
    <w:p w14:paraId="39AA64F2" w14:textId="77777777" w:rsidR="002C6B64" w:rsidRPr="00906B09" w:rsidRDefault="002C6B64" w:rsidP="00A723CC">
      <w:pPr>
        <w:pStyle w:val="Indent1withoutBullet"/>
        <w:rPr>
          <w:lang w:val="en-GB"/>
        </w:rPr>
      </w:pPr>
      <w:r w:rsidRPr="00906B09">
        <w:rPr>
          <w:lang w:val="en-GB"/>
        </w:rPr>
        <w:t>Right-click provides a contextual menu, with 'sort ascending' and 'sort descending' at the bottom, to sort the data field names in alphabetical order (or reverse).</w:t>
      </w:r>
      <w:r w:rsidRPr="00906B09">
        <w:rPr>
          <w:lang w:val="en-GB"/>
        </w:rPr>
        <w:tab/>
      </w:r>
    </w:p>
    <w:p w14:paraId="58EF6D1B" w14:textId="77777777" w:rsidR="00F15038" w:rsidRPr="00906B09" w:rsidRDefault="002C6B64">
      <w:pPr>
        <w:pStyle w:val="Indent1withoutBullet"/>
        <w:rPr>
          <w:lang w:val="en-GB"/>
        </w:rPr>
        <w:pPrChange w:id="320" w:author="Ricardo Capote" w:date="2016-06-16T15:43:00Z">
          <w:pPr>
            <w:pStyle w:val="Indent1withBullet"/>
          </w:pPr>
        </w:pPrChange>
      </w:pPr>
      <w:r w:rsidRPr="00906B09">
        <w:rPr>
          <w:lang w:val="en-GB"/>
        </w:rPr>
        <w:t>To know some information about one field, hover the mouse pointer over it, and a tooltip will appear.</w:t>
      </w:r>
    </w:p>
    <w:p w14:paraId="743992CD" w14:textId="77777777" w:rsidR="00FF588F" w:rsidRPr="00906B09" w:rsidRDefault="00FF588F" w:rsidP="00FF588F"/>
    <w:p w14:paraId="5FC1B530" w14:textId="77777777" w:rsidR="00FF588F" w:rsidRPr="00906B09" w:rsidRDefault="00FF588F" w:rsidP="00FF588F">
      <w:r w:rsidRPr="00906B09">
        <w:rPr>
          <w:noProof/>
          <w:lang w:val="pt-PT" w:eastAsia="pt-PT"/>
        </w:rPr>
        <w:lastRenderedPageBreak/>
        <w:drawing>
          <wp:inline distT="0" distB="0" distL="0" distR="0" wp14:anchorId="3750E5AF" wp14:editId="35883607">
            <wp:extent cx="6120765" cy="3635642"/>
            <wp:effectExtent l="19050" t="0" r="0" b="0"/>
            <wp:docPr id="31"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765" cy="3635642"/>
                    </a:xfrm>
                    <a:prstGeom prst="rect">
                      <a:avLst/>
                    </a:prstGeom>
                    <a:noFill/>
                    <a:ln>
                      <a:noFill/>
                      <a:prstDash/>
                    </a:ln>
                  </pic:spPr>
                </pic:pic>
              </a:graphicData>
            </a:graphic>
          </wp:inline>
        </w:drawing>
      </w:r>
    </w:p>
    <w:p w14:paraId="2550CFE0" w14:textId="77777777" w:rsidR="00BD625F" w:rsidRPr="00906B09" w:rsidRDefault="00FF588F" w:rsidP="000C23ED">
      <w:pPr>
        <w:pStyle w:val="Caption"/>
      </w:pPr>
      <w:bookmarkStart w:id="321" w:name="_Toc449978546"/>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11</w:t>
      </w:r>
      <w:r w:rsidR="00172F16" w:rsidRPr="00906B09">
        <w:fldChar w:fldCharType="end"/>
      </w:r>
      <w:r w:rsidRPr="00906B09">
        <w:t>: Operations tab.</w:t>
      </w:r>
      <w:bookmarkEnd w:id="321"/>
    </w:p>
    <w:p w14:paraId="28438B42" w14:textId="77777777" w:rsidR="00FF588F" w:rsidRPr="00906B09" w:rsidRDefault="00FF588F" w:rsidP="00FF588F"/>
    <w:p w14:paraId="4242365F" w14:textId="77777777" w:rsidR="00D705A7" w:rsidRPr="00906B09" w:rsidRDefault="00D705A7" w:rsidP="00D705A7">
      <w:pPr>
        <w:pStyle w:val="Heading4"/>
      </w:pPr>
      <w:bookmarkStart w:id="322" w:name="_Toc449978472"/>
      <w:r w:rsidRPr="00906B09">
        <w:t>Define expressions</w:t>
      </w:r>
      <w:bookmarkEnd w:id="322"/>
    </w:p>
    <w:p w14:paraId="012CBAB9" w14:textId="77777777" w:rsidR="00D705A7" w:rsidRPr="00906B09" w:rsidRDefault="00D705A7" w:rsidP="00D705A7">
      <w:r w:rsidRPr="00906B09">
        <w:t>In the middle of the Operations tab is the tree with the expressions, including the selection applied. You have four kinds of expressions:</w:t>
      </w:r>
    </w:p>
    <w:p w14:paraId="2C040760" w14:textId="77777777" w:rsidR="00D705A7" w:rsidRPr="00906B09" w:rsidRDefault="00D705A7" w:rsidP="001D2482">
      <w:pPr>
        <w:pStyle w:val="Indent1withBullet"/>
        <w:rPr>
          <w:lang w:val="en-GB"/>
        </w:rPr>
      </w:pPr>
      <w:r w:rsidRPr="00906B09">
        <w:rPr>
          <w:lang w:val="en-GB"/>
        </w:rPr>
        <w:t>'</w:t>
      </w:r>
      <w:r w:rsidRPr="00906B09">
        <w:rPr>
          <w:b/>
          <w:lang w:val="en-GB"/>
        </w:rPr>
        <w:t>X</w:t>
      </w:r>
      <w:r w:rsidRPr="00906B09">
        <w:rPr>
          <w:lang w:val="en-GB"/>
        </w:rPr>
        <w:t>': as axis (the data will be organised relative to the values within this field); only one X expression is possible, and one is necessary.</w:t>
      </w:r>
    </w:p>
    <w:p w14:paraId="319BC23F" w14:textId="77777777" w:rsidR="00D705A7" w:rsidRPr="00906B09" w:rsidRDefault="00D705A7" w:rsidP="002B7853">
      <w:pPr>
        <w:pStyle w:val="Indent1withBullet"/>
        <w:rPr>
          <w:lang w:val="en-GB"/>
        </w:rPr>
      </w:pPr>
      <w:r w:rsidRPr="00906B09">
        <w:rPr>
          <w:lang w:val="en-GB"/>
        </w:rPr>
        <w:t>'</w:t>
      </w:r>
      <w:r w:rsidRPr="00906B09">
        <w:rPr>
          <w:b/>
          <w:lang w:val="en-GB"/>
        </w:rPr>
        <w:t>Y (optional)</w:t>
      </w:r>
      <w:r w:rsidRPr="00906B09">
        <w:rPr>
          <w:lang w:val="en-GB"/>
        </w:rPr>
        <w:t>': to be used as second axis (e.g. X=longitude, Y=latitude); only one Y expression is possible</w:t>
      </w:r>
    </w:p>
    <w:p w14:paraId="3F77BE18" w14:textId="77777777" w:rsidR="00D705A7" w:rsidRPr="00906B09" w:rsidRDefault="00D705A7" w:rsidP="00A723CC">
      <w:pPr>
        <w:pStyle w:val="Indent1withBullet"/>
        <w:rPr>
          <w:lang w:val="en-GB"/>
        </w:rPr>
      </w:pPr>
      <w:r w:rsidRPr="00906B09">
        <w:rPr>
          <w:lang w:val="en-GB"/>
        </w:rPr>
        <w:t>'</w:t>
      </w:r>
      <w:r w:rsidRPr="00906B09">
        <w:rPr>
          <w:b/>
          <w:lang w:val="en-GB"/>
        </w:rPr>
        <w:t>Data</w:t>
      </w:r>
      <w:r w:rsidRPr="00906B09">
        <w:rPr>
          <w:lang w:val="en-GB"/>
        </w:rPr>
        <w:t>': at least one Data expression is necessary, but you can add up to twenty of them.</w:t>
      </w:r>
    </w:p>
    <w:p w14:paraId="6FC480AF" w14:textId="77777777" w:rsidR="00D705A7" w:rsidRPr="00906B09" w:rsidRDefault="00D705A7" w:rsidP="0001292E">
      <w:pPr>
        <w:pStyle w:val="Indent1withBullet"/>
        <w:rPr>
          <w:lang w:val="en-GB"/>
        </w:rPr>
      </w:pPr>
      <w:r w:rsidRPr="00906B09">
        <w:rPr>
          <w:lang w:val="en-GB"/>
        </w:rPr>
        <w:t>'</w:t>
      </w:r>
      <w:r w:rsidRPr="00906B09">
        <w:rPr>
          <w:b/>
          <w:lang w:val="en-GB"/>
        </w:rPr>
        <w:t>Selection criteria</w:t>
      </w:r>
      <w:r w:rsidRPr="00906B09">
        <w:rPr>
          <w:lang w:val="en-GB"/>
        </w:rPr>
        <w:t>' (optional; the title is bold when it is filled)</w:t>
      </w:r>
      <w:del w:id="323" w:author="Ricardo Capote" w:date="2016-06-16T15:07:00Z">
        <w:r w:rsidRPr="00906B09" w:rsidDel="00DB120A">
          <w:rPr>
            <w:lang w:val="en-GB"/>
          </w:rPr>
          <w:delText xml:space="preserve"> </w:delText>
        </w:r>
      </w:del>
      <w:r w:rsidRPr="00906B09">
        <w:rPr>
          <w:lang w:val="en-GB"/>
        </w:rPr>
        <w:t>: it enables to select data e.g. by date and/or boundaries, etc. and/or for editing it using flag values, thresholds, etc. Logical, relational functions can be used, separated by &amp;&amp; ('and'), || ('or') or with ! ('not'). All the fields, or combination of fields of the source data can be used. To use a combination of fields, it can be clearer to use a formula. Note that the selection criteria expression is working only with the basic SI units (i.e. when defining thresholds, you have to put values in e.g. meters, even if the data source field is in mm).</w:t>
      </w:r>
    </w:p>
    <w:p w14:paraId="6089B98D" w14:textId="77777777" w:rsidR="00D705A7" w:rsidRPr="00906B09" w:rsidRDefault="00D705A7" w:rsidP="00D705A7">
      <w:r w:rsidRPr="00906B09">
        <w:t>X an Y are used as axis: BRAT will read the source data and extract, for each X (optionally Y), the corresponding value of each Data expression fulfilling the conditions defined as 'selection criteria'.</w:t>
      </w:r>
    </w:p>
    <w:p w14:paraId="1EA0395B" w14:textId="77777777" w:rsidR="00D705A7" w:rsidRPr="00906B09" w:rsidRDefault="00D705A7" w:rsidP="00D705A7">
      <w:r w:rsidRPr="00906B09">
        <w:t>All expressions can be filled the same ways.</w:t>
      </w:r>
    </w:p>
    <w:p w14:paraId="03C51774" w14:textId="77777777" w:rsidR="00D705A7" w:rsidRPr="00906B09" w:rsidRDefault="00D705A7" w:rsidP="00D705A7">
      <w:r w:rsidRPr="00906B09">
        <w:t>The expressions</w:t>
      </w:r>
      <w:r w:rsidR="004D3BBF" w:rsidRPr="00906B09">
        <w:t xml:space="preserve"> can be filled by several means</w:t>
      </w:r>
      <w:r w:rsidRPr="00906B09">
        <w:t>:</w:t>
      </w:r>
    </w:p>
    <w:p w14:paraId="3B2163E1" w14:textId="77777777" w:rsidR="00FF588F" w:rsidRPr="00906B09" w:rsidRDefault="004D3BBF" w:rsidP="00F43C8D">
      <w:pPr>
        <w:pStyle w:val="Indent2withBullet"/>
      </w:pPr>
      <w:r w:rsidRPr="00906B09">
        <w:t xml:space="preserve">The quickest is by </w:t>
      </w:r>
      <w:r w:rsidRPr="00906B09">
        <w:rPr>
          <w:b/>
        </w:rPr>
        <w:t>drag &amp; drop</w:t>
      </w:r>
      <w:r w:rsidR="00D705A7" w:rsidRPr="00906B09">
        <w:t>: drag a field from the leftmost list and drop it in either one of those, or in the 'Expression' box;</w:t>
      </w:r>
    </w:p>
    <w:p w14:paraId="0B01850F" w14:textId="77777777" w:rsidR="004D3BBF" w:rsidRPr="00906B09" w:rsidRDefault="004D3BBF" w:rsidP="004D3BBF"/>
    <w:p w14:paraId="545A4D84" w14:textId="77777777" w:rsidR="004D3BBF" w:rsidRPr="00906B09" w:rsidRDefault="009A5BD4" w:rsidP="000B3D0B">
      <w:pPr>
        <w:jc w:val="center"/>
      </w:pPr>
      <w:r w:rsidRPr="00906B09">
        <w:rPr>
          <w:noProof/>
          <w:lang w:val="pt-PT" w:eastAsia="pt-PT"/>
        </w:rPr>
        <w:lastRenderedPageBreak/>
        <w:drawing>
          <wp:inline distT="0" distB="0" distL="0" distR="0" wp14:anchorId="458D8103" wp14:editId="609B1B17">
            <wp:extent cx="2266122" cy="1653871"/>
            <wp:effectExtent l="0" t="0" r="0" b="0"/>
            <wp:docPr id="33"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l="14501" t="61739" r="63876" b="14348"/>
                    <a:stretch>
                      <a:fillRect/>
                    </a:stretch>
                  </pic:blipFill>
                  <pic:spPr>
                    <a:xfrm>
                      <a:off x="0" y="0"/>
                      <a:ext cx="2266055" cy="1653822"/>
                    </a:xfrm>
                    <a:prstGeom prst="rect">
                      <a:avLst/>
                    </a:prstGeom>
                    <a:noFill/>
                    <a:ln>
                      <a:noFill/>
                      <a:prstDash/>
                    </a:ln>
                  </pic:spPr>
                </pic:pic>
              </a:graphicData>
            </a:graphic>
          </wp:inline>
        </w:drawing>
      </w:r>
    </w:p>
    <w:p w14:paraId="275C9C38" w14:textId="77777777" w:rsidR="00CC20E3" w:rsidRPr="00906B09" w:rsidRDefault="00CC20E3" w:rsidP="00A0274E"/>
    <w:p w14:paraId="26E1CCF6" w14:textId="77777777" w:rsidR="004D3BBF" w:rsidRPr="00906B09" w:rsidRDefault="004D3BBF" w:rsidP="000C23ED">
      <w:pPr>
        <w:pStyle w:val="Caption"/>
      </w:pPr>
      <w:bookmarkStart w:id="324" w:name="_Toc449978547"/>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12</w:t>
      </w:r>
      <w:r w:rsidR="00172F16" w:rsidRPr="00906B09">
        <w:fldChar w:fldCharType="end"/>
      </w:r>
      <w:r w:rsidRPr="00906B09">
        <w:t>: Example of menu that appears by right-click on a data expression (</w:t>
      </w:r>
      <w:r w:rsidR="00A21DF0" w:rsidRPr="00906B09">
        <w:t>’SLA’</w:t>
      </w:r>
      <w:r w:rsidRPr="00906B09">
        <w:t>). Note that here one data field ('</w:t>
      </w:r>
      <w:r w:rsidR="00A21DF0" w:rsidRPr="00906B09">
        <w:t>equator_time</w:t>
      </w:r>
      <w:r w:rsidRPr="00906B09">
        <w:t>') is selected (left-click); if no data field is selected, this item is inactive.</w:t>
      </w:r>
      <w:bookmarkEnd w:id="324"/>
    </w:p>
    <w:p w14:paraId="3F80D12F" w14:textId="77777777" w:rsidR="00F353BB" w:rsidRPr="00906B09" w:rsidRDefault="004D3BBF">
      <w:pPr>
        <w:pStyle w:val="Caption"/>
      </w:pPr>
      <w:r w:rsidRPr="00906B09">
        <w:t>'Insert empty expression' will add a new expression (in 'Data'), or replace the active expression by an empty one (in X and Y). 'Insert (field) into expression' add the selected data field (if any) in the active expression. 'Insert function' enable to use the list of mathematical and logical functions, and 'Insert formula' insert one of the predefined expressions saved.</w:t>
      </w:r>
    </w:p>
    <w:p w14:paraId="4BE5CD6B" w14:textId="77777777" w:rsidR="00F353BB" w:rsidRPr="00906B09" w:rsidRDefault="004D3BBF">
      <w:pPr>
        <w:pStyle w:val="Caption"/>
      </w:pPr>
      <w:r w:rsidRPr="00906B09">
        <w:t>'Sort' enable to sort all the expressions (if there's more than one) by their name in either ascending or descending (alphabetical) order.</w:t>
      </w:r>
    </w:p>
    <w:p w14:paraId="4A065770" w14:textId="77777777" w:rsidR="004D3BBF" w:rsidRPr="00906B09" w:rsidRDefault="004D3BBF" w:rsidP="004D3BBF"/>
    <w:p w14:paraId="70554E28" w14:textId="77777777" w:rsidR="00E53945" w:rsidRPr="00906B09" w:rsidRDefault="00E53945" w:rsidP="00F43C8D">
      <w:pPr>
        <w:pStyle w:val="Indent2withBullet"/>
      </w:pPr>
      <w:r w:rsidRPr="00906B09">
        <w:t>or use the '</w:t>
      </w:r>
      <w:r w:rsidRPr="00906B09">
        <w:rPr>
          <w:b/>
        </w:rPr>
        <w:t>Insert field</w:t>
      </w:r>
      <w:r w:rsidRPr="00906B09">
        <w:t>' button (which will insert the selected data field in the active expression).</w:t>
      </w:r>
    </w:p>
    <w:p w14:paraId="13A45902" w14:textId="77777777" w:rsidR="004D3BBF" w:rsidRPr="00906B09" w:rsidRDefault="00E53945" w:rsidP="00E00375">
      <w:pPr>
        <w:pStyle w:val="Indent2withBullet"/>
      </w:pPr>
      <w:r w:rsidRPr="00906B09">
        <w:t>or you can always use the '</w:t>
      </w:r>
      <w:r w:rsidRPr="00906B09">
        <w:rPr>
          <w:b/>
        </w:rPr>
        <w:t>Insert expression</w:t>
      </w:r>
      <w:r w:rsidRPr="00906B09">
        <w:t>' (which will insert an empty expression, to be filled by one or several combined fields) and type in an empty expression the field names and functions you want to apply, using your keyboard</w:t>
      </w:r>
    </w:p>
    <w:p w14:paraId="22F75A99" w14:textId="77777777" w:rsidR="005767E4" w:rsidRPr="00906B09" w:rsidRDefault="005767E4" w:rsidP="005767E4">
      <w:r w:rsidRPr="00906B09">
        <w:t>Since you can do more than insert one field, a set of functions is available, as well as</w:t>
      </w:r>
    </w:p>
    <w:p w14:paraId="065B7441" w14:textId="77777777" w:rsidR="00CC20E3" w:rsidRPr="00906B09" w:rsidRDefault="005767E4" w:rsidP="00F43C8D">
      <w:pPr>
        <w:pStyle w:val="Indent2withBullet"/>
      </w:pPr>
      <w:r w:rsidRPr="00906B09">
        <w:t>The '</w:t>
      </w:r>
      <w:r w:rsidRPr="00906B09">
        <w:rPr>
          <w:b/>
        </w:rPr>
        <w:t>Insert Function</w:t>
      </w:r>
      <w:r w:rsidRPr="00906B09">
        <w:t>' button opens the pop-up window with the list of available functions (see section 4.3.3.4.2, Functions) for the complete list and specifications)</w:t>
      </w:r>
    </w:p>
    <w:p w14:paraId="7D879ED4" w14:textId="77777777" w:rsidR="005767E4" w:rsidRPr="00906B09" w:rsidRDefault="005767E4" w:rsidP="00E00375">
      <w:pPr>
        <w:pStyle w:val="Indent2withBullet"/>
      </w:pPr>
      <w:r w:rsidRPr="00906B09">
        <w:t>The '</w:t>
      </w:r>
      <w:r w:rsidRPr="00906B09">
        <w:rPr>
          <w:b/>
        </w:rPr>
        <w:t>Insert Formula</w:t>
      </w:r>
      <w:r w:rsidRPr="00906B09">
        <w:t>' button opens the pop-up window with the list of available formulas. A set of those is pre-defined (see section Formulas); more can be saved using '</w:t>
      </w:r>
      <w:r w:rsidRPr="00906B09">
        <w:rPr>
          <w:b/>
        </w:rPr>
        <w:t>Save as Formula</w:t>
      </w:r>
      <w:r w:rsidRPr="00906B09">
        <w:t>' button and re-used, in the same Workspace or imported in another one</w:t>
      </w:r>
    </w:p>
    <w:p w14:paraId="56E51437" w14:textId="77777777" w:rsidR="005767E4" w:rsidRPr="00906B09" w:rsidRDefault="005767E4" w:rsidP="0044571C">
      <w:pPr>
        <w:pStyle w:val="Indent2withBullet"/>
      </w:pPr>
      <w:r w:rsidRPr="00906B09">
        <w:t>The '</w:t>
      </w:r>
      <w:r w:rsidRPr="00906B09">
        <w:rPr>
          <w:b/>
        </w:rPr>
        <w:t>Insert Algorithm</w:t>
      </w:r>
      <w:r w:rsidRPr="00906B09">
        <w:t>' button opens the pop-up window with the list of available algorithms (see section Algorithms) for the complete list and specifications)</w:t>
      </w:r>
    </w:p>
    <w:p w14:paraId="2D455CB8" w14:textId="77777777" w:rsidR="005767E4" w:rsidRPr="00906B09" w:rsidRDefault="005767E4" w:rsidP="00974859">
      <w:pPr>
        <w:pStyle w:val="Indent2withBullet"/>
      </w:pPr>
      <w:r w:rsidRPr="00906B09">
        <w:t>'</w:t>
      </w:r>
      <w:r w:rsidRPr="00906B09">
        <w:rPr>
          <w:b/>
        </w:rPr>
        <w:t>Delete expression</w:t>
      </w:r>
      <w:r w:rsidRPr="00906B09">
        <w:t>' button enables to delete an expression (the Delete key on your keyboard has also the same effect). Remember, however, that you have to have an X and a Data expression defined.</w:t>
      </w:r>
    </w:p>
    <w:p w14:paraId="5902D768" w14:textId="77777777" w:rsidR="003E5AA7" w:rsidRPr="00906B09" w:rsidRDefault="003E5AA7" w:rsidP="003E5AA7">
      <w:pPr>
        <w:pStyle w:val="Heading4"/>
      </w:pPr>
      <w:bookmarkStart w:id="325" w:name="_Toc449978473"/>
      <w:r w:rsidRPr="00906B09">
        <w:t>Expression information and parameters</w:t>
      </w:r>
      <w:bookmarkEnd w:id="325"/>
    </w:p>
    <w:p w14:paraId="5D0EA571" w14:textId="77777777" w:rsidR="003E5AA7" w:rsidRPr="00906B09" w:rsidRDefault="003E5AA7" w:rsidP="003E5AA7">
      <w:r w:rsidRPr="00906B09">
        <w:t>When an expression is selected, several parameters can be filled/used.</w:t>
      </w:r>
    </w:p>
    <w:p w14:paraId="15EDD923" w14:textId="26461720" w:rsidR="003E5AA7" w:rsidRPr="00906B09" w:rsidRDefault="003E5AA7" w:rsidP="002B7853">
      <w:pPr>
        <w:pStyle w:val="Indent1withBullet"/>
        <w:rPr>
          <w:lang w:val="en-GB"/>
        </w:rPr>
      </w:pPr>
      <w:r w:rsidRPr="00906B09">
        <w:rPr>
          <w:lang w:val="en-GB"/>
        </w:rPr>
        <w:t>'</w:t>
      </w:r>
      <w:r w:rsidRPr="00906B09">
        <w:rPr>
          <w:b/>
          <w:lang w:val="en-GB"/>
        </w:rPr>
        <w:t>Unit</w:t>
      </w:r>
      <w:r w:rsidRPr="00906B09">
        <w:rPr>
          <w:lang w:val="en-GB"/>
        </w:rPr>
        <w:t>' of the expression: this text field is filled whenever you define a data field as expression, or use a predefined formula. Default is 'count' (meaning, without unit). See section 4.3.3.4.1, Units</w:t>
      </w:r>
      <w:ins w:id="326" w:author="Ricardo Capote" w:date="2016-06-16T15:09:00Z">
        <w:r w:rsidR="00DB120A" w:rsidRPr="00906B09">
          <w:rPr>
            <w:lang w:val="en-GB"/>
          </w:rPr>
          <w:t xml:space="preserve"> </w:t>
        </w:r>
      </w:ins>
      <w:r w:rsidRPr="00906B09">
        <w:rPr>
          <w:lang w:val="en-GB"/>
        </w:rPr>
        <w:t>below for details about the units you can use. The unit of the Selection criteria expression is always 'count</w:t>
      </w:r>
      <w:ins w:id="327" w:author="Ana Friaças" w:date="2016-06-23T19:20:00Z">
        <w:r w:rsidR="001D7671">
          <w:rPr>
            <w:lang w:val="en-GB"/>
          </w:rPr>
          <w:t>, by default</w:t>
        </w:r>
      </w:ins>
      <w:r w:rsidRPr="00906B09">
        <w:rPr>
          <w:lang w:val="en-GB"/>
        </w:rPr>
        <w:t>', since it is a logical expression)</w:t>
      </w:r>
    </w:p>
    <w:p w14:paraId="60AFDB92" w14:textId="77777777" w:rsidR="003E5AA7" w:rsidRPr="00906B09" w:rsidRDefault="003E5AA7" w:rsidP="00A723CC">
      <w:pPr>
        <w:pStyle w:val="Indent1withBullet"/>
        <w:rPr>
          <w:lang w:val="en-GB"/>
        </w:rPr>
      </w:pPr>
      <w:r w:rsidRPr="00906B09">
        <w:rPr>
          <w:lang w:val="en-GB"/>
        </w:rPr>
        <w:t>The '</w:t>
      </w:r>
      <w:r w:rsidRPr="00906B09">
        <w:rPr>
          <w:b/>
          <w:lang w:val="en-GB"/>
        </w:rPr>
        <w:t>Type of the expression</w:t>
      </w:r>
      <w:r w:rsidRPr="00906B09">
        <w:rPr>
          <w:lang w:val="en-GB"/>
        </w:rPr>
        <w:t>' dropdown list is mainly of use for longitude, latitude and time as X and Y, and help manage specific needs for those type of data. Most of the time it should be automatically filled. If a discrepancy is detected, an error can be issued in the Logs tab.</w:t>
      </w:r>
    </w:p>
    <w:p w14:paraId="5587514C" w14:textId="77777777" w:rsidR="003E5AA7" w:rsidRPr="00906B09" w:rsidRDefault="003E5AA7" w:rsidP="0001292E">
      <w:pPr>
        <w:pStyle w:val="Indent1withBullet"/>
        <w:rPr>
          <w:lang w:val="en-GB"/>
        </w:rPr>
      </w:pPr>
      <w:r w:rsidRPr="00906B09">
        <w:rPr>
          <w:lang w:val="en-GB"/>
        </w:rPr>
        <w:t>The '</w:t>
      </w:r>
      <w:r w:rsidRPr="00906B09">
        <w:rPr>
          <w:b/>
          <w:lang w:val="en-GB"/>
        </w:rPr>
        <w:t>Expression</w:t>
      </w:r>
      <w:r w:rsidRPr="00906B09">
        <w:rPr>
          <w:lang w:val="en-GB"/>
        </w:rPr>
        <w:t>' box: this where the expression itself is defined</w:t>
      </w:r>
    </w:p>
    <w:p w14:paraId="4346A19B" w14:textId="77777777" w:rsidR="003E5AA7" w:rsidRPr="00906B09" w:rsidRDefault="003E5AA7">
      <w:pPr>
        <w:pStyle w:val="Indent1withBullet"/>
        <w:rPr>
          <w:lang w:val="en-GB"/>
        </w:rPr>
      </w:pPr>
      <w:r w:rsidRPr="00906B09">
        <w:rPr>
          <w:lang w:val="en-GB"/>
        </w:rPr>
        <w:t>'Data Computation' rolling list</w:t>
      </w:r>
    </w:p>
    <w:p w14:paraId="07B29EB7" w14:textId="77777777" w:rsidR="003E5AA7" w:rsidRPr="00906B09" w:rsidRDefault="003E5AA7">
      <w:pPr>
        <w:pStyle w:val="Indent1withBullet"/>
        <w:rPr>
          <w:lang w:val="en-GB"/>
        </w:rPr>
      </w:pPr>
      <w:r w:rsidRPr="00906B09">
        <w:rPr>
          <w:lang w:val="en-GB"/>
        </w:rPr>
        <w:t>'Check Syntax' button</w:t>
      </w:r>
    </w:p>
    <w:p w14:paraId="6A7F7911" w14:textId="1F4FE16E" w:rsidR="00B401BD" w:rsidRPr="00906B09" w:rsidRDefault="003E5AA7">
      <w:pPr>
        <w:pStyle w:val="Indent1withBullet"/>
        <w:rPr>
          <w:lang w:val="en-GB"/>
        </w:rPr>
      </w:pPr>
      <w:r w:rsidRPr="00906B09">
        <w:rPr>
          <w:lang w:val="en-GB"/>
        </w:rPr>
        <w:t>'</w:t>
      </w:r>
      <w:r w:rsidRPr="00906B09">
        <w:rPr>
          <w:b/>
          <w:lang w:val="en-GB"/>
        </w:rPr>
        <w:t>Show info</w:t>
      </w:r>
      <w:r w:rsidRPr="00906B09">
        <w:rPr>
          <w:lang w:val="en-GB"/>
        </w:rPr>
        <w:t>' button</w:t>
      </w:r>
      <w:del w:id="328" w:author="Ricardo Capote" w:date="2016-06-16T15:10:00Z">
        <w:r w:rsidR="00F207D2" w:rsidRPr="00906B09" w:rsidDel="00FF616B">
          <w:rPr>
            <w:lang w:val="en-GB"/>
          </w:rPr>
          <w:delText xml:space="preserve"> – currently this is not implemented and will be only available on the official release</w:delText>
        </w:r>
      </w:del>
      <w:r w:rsidR="00F207D2" w:rsidRPr="00906B09">
        <w:rPr>
          <w:lang w:val="en-GB"/>
        </w:rPr>
        <w:t>.</w:t>
      </w:r>
    </w:p>
    <w:p w14:paraId="37546FEC" w14:textId="77777777" w:rsidR="000E427E" w:rsidRPr="00906B09" w:rsidRDefault="000E427E">
      <w:pPr>
        <w:pStyle w:val="Indent1withBullet"/>
        <w:rPr>
          <w:lang w:val="en-GB"/>
        </w:rPr>
      </w:pPr>
      <w:r w:rsidRPr="00906B09">
        <w:rPr>
          <w:lang w:val="en-GB"/>
        </w:rPr>
        <w:lastRenderedPageBreak/>
        <w:t>'Show aliases' button</w:t>
      </w:r>
    </w:p>
    <w:p w14:paraId="3D56760B" w14:textId="77777777" w:rsidR="000E427E" w:rsidRPr="00906B09" w:rsidRDefault="000E427E">
      <w:pPr>
        <w:pStyle w:val="Indent1withoutBullet"/>
        <w:rPr>
          <w:lang w:val="en-GB"/>
        </w:rPr>
        <w:pPrChange w:id="329" w:author="Ricardo Capote" w:date="2016-06-16T15:43:00Z">
          <w:pPr>
            <w:pStyle w:val="Indent1withBullet"/>
          </w:pPr>
        </w:pPrChange>
      </w:pPr>
      <w:r w:rsidRPr="00906B09">
        <w:rPr>
          <w:lang w:val="en-GB"/>
        </w:rPr>
        <w:t>Aliases have been added within BRAT to take into account the fact that the equivalent fields are not named similarly for all the datasets (names following the User documentation made by the data provider). The equivalent fields have been defined with the same alias(es) for all the altimetry data. If a given field is not available within the current dataset, a warning will be issued.</w:t>
      </w:r>
    </w:p>
    <w:p w14:paraId="38FB5E83" w14:textId="77777777" w:rsidR="000E427E" w:rsidRPr="00906B09" w:rsidRDefault="000E427E">
      <w:pPr>
        <w:pStyle w:val="Indent1withoutBullet"/>
        <w:rPr>
          <w:lang w:val="en-GB"/>
        </w:rPr>
      </w:pPr>
      <w:r w:rsidRPr="00906B09">
        <w:rPr>
          <w:lang w:val="en-GB"/>
        </w:rPr>
        <w:t xml:space="preserve">Note that there may be several aliases for a same field, in order to speed the typing (e.g. %{mss}), or be more self-explaining (e.g. %{mean_sea_surface}). </w:t>
      </w:r>
    </w:p>
    <w:p w14:paraId="1E658B41" w14:textId="77777777" w:rsidR="000E427E" w:rsidRPr="00906B09" w:rsidRDefault="000E427E">
      <w:pPr>
        <w:pStyle w:val="Indent1withoutBullet"/>
        <w:rPr>
          <w:lang w:val="en-GB"/>
        </w:rPr>
      </w:pPr>
      <w:r w:rsidRPr="00906B09">
        <w:rPr>
          <w:lang w:val="en-GB"/>
        </w:rPr>
        <w:t>An alias can be a field or a combination of fields. They are stored in a “aliases.xml” file that can be edited (in brat program folder, data/ sub-folder). In the same folder, the aliases.xsd.html file gives the rules to define new aliases and/or modify the existing ones.</w:t>
      </w:r>
    </w:p>
    <w:p w14:paraId="389BF0EA" w14:textId="77777777" w:rsidR="007C1E80" w:rsidRPr="00906B09" w:rsidRDefault="007C1E80">
      <w:pPr>
        <w:pStyle w:val="Indent1withoutBullet"/>
        <w:rPr>
          <w:lang w:val="en-GB"/>
        </w:rPr>
      </w:pPr>
      <w:r w:rsidRPr="00906B09">
        <w:rPr>
          <w:lang w:val="en-GB"/>
        </w:rPr>
        <w:t>See section Aliases for more information.</w:t>
      </w:r>
    </w:p>
    <w:p w14:paraId="5176129B" w14:textId="77777777" w:rsidR="007C1E80" w:rsidRPr="00906B09" w:rsidRDefault="007C1E80">
      <w:pPr>
        <w:pStyle w:val="Indent1withoutBullet"/>
        <w:rPr>
          <w:lang w:val="en-GB"/>
        </w:rPr>
      </w:pPr>
    </w:p>
    <w:p w14:paraId="39B496BB" w14:textId="77777777" w:rsidR="000B3D0B" w:rsidRPr="00906B09" w:rsidRDefault="009A5BD4" w:rsidP="001D7671">
      <w:pPr>
        <w:pStyle w:val="Indent1withoutBullet"/>
        <w:keepNext/>
        <w:jc w:val="center"/>
        <w:rPr>
          <w:lang w:val="en-GB"/>
        </w:rPr>
      </w:pPr>
      <w:r w:rsidRPr="00906B09">
        <w:rPr>
          <w:noProof/>
          <w:lang w:val="pt-PT"/>
        </w:rPr>
        <w:drawing>
          <wp:inline distT="0" distB="0" distL="0" distR="0" wp14:anchorId="396B3ABD" wp14:editId="61B94863">
            <wp:extent cx="4053840" cy="3013075"/>
            <wp:effectExtent l="19050" t="0" r="3810" b="0"/>
            <wp:docPr id="35" name="images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53840" cy="3013075"/>
                    </a:xfrm>
                    <a:prstGeom prst="rect">
                      <a:avLst/>
                    </a:prstGeom>
                    <a:noFill/>
                    <a:ln>
                      <a:noFill/>
                      <a:prstDash/>
                    </a:ln>
                  </pic:spPr>
                </pic:pic>
              </a:graphicData>
            </a:graphic>
          </wp:inline>
        </w:drawing>
      </w:r>
    </w:p>
    <w:p w14:paraId="60075647" w14:textId="77777777" w:rsidR="00A640CB" w:rsidRPr="00906B09" w:rsidRDefault="00A640CB" w:rsidP="000C23ED">
      <w:pPr>
        <w:pStyle w:val="Caption"/>
      </w:pPr>
      <w:bookmarkStart w:id="330" w:name="_Toc449978548"/>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13</w:t>
      </w:r>
      <w:r w:rsidR="00172F16" w:rsidRPr="00906B09">
        <w:fldChar w:fldCharType="end"/>
      </w:r>
      <w:r w:rsidRPr="00906B09">
        <w:t xml:space="preserve">: ''Show Aliases' pop-up window. Here for an </w:t>
      </w:r>
      <w:r w:rsidR="00F207D2" w:rsidRPr="00906B09">
        <w:t xml:space="preserve">Jason2 NetCDF </w:t>
      </w:r>
      <w:r w:rsidRPr="00906B09">
        <w:t>file. Note the 'Syntax' column, where the alias syntax is given, while the 'Value' column gives the original field name (or combination).</w:t>
      </w:r>
      <w:bookmarkEnd w:id="330"/>
    </w:p>
    <w:p w14:paraId="1485D389" w14:textId="77777777" w:rsidR="00F353BB" w:rsidRDefault="00A640CB">
      <w:pPr>
        <w:pStyle w:val="Caption"/>
      </w:pPr>
      <w:r w:rsidRPr="00906B09">
        <w:t>If you are in an expression (X, Y or Data expression, or Selection criteria) you can insert one or several alias(es) in your expression by checking the box(es) in the 'Select' rightmost column. If no expression is selected, this column won't appear.</w:t>
      </w:r>
    </w:p>
    <w:p w14:paraId="21B05AA9" w14:textId="77777777" w:rsidR="001D7671" w:rsidRPr="001D7671" w:rsidRDefault="001D7671" w:rsidP="001D7671"/>
    <w:p w14:paraId="6D10FE44" w14:textId="77777777" w:rsidR="00A640CB" w:rsidRPr="00906B09" w:rsidRDefault="005B18B9" w:rsidP="002B7853">
      <w:pPr>
        <w:pStyle w:val="Indent1withBullet"/>
        <w:rPr>
          <w:lang w:val="en-GB"/>
        </w:rPr>
      </w:pPr>
      <w:r w:rsidRPr="00906B09">
        <w:rPr>
          <w:lang w:val="en-GB"/>
        </w:rPr>
        <w:t>'Title/Comment' button</w:t>
      </w:r>
    </w:p>
    <w:p w14:paraId="3FF76C31" w14:textId="05351989" w:rsidR="0048470C" w:rsidRPr="00906B09" w:rsidRDefault="00F207D2" w:rsidP="0048470C">
      <w:del w:id="331" w:author="Ricardo Capote" w:date="2016-06-16T15:44:00Z">
        <w:r w:rsidRPr="00906B09" w:rsidDel="002B7853">
          <w:delText>Currently not implemented, to be included with the official</w:delText>
        </w:r>
      </w:del>
      <w:ins w:id="332" w:author="Ricardo Capote" w:date="2016-06-16T15:44:00Z">
        <w:r w:rsidR="002B7853" w:rsidRPr="00906B09">
          <w:t>This feature is not available in current BRAT version</w:t>
        </w:r>
      </w:ins>
      <w:del w:id="333" w:author="Ricardo Capote" w:date="2016-06-16T15:44:00Z">
        <w:r w:rsidRPr="00906B09" w:rsidDel="002B7853">
          <w:delText xml:space="preserve"> release</w:delText>
        </w:r>
      </w:del>
      <w:r w:rsidRPr="00906B09">
        <w:t>.</w:t>
      </w:r>
    </w:p>
    <w:p w14:paraId="11FE6673" w14:textId="5BF456F8" w:rsidR="003F77EA" w:rsidRPr="00906B09" w:rsidDel="007C3CFA" w:rsidRDefault="003F77EA">
      <w:pPr>
        <w:pStyle w:val="Indent1withBullet"/>
        <w:rPr>
          <w:del w:id="334" w:author="Ricardo Capote" w:date="2016-06-16T15:12:00Z"/>
          <w:lang w:val="en-GB"/>
        </w:rPr>
      </w:pPr>
      <w:r w:rsidRPr="00906B09">
        <w:rPr>
          <w:lang w:val="en-GB"/>
        </w:rPr>
        <w:t>'</w:t>
      </w:r>
      <w:r w:rsidRPr="00906B09">
        <w:rPr>
          <w:b/>
          <w:lang w:val="en-GB"/>
        </w:rPr>
        <w:t>Resolution and filter information</w:t>
      </w:r>
      <w:r w:rsidR="00280F1B" w:rsidRPr="00906B09">
        <w:rPr>
          <w:lang w:val="en-GB"/>
        </w:rPr>
        <w:t xml:space="preserve">' </w:t>
      </w:r>
      <w:r w:rsidR="00F207D2" w:rsidRPr="00906B09">
        <w:rPr>
          <w:lang w:val="en-GB"/>
        </w:rPr>
        <w:t xml:space="preserve">and </w:t>
      </w:r>
      <w:r w:rsidRPr="00906B09">
        <w:rPr>
          <w:lang w:val="en-GB"/>
        </w:rPr>
        <w:t>'</w:t>
      </w:r>
      <w:r w:rsidRPr="00906B09">
        <w:rPr>
          <w:b/>
          <w:lang w:val="en-GB"/>
        </w:rPr>
        <w:t>Set Resolution / Filter</w:t>
      </w:r>
      <w:r w:rsidRPr="00906B09">
        <w:rPr>
          <w:lang w:val="en-GB"/>
        </w:rPr>
        <w:t xml:space="preserve">' </w:t>
      </w:r>
      <w:r w:rsidR="00F207D2" w:rsidRPr="00906B09">
        <w:rPr>
          <w:lang w:val="en-GB"/>
        </w:rPr>
        <w:t xml:space="preserve"> feature from the older Brat is </w:t>
      </w:r>
      <w:del w:id="335" w:author="Ricardo Capote" w:date="2016-06-16T15:12:00Z">
        <w:r w:rsidR="00F207D2" w:rsidRPr="00906B09" w:rsidDel="007C3CFA">
          <w:rPr>
            <w:lang w:val="en-GB"/>
          </w:rPr>
          <w:delText xml:space="preserve">not </w:delText>
        </w:r>
      </w:del>
      <w:ins w:id="336" w:author="Ricardo Capote" w:date="2016-06-16T15:12:00Z">
        <w:r w:rsidR="007C3CFA" w:rsidRPr="00906B09">
          <w:rPr>
            <w:lang w:val="en-GB"/>
          </w:rPr>
          <w:t>now available at ‘Sampling’ section and ‘Smoothing’ button, respectively.</w:t>
        </w:r>
        <w:r w:rsidR="007C3CFA" w:rsidRPr="00906B09" w:rsidDel="007C3CFA">
          <w:rPr>
            <w:lang w:val="en-GB"/>
          </w:rPr>
          <w:t xml:space="preserve"> </w:t>
        </w:r>
      </w:ins>
      <w:del w:id="337" w:author="Ricardo Capote" w:date="2016-06-16T15:12:00Z">
        <w:r w:rsidR="00F207D2" w:rsidRPr="00906B09" w:rsidDel="007C3CFA">
          <w:rPr>
            <w:lang w:val="en-GB"/>
          </w:rPr>
          <w:delText>currently implemented and will only be available in the official Brat release.</w:delText>
        </w:r>
      </w:del>
    </w:p>
    <w:p w14:paraId="67AD0AAA" w14:textId="77777777" w:rsidR="004D53EA" w:rsidRPr="00906B09" w:rsidRDefault="004D53EA" w:rsidP="002B7853">
      <w:pPr>
        <w:pStyle w:val="Indent1withBullet"/>
        <w:rPr>
          <w:lang w:val="en-GB"/>
        </w:rPr>
      </w:pPr>
    </w:p>
    <w:p w14:paraId="747F0122" w14:textId="77777777" w:rsidR="00777B99" w:rsidRPr="00906B09" w:rsidRDefault="00777B99" w:rsidP="00777B99">
      <w:pPr>
        <w:pStyle w:val="Heading5"/>
      </w:pPr>
      <w:r w:rsidRPr="00906B09">
        <w:t>Units</w:t>
      </w:r>
    </w:p>
    <w:p w14:paraId="475B6C56" w14:textId="77777777" w:rsidR="00777B99" w:rsidRPr="00906B09" w:rsidRDefault="00777B99" w:rsidP="00777B99">
      <w:r w:rsidRPr="00906B09">
        <w:t xml:space="preserve">BRAT is able to understand all SI units and their sub-units, as defined in the International System, i.e. case sensitive: “ms” means milliseconds, whereas “Ms” would </w:t>
      </w:r>
      <w:r w:rsidR="00394D7E" w:rsidRPr="00906B09">
        <w:t>mean</w:t>
      </w:r>
      <w:r w:rsidRPr="00906B09">
        <w:t xml:space="preserve"> megaseconds), plus “count” for data without dimension, and “dB”.</w:t>
      </w:r>
    </w:p>
    <w:p w14:paraId="19580A2B" w14:textId="77777777" w:rsidR="00777B99" w:rsidRPr="00906B09" w:rsidRDefault="00777B99" w:rsidP="00777B99">
      <w:r w:rsidRPr="00906B09">
        <w:t>Typically, the units you might use are:</w:t>
      </w:r>
    </w:p>
    <w:p w14:paraId="618ACED0" w14:textId="77777777" w:rsidR="00777B99" w:rsidRPr="00906B09" w:rsidRDefault="00777B99" w:rsidP="00F43C8D">
      <w:pPr>
        <w:pStyle w:val="Indent2withBullet"/>
      </w:pPr>
      <w:r w:rsidRPr="00906B09">
        <w:t>metres (m, mm, cm, km,...)</w:t>
      </w:r>
    </w:p>
    <w:p w14:paraId="252CEE6F" w14:textId="77777777" w:rsidR="00777B99" w:rsidRPr="00906B09" w:rsidRDefault="00777B99" w:rsidP="00E00375">
      <w:pPr>
        <w:pStyle w:val="Indent2withBullet"/>
      </w:pPr>
      <w:r w:rsidRPr="00906B09">
        <w:t>seconds (s, ms, etc., but also hours, h, days)</w:t>
      </w:r>
    </w:p>
    <w:p w14:paraId="47C3EF3E" w14:textId="77777777" w:rsidR="00777B99" w:rsidRPr="00906B09" w:rsidRDefault="00777B99" w:rsidP="0044571C">
      <w:pPr>
        <w:pStyle w:val="Indent2withBullet"/>
      </w:pPr>
      <w:r w:rsidRPr="00906B09">
        <w:t>m/s (km/s,...)</w:t>
      </w:r>
    </w:p>
    <w:p w14:paraId="42BDEBF9" w14:textId="77777777" w:rsidR="00777B99" w:rsidRPr="00906B09" w:rsidRDefault="00777B99" w:rsidP="00974859">
      <w:pPr>
        <w:pStyle w:val="Indent2withBullet"/>
      </w:pPr>
      <w:r w:rsidRPr="00906B09">
        <w:lastRenderedPageBreak/>
        <w:t>degrees East (longitude)</w:t>
      </w:r>
    </w:p>
    <w:p w14:paraId="0B12901E" w14:textId="77777777" w:rsidR="00777B99" w:rsidRPr="00906B09" w:rsidRDefault="00777B99" w:rsidP="00A51DFF">
      <w:pPr>
        <w:pStyle w:val="Indent2withBullet"/>
      </w:pPr>
      <w:r w:rsidRPr="00906B09">
        <w:t>degrees North (latitude)</w:t>
      </w:r>
    </w:p>
    <w:p w14:paraId="622F8E83" w14:textId="77777777" w:rsidR="00777B99" w:rsidRPr="00906B09" w:rsidRDefault="00777B99" w:rsidP="00263A81">
      <w:pPr>
        <w:pStyle w:val="Indent2withBullet"/>
      </w:pPr>
      <w:r w:rsidRPr="00906B09">
        <w:t>degrees</w:t>
      </w:r>
    </w:p>
    <w:p w14:paraId="557B1998" w14:textId="77777777" w:rsidR="00777B99" w:rsidRPr="00906B09" w:rsidRDefault="00777B99" w:rsidP="0060529B">
      <w:pPr>
        <w:pStyle w:val="Indent2withBullet"/>
      </w:pPr>
      <w:r w:rsidRPr="00906B09">
        <w:t>count</w:t>
      </w:r>
    </w:p>
    <w:p w14:paraId="6E91CC89" w14:textId="77777777" w:rsidR="00777B99" w:rsidRPr="00906B09" w:rsidRDefault="00777B99" w:rsidP="0053604A">
      <w:pPr>
        <w:pStyle w:val="Indent2withBullet"/>
      </w:pPr>
      <w:r w:rsidRPr="00906B09">
        <w:t>dB</w:t>
      </w:r>
    </w:p>
    <w:p w14:paraId="6A608852" w14:textId="77777777" w:rsidR="00777B99" w:rsidRPr="00906B09" w:rsidRDefault="00777B99" w:rsidP="00777B99">
      <w:r w:rsidRPr="00906B09">
        <w:t>Note that all data fields are converted in SI units in the data dictionary.</w:t>
      </w:r>
    </w:p>
    <w:p w14:paraId="145AA901" w14:textId="77777777" w:rsidR="00777B99" w:rsidRPr="00906B09" w:rsidRDefault="00777B99" w:rsidP="00777B99">
      <w:r w:rsidRPr="00906B09">
        <w:t>Thus practical units such as “TECU” are converted (1 TECU (Total Electron Content Unit) = 1 × 1016 electrons/m²).</w:t>
      </w:r>
    </w:p>
    <w:p w14:paraId="75123E76" w14:textId="77777777" w:rsidR="00A6017E" w:rsidRPr="00906B09" w:rsidRDefault="00A6017E" w:rsidP="00A6017E">
      <w:r w:rsidRPr="00906B09">
        <w:t>If you let “count” (which is the default) as unit, the resulting data will be in the basic SI unit (e.g. in metres, even if the field(s) you used was defined in mm)</w:t>
      </w:r>
    </w:p>
    <w:p w14:paraId="57F3306C" w14:textId="77777777" w:rsidR="00A6017E" w:rsidRPr="00906B09" w:rsidRDefault="00A6017E" w:rsidP="00A6017E">
      <w:r w:rsidRPr="00906B09">
        <w:t>Every Operation is computed using SI units even if a sub-unit is defined for the data source and for the Expression (e.g. metres instead of cm, mm or km). Thus you can put ‘km’ as unit even if the data source field is defined in mm and still end up with correct values.</w:t>
      </w:r>
    </w:p>
    <w:p w14:paraId="27958D4E" w14:textId="77777777" w:rsidR="00786E48" w:rsidRPr="00906B09" w:rsidRDefault="00786E48" w:rsidP="00786E48">
      <w:pPr>
        <w:pStyle w:val="Heading5"/>
      </w:pPr>
      <w:r w:rsidRPr="00906B09">
        <w:t>Functions</w:t>
      </w:r>
    </w:p>
    <w:p w14:paraId="2F5ABCA8" w14:textId="77777777" w:rsidR="00786E48" w:rsidRPr="00906B09" w:rsidRDefault="00786E48" w:rsidP="00786E48">
      <w:r w:rsidRPr="00906B09">
        <w:t xml:space="preserve">The </w:t>
      </w:r>
      <w:r w:rsidR="002601CE" w:rsidRPr="00906B09">
        <w:rPr>
          <w:b/>
        </w:rPr>
        <w:t>'insert function</w:t>
      </w:r>
      <w:r w:rsidR="00D91FBF" w:rsidRPr="00906B09">
        <w:t xml:space="preserve">' </w:t>
      </w:r>
      <w:r w:rsidRPr="00906B09">
        <w:t>button provides a simple way of including (and knowing) the available functions and constants which can be used in expressions. The functions are organised by categories, but you can have a look at all of them. For each function, if selected, you will see a short explanation of what it does.</w:t>
      </w:r>
    </w:p>
    <w:p w14:paraId="47045245" w14:textId="77777777" w:rsidR="00786E48" w:rsidRPr="00906B09" w:rsidRDefault="00786E48" w:rsidP="00786E48">
      <w:r w:rsidRPr="00906B09">
        <w:t>You can use those functions for, among others:</w:t>
      </w:r>
    </w:p>
    <w:p w14:paraId="0BD507B9" w14:textId="77777777" w:rsidR="00786E48" w:rsidRPr="00906B09" w:rsidRDefault="00786E48" w:rsidP="00F43C8D">
      <w:pPr>
        <w:pStyle w:val="Indent2withBullet"/>
      </w:pPr>
      <w:r w:rsidRPr="00906B09">
        <w:t>compute geostrophic velocities modulus : sqrt(sqr(U) + sqr(V))</w:t>
      </w:r>
    </w:p>
    <w:p w14:paraId="0695F1D8" w14:textId="77777777" w:rsidR="00786E48" w:rsidRPr="00906B09" w:rsidRDefault="00786E48" w:rsidP="00E00375">
      <w:pPr>
        <w:pStyle w:val="Indent2withBullet"/>
      </w:pPr>
      <w:r w:rsidRPr="00906B09">
        <w:t xml:space="preserve">a test on a flag: </w:t>
      </w:r>
      <w:r w:rsidRPr="00906B09">
        <w:tab/>
        <w:t>Surface_type == 0</w:t>
      </w:r>
      <w:r w:rsidRPr="00906B09">
        <w:tab/>
        <w:t xml:space="preserve"> will return only the ‘open ocean’ flagged Jason-1 GDR data</w:t>
      </w:r>
    </w:p>
    <w:p w14:paraId="416B9055" w14:textId="77777777" w:rsidR="00786E48" w:rsidRPr="00906B09" w:rsidRDefault="00786E48" w:rsidP="0044571C">
      <w:pPr>
        <w:pStyle w:val="Indent2withBullet"/>
      </w:pPr>
      <w:r w:rsidRPr="00906B09">
        <w:t xml:space="preserve">boundaries: </w:t>
      </w:r>
      <w:r w:rsidRPr="00906B09">
        <w:tab/>
        <w:t>is_bounded(-130, alt_cog_ellip-ku_band_ocean_range ,100) (or: (alt_cog_ellip-ku_band_ocean_range &gt;= -130) &amp;&amp; (alt_cog_ellip-ku_band_ocean_range &lt;= 100)) select only the data for which the uncorrected altimetric distance is between -130 and +100 metres</w:t>
      </w:r>
    </w:p>
    <w:p w14:paraId="568CF4CE" w14:textId="77777777" w:rsidR="00786E48" w:rsidRPr="00906B09" w:rsidRDefault="00786E48" w:rsidP="00786E48">
      <w:r w:rsidRPr="00906B09">
        <w:t>They are available for processing or selecting a data expression.</w:t>
      </w:r>
    </w:p>
    <w:p w14:paraId="78985A33" w14:textId="77777777" w:rsidR="00A6017E" w:rsidRPr="00906B09" w:rsidRDefault="00786E48" w:rsidP="00786E48">
      <w:r w:rsidRPr="00906B09">
        <w:t>Basics functions (not listed below) are +, -, *, /, and ( and ); you can also use '^' to indicate a number to the power of another number (or data field or data expression) e.g. '10^-6' means '10-6'. Use the keyboard to insert them.</w:t>
      </w:r>
    </w:p>
    <w:p w14:paraId="07C94ECA" w14:textId="77777777" w:rsidR="0068465B" w:rsidRPr="00906B09" w:rsidRDefault="0068465B" w:rsidP="00786E48"/>
    <w:p w14:paraId="50E06363" w14:textId="77777777" w:rsidR="008B10E6" w:rsidRPr="00906B09" w:rsidRDefault="0068465B" w:rsidP="004B407B">
      <w:pPr>
        <w:pStyle w:val="Caption"/>
        <w:keepNext/>
      </w:pPr>
      <w:bookmarkStart w:id="338" w:name="_Toc449978522"/>
      <w:r w:rsidRPr="00906B09">
        <w:t xml:space="preserve">Table </w:t>
      </w:r>
      <w:r w:rsidR="00172F16" w:rsidRPr="00906B09">
        <w:fldChar w:fldCharType="begin"/>
      </w:r>
      <w:r w:rsidRPr="00906B09">
        <w:instrText xml:space="preserve"> SEQ Table \* ARABIC </w:instrText>
      </w:r>
      <w:r w:rsidR="00172F16" w:rsidRPr="00906B09">
        <w:fldChar w:fldCharType="separate"/>
      </w:r>
      <w:r w:rsidR="00F62EB0">
        <w:rPr>
          <w:noProof/>
        </w:rPr>
        <w:t>3</w:t>
      </w:r>
      <w:r w:rsidR="00172F16" w:rsidRPr="00906B09">
        <w:fldChar w:fldCharType="end"/>
      </w:r>
      <w:r w:rsidRPr="00906B09">
        <w:t>: BRAT functions</w:t>
      </w:r>
      <w:bookmarkEnd w:id="338"/>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1560"/>
        <w:gridCol w:w="4961"/>
        <w:gridCol w:w="1843"/>
        <w:gridCol w:w="1275"/>
      </w:tblGrid>
      <w:tr w:rsidR="008B10E6" w:rsidRPr="00906B09" w14:paraId="69EA231D" w14:textId="77777777" w:rsidTr="006E721A">
        <w:trPr>
          <w:tblHeader/>
        </w:trPr>
        <w:tc>
          <w:tcPr>
            <w:tcW w:w="1560" w:type="dxa"/>
            <w:shd w:val="clear" w:color="auto" w:fill="1C94F8"/>
            <w:tcMar>
              <w:top w:w="0" w:type="dxa"/>
              <w:left w:w="108" w:type="dxa"/>
              <w:bottom w:w="0" w:type="dxa"/>
              <w:right w:w="108" w:type="dxa"/>
            </w:tcMar>
          </w:tcPr>
          <w:p w14:paraId="4B51BC28" w14:textId="77777777" w:rsidR="008B10E6" w:rsidRPr="00906B09" w:rsidRDefault="008B10E6" w:rsidP="00A102D7">
            <w:pPr>
              <w:pStyle w:val="TableHeader"/>
            </w:pPr>
            <w:r w:rsidRPr="00906B09">
              <w:t>Name</w:t>
            </w:r>
          </w:p>
        </w:tc>
        <w:tc>
          <w:tcPr>
            <w:tcW w:w="4961" w:type="dxa"/>
            <w:shd w:val="clear" w:color="auto" w:fill="1C94F8"/>
            <w:tcMar>
              <w:top w:w="0" w:type="dxa"/>
              <w:left w:w="108" w:type="dxa"/>
              <w:bottom w:w="0" w:type="dxa"/>
              <w:right w:w="108" w:type="dxa"/>
            </w:tcMar>
          </w:tcPr>
          <w:p w14:paraId="19AC39A7" w14:textId="77777777" w:rsidR="008B10E6" w:rsidRPr="00906B09" w:rsidRDefault="008B10E6" w:rsidP="00A102D7">
            <w:pPr>
              <w:pStyle w:val="TableHeader"/>
            </w:pPr>
            <w:r w:rsidRPr="00906B09">
              <w:t>Description</w:t>
            </w:r>
          </w:p>
        </w:tc>
        <w:tc>
          <w:tcPr>
            <w:tcW w:w="1843" w:type="dxa"/>
            <w:shd w:val="clear" w:color="auto" w:fill="1C94F8"/>
            <w:tcMar>
              <w:top w:w="0" w:type="dxa"/>
              <w:left w:w="108" w:type="dxa"/>
              <w:bottom w:w="0" w:type="dxa"/>
              <w:right w:w="108" w:type="dxa"/>
            </w:tcMar>
          </w:tcPr>
          <w:p w14:paraId="7F2C7D74" w14:textId="77777777" w:rsidR="008B10E6" w:rsidRPr="00906B09" w:rsidRDefault="008B10E6" w:rsidP="00A102D7">
            <w:pPr>
              <w:pStyle w:val="TableHeader"/>
            </w:pPr>
            <w:r w:rsidRPr="00906B09">
              <w:t>Syntax</w:t>
            </w:r>
          </w:p>
        </w:tc>
        <w:tc>
          <w:tcPr>
            <w:tcW w:w="1275" w:type="dxa"/>
            <w:shd w:val="clear" w:color="auto" w:fill="1C94F8"/>
            <w:tcMar>
              <w:top w:w="0" w:type="dxa"/>
              <w:left w:w="108" w:type="dxa"/>
              <w:bottom w:w="0" w:type="dxa"/>
              <w:right w:w="108" w:type="dxa"/>
            </w:tcMar>
          </w:tcPr>
          <w:p w14:paraId="68D5B769" w14:textId="77777777" w:rsidR="008B10E6" w:rsidRPr="00906B09" w:rsidRDefault="008B10E6" w:rsidP="00A102D7">
            <w:pPr>
              <w:pStyle w:val="TableHeader"/>
            </w:pPr>
            <w:r w:rsidRPr="00906B09">
              <w:t>Type</w:t>
            </w:r>
          </w:p>
        </w:tc>
      </w:tr>
      <w:tr w:rsidR="008B10E6" w:rsidRPr="00906B09" w14:paraId="1432CD79" w14:textId="77777777" w:rsidTr="006E721A">
        <w:tc>
          <w:tcPr>
            <w:tcW w:w="1560" w:type="dxa"/>
            <w:shd w:val="clear" w:color="auto" w:fill="auto"/>
            <w:tcMar>
              <w:top w:w="0" w:type="dxa"/>
              <w:left w:w="108" w:type="dxa"/>
              <w:bottom w:w="0" w:type="dxa"/>
              <w:right w:w="108" w:type="dxa"/>
            </w:tcMar>
          </w:tcPr>
          <w:p w14:paraId="565205EC" w14:textId="77777777" w:rsidR="008B10E6" w:rsidRPr="00906B09" w:rsidRDefault="008B10E6" w:rsidP="00A102D7">
            <w:pPr>
              <w:pStyle w:val="TableContents"/>
              <w:rPr>
                <w:sz w:val="18"/>
                <w:szCs w:val="18"/>
              </w:rPr>
            </w:pPr>
            <w:r w:rsidRPr="00906B09">
              <w:rPr>
                <w:sz w:val="18"/>
                <w:szCs w:val="18"/>
              </w:rPr>
              <w:t>!</w:t>
            </w:r>
          </w:p>
        </w:tc>
        <w:tc>
          <w:tcPr>
            <w:tcW w:w="4961" w:type="dxa"/>
            <w:shd w:val="clear" w:color="auto" w:fill="auto"/>
            <w:tcMar>
              <w:top w:w="0" w:type="dxa"/>
              <w:left w:w="108" w:type="dxa"/>
              <w:bottom w:w="0" w:type="dxa"/>
              <w:right w:w="108" w:type="dxa"/>
            </w:tcMar>
          </w:tcPr>
          <w:p w14:paraId="23BA0847" w14:textId="77777777" w:rsidR="008B10E6" w:rsidRPr="00906B09" w:rsidRDefault="008B10E6" w:rsidP="00A102D7">
            <w:pPr>
              <w:pStyle w:val="TableContents"/>
              <w:jc w:val="left"/>
              <w:rPr>
                <w:sz w:val="18"/>
                <w:szCs w:val="18"/>
              </w:rPr>
            </w:pPr>
            <w:r w:rsidRPr="00906B09">
              <w:rPr>
                <w:sz w:val="18"/>
                <w:szCs w:val="18"/>
              </w:rPr>
              <w:t>logical negation operator NOT</w:t>
            </w:r>
          </w:p>
          <w:p w14:paraId="32DC4198" w14:textId="77777777" w:rsidR="008B10E6" w:rsidRPr="00906B09" w:rsidRDefault="008B10E6" w:rsidP="00A102D7">
            <w:pPr>
              <w:pStyle w:val="TableContents"/>
              <w:jc w:val="left"/>
              <w:rPr>
                <w:sz w:val="18"/>
                <w:szCs w:val="18"/>
              </w:rPr>
            </w:pPr>
            <w:r w:rsidRPr="00906B09">
              <w:rPr>
                <w:sz w:val="18"/>
                <w:szCs w:val="18"/>
              </w:rPr>
              <w:t>The logical negation operator (!) reverses the meaning of its operand.</w:t>
            </w:r>
          </w:p>
          <w:p w14:paraId="46CD27BB" w14:textId="77777777" w:rsidR="008B10E6" w:rsidRPr="00906B09" w:rsidRDefault="008B10E6" w:rsidP="00A102D7">
            <w:pPr>
              <w:pStyle w:val="TableContents"/>
              <w:jc w:val="left"/>
            </w:pPr>
            <w:r w:rsidRPr="00906B09">
              <w:rPr>
                <w:sz w:val="18"/>
                <w:szCs w:val="18"/>
              </w:rPr>
              <w:t xml:space="preserve">The result is </w:t>
            </w:r>
            <w:r w:rsidRPr="00906B09">
              <w:rPr>
                <w:i/>
                <w:iCs/>
                <w:sz w:val="18"/>
                <w:szCs w:val="18"/>
              </w:rPr>
              <w:t>true</w:t>
            </w:r>
            <w:r w:rsidRPr="00906B09">
              <w:rPr>
                <w:sz w:val="18"/>
                <w:szCs w:val="18"/>
              </w:rPr>
              <w:t xml:space="preserve"> if the converted operand is false; the result is </w:t>
            </w:r>
            <w:r w:rsidRPr="00906B09">
              <w:rPr>
                <w:i/>
                <w:iCs/>
                <w:sz w:val="18"/>
                <w:szCs w:val="18"/>
              </w:rPr>
              <w:t>false</w:t>
            </w:r>
            <w:r w:rsidRPr="00906B09">
              <w:rPr>
                <w:sz w:val="18"/>
                <w:szCs w:val="18"/>
              </w:rPr>
              <w:t xml:space="preserve"> if the converted operand is true.</w:t>
            </w:r>
          </w:p>
        </w:tc>
        <w:tc>
          <w:tcPr>
            <w:tcW w:w="1843" w:type="dxa"/>
            <w:shd w:val="clear" w:color="auto" w:fill="auto"/>
            <w:tcMar>
              <w:top w:w="0" w:type="dxa"/>
              <w:left w:w="108" w:type="dxa"/>
              <w:bottom w:w="0" w:type="dxa"/>
              <w:right w:w="108" w:type="dxa"/>
            </w:tcMar>
          </w:tcPr>
          <w:p w14:paraId="4779FDA9" w14:textId="77777777" w:rsidR="008B10E6" w:rsidRPr="00906B09" w:rsidRDefault="008B10E6" w:rsidP="00A102D7">
            <w:pPr>
              <w:pStyle w:val="TableContents"/>
              <w:jc w:val="left"/>
              <w:rPr>
                <w:sz w:val="18"/>
                <w:szCs w:val="18"/>
              </w:rPr>
            </w:pPr>
            <w:r w:rsidRPr="00906B09">
              <w:rPr>
                <w:sz w:val="18"/>
                <w:szCs w:val="18"/>
              </w:rPr>
              <w:t>! expr1</w:t>
            </w:r>
          </w:p>
        </w:tc>
        <w:tc>
          <w:tcPr>
            <w:tcW w:w="1275" w:type="dxa"/>
            <w:shd w:val="clear" w:color="auto" w:fill="auto"/>
            <w:tcMar>
              <w:top w:w="0" w:type="dxa"/>
              <w:left w:w="108" w:type="dxa"/>
              <w:bottom w:w="0" w:type="dxa"/>
              <w:right w:w="108" w:type="dxa"/>
            </w:tcMar>
          </w:tcPr>
          <w:p w14:paraId="2E05163C" w14:textId="77777777" w:rsidR="008B10E6" w:rsidRPr="00906B09" w:rsidRDefault="008B10E6" w:rsidP="00A102D7">
            <w:pPr>
              <w:pStyle w:val="TableContents"/>
              <w:rPr>
                <w:sz w:val="18"/>
                <w:szCs w:val="18"/>
              </w:rPr>
            </w:pPr>
            <w:r w:rsidRPr="00906B09">
              <w:rPr>
                <w:sz w:val="18"/>
                <w:szCs w:val="18"/>
              </w:rPr>
              <w:t>Logical</w:t>
            </w:r>
          </w:p>
        </w:tc>
      </w:tr>
      <w:tr w:rsidR="008B10E6" w:rsidRPr="00906B09" w14:paraId="28DC6029" w14:textId="77777777" w:rsidTr="006E721A">
        <w:tc>
          <w:tcPr>
            <w:tcW w:w="1560" w:type="dxa"/>
            <w:shd w:val="clear" w:color="auto" w:fill="auto"/>
            <w:tcMar>
              <w:top w:w="0" w:type="dxa"/>
              <w:left w:w="108" w:type="dxa"/>
              <w:bottom w:w="0" w:type="dxa"/>
              <w:right w:w="108" w:type="dxa"/>
            </w:tcMar>
          </w:tcPr>
          <w:p w14:paraId="7C014DFB" w14:textId="77777777" w:rsidR="008B10E6" w:rsidRPr="00906B09" w:rsidRDefault="008B10E6" w:rsidP="00A102D7">
            <w:pPr>
              <w:pStyle w:val="TableContents"/>
              <w:rPr>
                <w:sz w:val="18"/>
                <w:szCs w:val="18"/>
              </w:rPr>
            </w:pPr>
            <w:r w:rsidRPr="00906B09">
              <w:rPr>
                <w:sz w:val="18"/>
                <w:szCs w:val="18"/>
              </w:rPr>
              <w:t>!=</w:t>
            </w:r>
          </w:p>
        </w:tc>
        <w:tc>
          <w:tcPr>
            <w:tcW w:w="4961" w:type="dxa"/>
            <w:shd w:val="clear" w:color="auto" w:fill="auto"/>
            <w:tcMar>
              <w:top w:w="0" w:type="dxa"/>
              <w:left w:w="108" w:type="dxa"/>
              <w:bottom w:w="0" w:type="dxa"/>
              <w:right w:w="108" w:type="dxa"/>
            </w:tcMar>
          </w:tcPr>
          <w:p w14:paraId="59198AC5" w14:textId="77777777" w:rsidR="008B10E6" w:rsidRPr="00906B09" w:rsidRDefault="008B10E6" w:rsidP="00A102D7">
            <w:pPr>
              <w:pStyle w:val="TableContents"/>
              <w:jc w:val="left"/>
              <w:rPr>
                <w:sz w:val="18"/>
                <w:szCs w:val="18"/>
              </w:rPr>
            </w:pPr>
            <w:r w:rsidRPr="00906B09">
              <w:rPr>
                <w:sz w:val="18"/>
                <w:szCs w:val="18"/>
              </w:rPr>
              <w:t>not-equal-to operator</w:t>
            </w:r>
          </w:p>
          <w:p w14:paraId="43ED99AF" w14:textId="77777777" w:rsidR="008B10E6" w:rsidRPr="00906B09" w:rsidRDefault="008B10E6" w:rsidP="00A102D7">
            <w:pPr>
              <w:pStyle w:val="TableContents"/>
              <w:jc w:val="left"/>
            </w:pPr>
            <w:r w:rsidRPr="00906B09">
              <w:rPr>
                <w:sz w:val="18"/>
                <w:szCs w:val="18"/>
              </w:rPr>
              <w:t xml:space="preserve">The not-equal-to operator (!=) returns </w:t>
            </w:r>
            <w:r w:rsidRPr="00906B09">
              <w:rPr>
                <w:i/>
                <w:iCs/>
                <w:sz w:val="18"/>
                <w:szCs w:val="18"/>
              </w:rPr>
              <w:t>true</w:t>
            </w:r>
            <w:r w:rsidRPr="00906B09">
              <w:rPr>
                <w:sz w:val="18"/>
                <w:szCs w:val="18"/>
              </w:rPr>
              <w:t xml:space="preserve"> if the operands do not have the same value; otherwise, it returns </w:t>
            </w:r>
            <w:r w:rsidRPr="00906B09">
              <w:rPr>
                <w:i/>
                <w:iCs/>
                <w:sz w:val="18"/>
                <w:szCs w:val="18"/>
              </w:rPr>
              <w:t>false</w:t>
            </w:r>
          </w:p>
          <w:p w14:paraId="0D2D9A8E" w14:textId="77777777" w:rsidR="008B10E6" w:rsidRPr="00906B09" w:rsidRDefault="008B10E6" w:rsidP="00A102D7">
            <w:pPr>
              <w:pStyle w:val="TableContents"/>
              <w:jc w:val="left"/>
              <w:rPr>
                <w:sz w:val="18"/>
                <w:szCs w:val="18"/>
              </w:rPr>
            </w:pPr>
            <w:r w:rsidRPr="00906B09">
              <w:rPr>
                <w:sz w:val="18"/>
                <w:szCs w:val="18"/>
              </w:rPr>
              <w:t>A != B is true (when no default in A or B) if abs(A-B) &gt;= epsilon</w:t>
            </w:r>
          </w:p>
        </w:tc>
        <w:tc>
          <w:tcPr>
            <w:tcW w:w="1843" w:type="dxa"/>
            <w:shd w:val="clear" w:color="auto" w:fill="auto"/>
            <w:tcMar>
              <w:top w:w="0" w:type="dxa"/>
              <w:left w:w="108" w:type="dxa"/>
              <w:bottom w:w="0" w:type="dxa"/>
              <w:right w:w="108" w:type="dxa"/>
            </w:tcMar>
          </w:tcPr>
          <w:p w14:paraId="298EF41B" w14:textId="77777777" w:rsidR="008B10E6" w:rsidRPr="00906B09" w:rsidRDefault="008B10E6" w:rsidP="00A102D7">
            <w:pPr>
              <w:pStyle w:val="TableContents"/>
              <w:jc w:val="left"/>
              <w:rPr>
                <w:sz w:val="18"/>
                <w:szCs w:val="18"/>
              </w:rPr>
            </w:pPr>
            <w:r w:rsidRPr="00906B09">
              <w:rPr>
                <w:sz w:val="18"/>
                <w:szCs w:val="18"/>
              </w:rPr>
              <w:t>expr1 != expr2</w:t>
            </w:r>
          </w:p>
        </w:tc>
        <w:tc>
          <w:tcPr>
            <w:tcW w:w="1275" w:type="dxa"/>
            <w:shd w:val="clear" w:color="auto" w:fill="auto"/>
            <w:tcMar>
              <w:top w:w="0" w:type="dxa"/>
              <w:left w:w="108" w:type="dxa"/>
              <w:bottom w:w="0" w:type="dxa"/>
              <w:right w:w="108" w:type="dxa"/>
            </w:tcMar>
          </w:tcPr>
          <w:p w14:paraId="6C378453" w14:textId="77777777" w:rsidR="008B10E6" w:rsidRPr="00906B09" w:rsidRDefault="008B10E6" w:rsidP="00A102D7">
            <w:pPr>
              <w:pStyle w:val="TableContents"/>
              <w:rPr>
                <w:sz w:val="18"/>
                <w:szCs w:val="18"/>
              </w:rPr>
            </w:pPr>
            <w:r w:rsidRPr="00906B09">
              <w:rPr>
                <w:sz w:val="18"/>
                <w:szCs w:val="18"/>
              </w:rPr>
              <w:t>Relational</w:t>
            </w:r>
          </w:p>
        </w:tc>
      </w:tr>
      <w:tr w:rsidR="008B10E6" w:rsidRPr="00906B09" w14:paraId="3E060B01" w14:textId="77777777" w:rsidTr="006E721A">
        <w:tc>
          <w:tcPr>
            <w:tcW w:w="1560" w:type="dxa"/>
            <w:shd w:val="clear" w:color="auto" w:fill="auto"/>
            <w:tcMar>
              <w:top w:w="0" w:type="dxa"/>
              <w:left w:w="108" w:type="dxa"/>
              <w:bottom w:w="0" w:type="dxa"/>
              <w:right w:w="108" w:type="dxa"/>
            </w:tcMar>
          </w:tcPr>
          <w:p w14:paraId="2961D00D" w14:textId="77777777" w:rsidR="008B10E6" w:rsidRPr="00906B09" w:rsidRDefault="008B10E6" w:rsidP="00A102D7">
            <w:pPr>
              <w:pStyle w:val="TableContents"/>
              <w:rPr>
                <w:sz w:val="18"/>
                <w:szCs w:val="18"/>
              </w:rPr>
            </w:pPr>
            <w:r w:rsidRPr="00906B09">
              <w:rPr>
                <w:sz w:val="18"/>
                <w:szCs w:val="18"/>
              </w:rPr>
              <w:t>&amp;&amp;</w:t>
            </w:r>
          </w:p>
        </w:tc>
        <w:tc>
          <w:tcPr>
            <w:tcW w:w="4961" w:type="dxa"/>
            <w:shd w:val="clear" w:color="auto" w:fill="auto"/>
            <w:tcMar>
              <w:top w:w="0" w:type="dxa"/>
              <w:left w:w="108" w:type="dxa"/>
              <w:bottom w:w="0" w:type="dxa"/>
              <w:right w:w="108" w:type="dxa"/>
            </w:tcMar>
          </w:tcPr>
          <w:p w14:paraId="28773D51" w14:textId="77777777" w:rsidR="008B10E6" w:rsidRPr="00906B09" w:rsidRDefault="008B10E6" w:rsidP="00A102D7">
            <w:pPr>
              <w:pStyle w:val="TableContents"/>
              <w:jc w:val="left"/>
            </w:pPr>
            <w:r w:rsidRPr="00906B09">
              <w:rPr>
                <w:b/>
                <w:sz w:val="18"/>
                <w:szCs w:val="18"/>
              </w:rPr>
              <w:t>logical AND operator</w:t>
            </w:r>
          </w:p>
          <w:p w14:paraId="017827EB" w14:textId="77777777" w:rsidR="008B10E6" w:rsidRPr="00906B09" w:rsidRDefault="008B10E6" w:rsidP="00A102D7">
            <w:pPr>
              <w:pStyle w:val="TableContents"/>
              <w:jc w:val="left"/>
            </w:pPr>
            <w:r w:rsidRPr="00906B09">
              <w:rPr>
                <w:sz w:val="18"/>
                <w:szCs w:val="18"/>
              </w:rPr>
              <w:t xml:space="preserve">The logical AND operator (&amp;&amp;) returns the boolean value </w:t>
            </w:r>
            <w:r w:rsidRPr="00906B09">
              <w:rPr>
                <w:i/>
                <w:iCs/>
                <w:sz w:val="18"/>
                <w:szCs w:val="18"/>
              </w:rPr>
              <w:t>true</w:t>
            </w:r>
            <w:r w:rsidRPr="00906B09">
              <w:rPr>
                <w:sz w:val="18"/>
                <w:szCs w:val="18"/>
              </w:rPr>
              <w:t xml:space="preserve"> if both operands are </w:t>
            </w:r>
            <w:r w:rsidRPr="00906B09">
              <w:rPr>
                <w:i/>
                <w:iCs/>
                <w:sz w:val="18"/>
                <w:szCs w:val="18"/>
              </w:rPr>
              <w:t>true</w:t>
            </w:r>
            <w:r w:rsidRPr="00906B09">
              <w:rPr>
                <w:sz w:val="18"/>
                <w:szCs w:val="18"/>
              </w:rPr>
              <w:t xml:space="preserve"> and returns </w:t>
            </w:r>
            <w:r w:rsidRPr="00906B09">
              <w:rPr>
                <w:i/>
                <w:iCs/>
                <w:sz w:val="18"/>
                <w:szCs w:val="18"/>
              </w:rPr>
              <w:t>false</w:t>
            </w:r>
            <w:r w:rsidRPr="00906B09">
              <w:rPr>
                <w:sz w:val="18"/>
                <w:szCs w:val="18"/>
              </w:rPr>
              <w:t xml:space="preserve"> otherwise.</w:t>
            </w:r>
            <w:r w:rsidRPr="00906B09">
              <w:rPr>
                <w:sz w:val="18"/>
                <w:szCs w:val="18"/>
              </w:rPr>
              <w:br/>
              <w:t>Logical AND has left associativity.</w:t>
            </w:r>
          </w:p>
        </w:tc>
        <w:tc>
          <w:tcPr>
            <w:tcW w:w="1843" w:type="dxa"/>
            <w:shd w:val="clear" w:color="auto" w:fill="auto"/>
            <w:tcMar>
              <w:top w:w="0" w:type="dxa"/>
              <w:left w:w="108" w:type="dxa"/>
              <w:bottom w:w="0" w:type="dxa"/>
              <w:right w:w="108" w:type="dxa"/>
            </w:tcMar>
          </w:tcPr>
          <w:p w14:paraId="79A00D87" w14:textId="77777777" w:rsidR="008B10E6" w:rsidRPr="00906B09" w:rsidRDefault="008B10E6" w:rsidP="00A102D7">
            <w:pPr>
              <w:pStyle w:val="TableContents"/>
              <w:jc w:val="left"/>
              <w:rPr>
                <w:sz w:val="18"/>
                <w:szCs w:val="18"/>
              </w:rPr>
            </w:pPr>
            <w:r w:rsidRPr="00906B09">
              <w:rPr>
                <w:sz w:val="18"/>
                <w:szCs w:val="18"/>
              </w:rPr>
              <w:t>expr1 &amp;&amp; expr2</w:t>
            </w:r>
          </w:p>
        </w:tc>
        <w:tc>
          <w:tcPr>
            <w:tcW w:w="1275" w:type="dxa"/>
            <w:shd w:val="clear" w:color="auto" w:fill="auto"/>
            <w:tcMar>
              <w:top w:w="0" w:type="dxa"/>
              <w:left w:w="108" w:type="dxa"/>
              <w:bottom w:w="0" w:type="dxa"/>
              <w:right w:w="108" w:type="dxa"/>
            </w:tcMar>
          </w:tcPr>
          <w:p w14:paraId="0C33E5DD" w14:textId="77777777" w:rsidR="008B10E6" w:rsidRPr="00906B09" w:rsidRDefault="008B10E6" w:rsidP="00A102D7">
            <w:pPr>
              <w:pStyle w:val="TableContents"/>
              <w:rPr>
                <w:sz w:val="18"/>
                <w:szCs w:val="18"/>
              </w:rPr>
            </w:pPr>
            <w:r w:rsidRPr="00906B09">
              <w:rPr>
                <w:sz w:val="18"/>
                <w:szCs w:val="18"/>
              </w:rPr>
              <w:t>Logical</w:t>
            </w:r>
          </w:p>
        </w:tc>
      </w:tr>
      <w:tr w:rsidR="008B10E6" w:rsidRPr="00906B09" w14:paraId="52E14E47" w14:textId="77777777" w:rsidTr="006E721A">
        <w:tc>
          <w:tcPr>
            <w:tcW w:w="1560" w:type="dxa"/>
            <w:shd w:val="clear" w:color="auto" w:fill="auto"/>
            <w:tcMar>
              <w:top w:w="0" w:type="dxa"/>
              <w:left w:w="108" w:type="dxa"/>
              <w:bottom w:w="0" w:type="dxa"/>
              <w:right w:w="108" w:type="dxa"/>
            </w:tcMar>
          </w:tcPr>
          <w:p w14:paraId="08E0F64A" w14:textId="77777777" w:rsidR="008B10E6" w:rsidRPr="00906B09" w:rsidRDefault="008B10E6" w:rsidP="00A102D7">
            <w:pPr>
              <w:pStyle w:val="TableContents"/>
              <w:rPr>
                <w:sz w:val="18"/>
                <w:szCs w:val="18"/>
              </w:rPr>
            </w:pPr>
            <w:r w:rsidRPr="00906B09">
              <w:rPr>
                <w:sz w:val="18"/>
                <w:szCs w:val="18"/>
              </w:rPr>
              <w:t>||</w:t>
            </w:r>
          </w:p>
        </w:tc>
        <w:tc>
          <w:tcPr>
            <w:tcW w:w="4961" w:type="dxa"/>
            <w:shd w:val="clear" w:color="auto" w:fill="auto"/>
            <w:tcMar>
              <w:top w:w="0" w:type="dxa"/>
              <w:left w:w="108" w:type="dxa"/>
              <w:bottom w:w="0" w:type="dxa"/>
              <w:right w:w="108" w:type="dxa"/>
            </w:tcMar>
          </w:tcPr>
          <w:p w14:paraId="39552EF4" w14:textId="77777777" w:rsidR="008B10E6" w:rsidRPr="00906B09" w:rsidRDefault="008B10E6" w:rsidP="00A102D7">
            <w:pPr>
              <w:pStyle w:val="TableContents"/>
              <w:jc w:val="left"/>
              <w:rPr>
                <w:sz w:val="18"/>
                <w:szCs w:val="18"/>
              </w:rPr>
            </w:pPr>
            <w:r w:rsidRPr="00906B09">
              <w:rPr>
                <w:sz w:val="18"/>
                <w:szCs w:val="18"/>
              </w:rPr>
              <w:t>logical OR operator</w:t>
            </w:r>
          </w:p>
          <w:p w14:paraId="13F717B7" w14:textId="77777777" w:rsidR="008B10E6" w:rsidRPr="00906B09" w:rsidRDefault="008B10E6" w:rsidP="00A102D7">
            <w:pPr>
              <w:pStyle w:val="TableContents"/>
              <w:jc w:val="left"/>
            </w:pPr>
            <w:r w:rsidRPr="00906B09">
              <w:rPr>
                <w:sz w:val="18"/>
                <w:szCs w:val="18"/>
              </w:rPr>
              <w:t xml:space="preserve">The logical OR operator (||) returns the boolean value </w:t>
            </w:r>
            <w:r w:rsidRPr="00906B09">
              <w:rPr>
                <w:i/>
                <w:iCs/>
                <w:sz w:val="18"/>
                <w:szCs w:val="18"/>
              </w:rPr>
              <w:t>true</w:t>
            </w:r>
            <w:r w:rsidRPr="00906B09">
              <w:rPr>
                <w:sz w:val="18"/>
                <w:szCs w:val="18"/>
              </w:rPr>
              <w:t xml:space="preserve"> if either one operand is true or both operands are true and returns </w:t>
            </w:r>
            <w:r w:rsidRPr="00906B09">
              <w:rPr>
                <w:i/>
                <w:iCs/>
                <w:sz w:val="18"/>
                <w:szCs w:val="18"/>
              </w:rPr>
              <w:t>false</w:t>
            </w:r>
            <w:r w:rsidRPr="00906B09">
              <w:rPr>
                <w:sz w:val="18"/>
                <w:szCs w:val="18"/>
              </w:rPr>
              <w:t xml:space="preserve"> otherwise.</w:t>
            </w:r>
            <w:r w:rsidRPr="00906B09">
              <w:rPr>
                <w:sz w:val="18"/>
                <w:szCs w:val="18"/>
              </w:rPr>
              <w:br/>
              <w:t>Logical OR has left associativity</w:t>
            </w:r>
          </w:p>
        </w:tc>
        <w:tc>
          <w:tcPr>
            <w:tcW w:w="1843" w:type="dxa"/>
            <w:shd w:val="clear" w:color="auto" w:fill="auto"/>
            <w:tcMar>
              <w:top w:w="0" w:type="dxa"/>
              <w:left w:w="108" w:type="dxa"/>
              <w:bottom w:w="0" w:type="dxa"/>
              <w:right w:w="108" w:type="dxa"/>
            </w:tcMar>
          </w:tcPr>
          <w:p w14:paraId="09558F7D" w14:textId="77777777" w:rsidR="008B10E6" w:rsidRPr="00906B09" w:rsidRDefault="008B10E6" w:rsidP="00A102D7">
            <w:pPr>
              <w:pStyle w:val="TableContents"/>
              <w:jc w:val="left"/>
              <w:rPr>
                <w:sz w:val="18"/>
                <w:szCs w:val="18"/>
              </w:rPr>
            </w:pPr>
            <w:r w:rsidRPr="00906B09">
              <w:rPr>
                <w:sz w:val="18"/>
                <w:szCs w:val="18"/>
              </w:rPr>
              <w:t>expr1 || expr2</w:t>
            </w:r>
          </w:p>
        </w:tc>
        <w:tc>
          <w:tcPr>
            <w:tcW w:w="1275" w:type="dxa"/>
            <w:shd w:val="clear" w:color="auto" w:fill="auto"/>
            <w:tcMar>
              <w:top w:w="0" w:type="dxa"/>
              <w:left w:w="108" w:type="dxa"/>
              <w:bottom w:w="0" w:type="dxa"/>
              <w:right w:w="108" w:type="dxa"/>
            </w:tcMar>
          </w:tcPr>
          <w:p w14:paraId="326E773E" w14:textId="77777777" w:rsidR="008B10E6" w:rsidRPr="00906B09" w:rsidRDefault="008B10E6" w:rsidP="00A102D7">
            <w:pPr>
              <w:pStyle w:val="TableContents"/>
              <w:rPr>
                <w:sz w:val="18"/>
                <w:szCs w:val="18"/>
              </w:rPr>
            </w:pPr>
            <w:r w:rsidRPr="00906B09">
              <w:rPr>
                <w:sz w:val="18"/>
                <w:szCs w:val="18"/>
              </w:rPr>
              <w:t>Logical</w:t>
            </w:r>
          </w:p>
        </w:tc>
      </w:tr>
      <w:tr w:rsidR="008B10E6" w:rsidRPr="00906B09" w14:paraId="0D2BF370" w14:textId="77777777" w:rsidTr="006E721A">
        <w:tc>
          <w:tcPr>
            <w:tcW w:w="1560" w:type="dxa"/>
            <w:shd w:val="clear" w:color="auto" w:fill="auto"/>
            <w:tcMar>
              <w:top w:w="0" w:type="dxa"/>
              <w:left w:w="108" w:type="dxa"/>
              <w:bottom w:w="0" w:type="dxa"/>
              <w:right w:w="108" w:type="dxa"/>
            </w:tcMar>
          </w:tcPr>
          <w:p w14:paraId="2884E1F2" w14:textId="77777777" w:rsidR="008B10E6" w:rsidRPr="00906B09" w:rsidRDefault="008B10E6" w:rsidP="00A102D7">
            <w:pPr>
              <w:pStyle w:val="TableContents"/>
              <w:rPr>
                <w:sz w:val="18"/>
                <w:szCs w:val="18"/>
              </w:rPr>
            </w:pPr>
            <w:r w:rsidRPr="00906B09">
              <w:rPr>
                <w:sz w:val="18"/>
                <w:szCs w:val="18"/>
              </w:rPr>
              <w:t>&lt;</w:t>
            </w:r>
          </w:p>
        </w:tc>
        <w:tc>
          <w:tcPr>
            <w:tcW w:w="4961" w:type="dxa"/>
            <w:shd w:val="clear" w:color="auto" w:fill="auto"/>
            <w:tcMar>
              <w:top w:w="0" w:type="dxa"/>
              <w:left w:w="108" w:type="dxa"/>
              <w:bottom w:w="0" w:type="dxa"/>
              <w:right w:w="108" w:type="dxa"/>
            </w:tcMar>
          </w:tcPr>
          <w:p w14:paraId="0CDCC6D3" w14:textId="77777777" w:rsidR="008B10E6" w:rsidRPr="00906B09" w:rsidRDefault="008B10E6" w:rsidP="00A102D7">
            <w:pPr>
              <w:pStyle w:val="TableContents"/>
              <w:jc w:val="left"/>
            </w:pPr>
            <w:r w:rsidRPr="00906B09">
              <w:rPr>
                <w:b/>
                <w:sz w:val="18"/>
                <w:szCs w:val="18"/>
              </w:rPr>
              <w:t>less than</w:t>
            </w:r>
            <w:r w:rsidRPr="00906B09">
              <w:rPr>
                <w:sz w:val="18"/>
                <w:szCs w:val="18"/>
              </w:rPr>
              <w:br/>
            </w:r>
            <w:r w:rsidRPr="00906B09">
              <w:rPr>
                <w:sz w:val="18"/>
                <w:szCs w:val="18"/>
              </w:rPr>
              <w:lastRenderedPageBreak/>
              <w:t xml:space="preserve">It yields values of the Boolean type. The value returned is false (0) if the relationship in the expression is false; otherwise, the value returned is </w:t>
            </w:r>
            <w:r w:rsidRPr="00906B09">
              <w:rPr>
                <w:i/>
                <w:iCs/>
                <w:sz w:val="18"/>
                <w:szCs w:val="18"/>
              </w:rPr>
              <w:t>true</w:t>
            </w:r>
            <w:r w:rsidRPr="00906B09">
              <w:rPr>
                <w:sz w:val="18"/>
                <w:szCs w:val="18"/>
              </w:rPr>
              <w:t xml:space="preserve"> (1).</w:t>
            </w:r>
          </w:p>
        </w:tc>
        <w:tc>
          <w:tcPr>
            <w:tcW w:w="1843" w:type="dxa"/>
            <w:shd w:val="clear" w:color="auto" w:fill="auto"/>
            <w:tcMar>
              <w:top w:w="0" w:type="dxa"/>
              <w:left w:w="108" w:type="dxa"/>
              <w:bottom w:w="0" w:type="dxa"/>
              <w:right w:w="108" w:type="dxa"/>
            </w:tcMar>
          </w:tcPr>
          <w:p w14:paraId="0CC45230" w14:textId="77777777" w:rsidR="008B10E6" w:rsidRPr="00906B09" w:rsidRDefault="008B10E6" w:rsidP="00A102D7">
            <w:pPr>
              <w:pStyle w:val="TableContents"/>
              <w:jc w:val="left"/>
              <w:rPr>
                <w:sz w:val="18"/>
                <w:szCs w:val="18"/>
              </w:rPr>
            </w:pPr>
            <w:r w:rsidRPr="00906B09">
              <w:rPr>
                <w:sz w:val="18"/>
                <w:szCs w:val="18"/>
              </w:rPr>
              <w:lastRenderedPageBreak/>
              <w:t xml:space="preserve">arithmetic expr1 &lt; </w:t>
            </w:r>
            <w:r w:rsidRPr="00906B09">
              <w:rPr>
                <w:sz w:val="18"/>
                <w:szCs w:val="18"/>
              </w:rPr>
              <w:lastRenderedPageBreak/>
              <w:t>arithmetic expr2</w:t>
            </w:r>
          </w:p>
        </w:tc>
        <w:tc>
          <w:tcPr>
            <w:tcW w:w="1275" w:type="dxa"/>
            <w:shd w:val="clear" w:color="auto" w:fill="auto"/>
            <w:tcMar>
              <w:top w:w="0" w:type="dxa"/>
              <w:left w:w="108" w:type="dxa"/>
              <w:bottom w:w="0" w:type="dxa"/>
              <w:right w:w="108" w:type="dxa"/>
            </w:tcMar>
          </w:tcPr>
          <w:p w14:paraId="6291C47E" w14:textId="77777777" w:rsidR="008B10E6" w:rsidRPr="00906B09" w:rsidRDefault="008B10E6" w:rsidP="00A102D7">
            <w:pPr>
              <w:pStyle w:val="TableContents"/>
              <w:rPr>
                <w:sz w:val="18"/>
                <w:szCs w:val="18"/>
              </w:rPr>
            </w:pPr>
            <w:r w:rsidRPr="00906B09">
              <w:rPr>
                <w:sz w:val="18"/>
                <w:szCs w:val="18"/>
              </w:rPr>
              <w:lastRenderedPageBreak/>
              <w:t>Logical</w:t>
            </w:r>
          </w:p>
        </w:tc>
      </w:tr>
      <w:tr w:rsidR="008B10E6" w:rsidRPr="00906B09" w14:paraId="79184986" w14:textId="77777777" w:rsidTr="006E721A">
        <w:tc>
          <w:tcPr>
            <w:tcW w:w="1560" w:type="dxa"/>
            <w:shd w:val="clear" w:color="auto" w:fill="auto"/>
            <w:tcMar>
              <w:top w:w="0" w:type="dxa"/>
              <w:left w:w="108" w:type="dxa"/>
              <w:bottom w:w="0" w:type="dxa"/>
              <w:right w:w="108" w:type="dxa"/>
            </w:tcMar>
          </w:tcPr>
          <w:p w14:paraId="6A26C51C" w14:textId="77777777" w:rsidR="008B10E6" w:rsidRPr="00906B09" w:rsidRDefault="008B10E6" w:rsidP="00A102D7">
            <w:pPr>
              <w:pStyle w:val="TableContents"/>
              <w:rPr>
                <w:sz w:val="18"/>
                <w:szCs w:val="18"/>
              </w:rPr>
            </w:pPr>
            <w:r w:rsidRPr="00906B09">
              <w:rPr>
                <w:sz w:val="18"/>
                <w:szCs w:val="18"/>
              </w:rPr>
              <w:lastRenderedPageBreak/>
              <w:t>&lt;=</w:t>
            </w:r>
          </w:p>
        </w:tc>
        <w:tc>
          <w:tcPr>
            <w:tcW w:w="4961" w:type="dxa"/>
            <w:shd w:val="clear" w:color="auto" w:fill="auto"/>
            <w:tcMar>
              <w:top w:w="0" w:type="dxa"/>
              <w:left w:w="108" w:type="dxa"/>
              <w:bottom w:w="0" w:type="dxa"/>
              <w:right w:w="108" w:type="dxa"/>
            </w:tcMar>
          </w:tcPr>
          <w:p w14:paraId="6C64B091" w14:textId="77777777" w:rsidR="008B10E6" w:rsidRPr="00906B09" w:rsidRDefault="008B10E6" w:rsidP="00A102D7">
            <w:pPr>
              <w:pStyle w:val="TableContents"/>
              <w:jc w:val="left"/>
              <w:rPr>
                <w:sz w:val="18"/>
                <w:szCs w:val="18"/>
              </w:rPr>
            </w:pPr>
            <w:r w:rsidRPr="00906B09">
              <w:rPr>
                <w:b/>
                <w:sz w:val="18"/>
                <w:szCs w:val="18"/>
              </w:rPr>
              <w:t>less than or equal to</w:t>
            </w:r>
            <w:r w:rsidRPr="00906B09">
              <w:rPr>
                <w:sz w:val="18"/>
                <w:szCs w:val="18"/>
              </w:rPr>
              <w:br/>
              <w:t xml:space="preserve">It yields values of the Boolean type. The value returned is false (0) if the relationship in the expression is false; otherwise, the value returned is </w:t>
            </w:r>
            <w:r w:rsidRPr="00906B09">
              <w:rPr>
                <w:i/>
                <w:iCs/>
                <w:sz w:val="18"/>
                <w:szCs w:val="18"/>
              </w:rPr>
              <w:t>true</w:t>
            </w:r>
            <w:r w:rsidRPr="00906B09">
              <w:rPr>
                <w:sz w:val="18"/>
                <w:szCs w:val="18"/>
              </w:rPr>
              <w:t xml:space="preserve"> (1).</w:t>
            </w:r>
          </w:p>
        </w:tc>
        <w:tc>
          <w:tcPr>
            <w:tcW w:w="1843" w:type="dxa"/>
            <w:shd w:val="clear" w:color="auto" w:fill="auto"/>
            <w:tcMar>
              <w:top w:w="0" w:type="dxa"/>
              <w:left w:w="108" w:type="dxa"/>
              <w:bottom w:w="0" w:type="dxa"/>
              <w:right w:w="108" w:type="dxa"/>
            </w:tcMar>
          </w:tcPr>
          <w:p w14:paraId="6DD68C01" w14:textId="77777777" w:rsidR="008B10E6" w:rsidRPr="00906B09" w:rsidRDefault="008B10E6" w:rsidP="00A102D7">
            <w:pPr>
              <w:pStyle w:val="TableContents"/>
              <w:jc w:val="left"/>
              <w:rPr>
                <w:sz w:val="18"/>
                <w:szCs w:val="18"/>
              </w:rPr>
            </w:pPr>
            <w:r w:rsidRPr="00906B09">
              <w:rPr>
                <w:sz w:val="18"/>
                <w:szCs w:val="18"/>
              </w:rPr>
              <w:t>arithmetic expr1 &lt;= arithmetic expr2</w:t>
            </w:r>
          </w:p>
        </w:tc>
        <w:tc>
          <w:tcPr>
            <w:tcW w:w="1275" w:type="dxa"/>
            <w:shd w:val="clear" w:color="auto" w:fill="auto"/>
            <w:tcMar>
              <w:top w:w="0" w:type="dxa"/>
              <w:left w:w="108" w:type="dxa"/>
              <w:bottom w:w="0" w:type="dxa"/>
              <w:right w:w="108" w:type="dxa"/>
            </w:tcMar>
          </w:tcPr>
          <w:p w14:paraId="5AC600C4" w14:textId="77777777" w:rsidR="008B10E6" w:rsidRPr="00906B09" w:rsidRDefault="008B10E6" w:rsidP="00A102D7">
            <w:pPr>
              <w:pStyle w:val="TableContents"/>
              <w:rPr>
                <w:sz w:val="18"/>
                <w:szCs w:val="18"/>
              </w:rPr>
            </w:pPr>
            <w:r w:rsidRPr="00906B09">
              <w:rPr>
                <w:sz w:val="18"/>
                <w:szCs w:val="18"/>
              </w:rPr>
              <w:t>Logical</w:t>
            </w:r>
          </w:p>
        </w:tc>
      </w:tr>
      <w:tr w:rsidR="008B10E6" w:rsidRPr="00906B09" w14:paraId="0B95AAF8" w14:textId="77777777" w:rsidTr="00317967">
        <w:trPr>
          <w:trHeight w:val="1199"/>
        </w:trPr>
        <w:tc>
          <w:tcPr>
            <w:tcW w:w="1560" w:type="dxa"/>
            <w:shd w:val="clear" w:color="auto" w:fill="auto"/>
            <w:tcMar>
              <w:top w:w="0" w:type="dxa"/>
              <w:left w:w="108" w:type="dxa"/>
              <w:bottom w:w="0" w:type="dxa"/>
              <w:right w:w="108" w:type="dxa"/>
            </w:tcMar>
          </w:tcPr>
          <w:p w14:paraId="33C99038" w14:textId="77777777" w:rsidR="008B10E6" w:rsidRPr="00906B09" w:rsidRDefault="008B10E6" w:rsidP="00A102D7">
            <w:pPr>
              <w:pStyle w:val="TableContents"/>
              <w:rPr>
                <w:sz w:val="18"/>
                <w:szCs w:val="18"/>
              </w:rPr>
            </w:pPr>
            <w:r w:rsidRPr="00906B09">
              <w:rPr>
                <w:sz w:val="18"/>
                <w:szCs w:val="18"/>
              </w:rPr>
              <w:t>==</w:t>
            </w:r>
          </w:p>
        </w:tc>
        <w:tc>
          <w:tcPr>
            <w:tcW w:w="4961" w:type="dxa"/>
            <w:shd w:val="clear" w:color="auto" w:fill="auto"/>
            <w:tcMar>
              <w:top w:w="0" w:type="dxa"/>
              <w:left w:w="108" w:type="dxa"/>
              <w:bottom w:w="0" w:type="dxa"/>
              <w:right w:w="108" w:type="dxa"/>
            </w:tcMar>
          </w:tcPr>
          <w:p w14:paraId="56AE759B" w14:textId="77777777" w:rsidR="008B10E6" w:rsidRPr="00906B09" w:rsidRDefault="008B10E6" w:rsidP="00A102D7">
            <w:pPr>
              <w:pStyle w:val="TableContents"/>
              <w:jc w:val="left"/>
              <w:rPr>
                <w:sz w:val="18"/>
                <w:szCs w:val="18"/>
              </w:rPr>
            </w:pPr>
            <w:r w:rsidRPr="00906B09">
              <w:rPr>
                <w:sz w:val="18"/>
                <w:szCs w:val="18"/>
              </w:rPr>
              <w:t>equal-to operator</w:t>
            </w:r>
          </w:p>
          <w:p w14:paraId="7DE29D29" w14:textId="77777777" w:rsidR="008B10E6" w:rsidRPr="00906B09" w:rsidRDefault="008B10E6" w:rsidP="00A102D7">
            <w:pPr>
              <w:pStyle w:val="TableContents"/>
              <w:jc w:val="left"/>
              <w:rPr>
                <w:sz w:val="18"/>
                <w:szCs w:val="18"/>
              </w:rPr>
            </w:pPr>
            <w:r w:rsidRPr="00906B09">
              <w:rPr>
                <w:sz w:val="18"/>
                <w:szCs w:val="18"/>
              </w:rPr>
              <w:t>A == B is true (when there is no default in A or B) if abs(A-B) &lt; epsilon</w:t>
            </w:r>
          </w:p>
          <w:p w14:paraId="79B436A3" w14:textId="77777777" w:rsidR="008B10E6" w:rsidRPr="00906B09" w:rsidRDefault="008B10E6" w:rsidP="00A102D7">
            <w:pPr>
              <w:pStyle w:val="TableContents"/>
              <w:jc w:val="left"/>
            </w:pPr>
            <w:r w:rsidRPr="00906B09">
              <w:rPr>
                <w:sz w:val="18"/>
                <w:szCs w:val="18"/>
              </w:rPr>
              <w:t xml:space="preserve">The equal-to operator returns true (1) if both operands have the same value; otherwise, it returns </w:t>
            </w:r>
            <w:r w:rsidRPr="00906B09">
              <w:rPr>
                <w:i/>
                <w:iCs/>
                <w:sz w:val="18"/>
                <w:szCs w:val="18"/>
              </w:rPr>
              <w:t>false</w:t>
            </w:r>
            <w:r w:rsidRPr="00906B09">
              <w:rPr>
                <w:sz w:val="18"/>
                <w:szCs w:val="18"/>
              </w:rPr>
              <w:t xml:space="preserve"> (0).</w:t>
            </w:r>
          </w:p>
        </w:tc>
        <w:tc>
          <w:tcPr>
            <w:tcW w:w="1843" w:type="dxa"/>
            <w:shd w:val="clear" w:color="auto" w:fill="auto"/>
            <w:tcMar>
              <w:top w:w="0" w:type="dxa"/>
              <w:left w:w="108" w:type="dxa"/>
              <w:bottom w:w="0" w:type="dxa"/>
              <w:right w:w="108" w:type="dxa"/>
            </w:tcMar>
          </w:tcPr>
          <w:p w14:paraId="11A0F817" w14:textId="77777777" w:rsidR="008B10E6" w:rsidRPr="00906B09" w:rsidRDefault="008B10E6" w:rsidP="00A102D7">
            <w:pPr>
              <w:pStyle w:val="TableContents"/>
              <w:jc w:val="left"/>
              <w:rPr>
                <w:sz w:val="18"/>
                <w:szCs w:val="18"/>
              </w:rPr>
            </w:pPr>
            <w:r w:rsidRPr="00906B09">
              <w:rPr>
                <w:sz w:val="18"/>
                <w:szCs w:val="18"/>
              </w:rPr>
              <w:t>==</w:t>
            </w:r>
          </w:p>
        </w:tc>
        <w:tc>
          <w:tcPr>
            <w:tcW w:w="1275" w:type="dxa"/>
            <w:shd w:val="clear" w:color="auto" w:fill="auto"/>
            <w:tcMar>
              <w:top w:w="0" w:type="dxa"/>
              <w:left w:w="108" w:type="dxa"/>
              <w:bottom w:w="0" w:type="dxa"/>
              <w:right w:w="108" w:type="dxa"/>
            </w:tcMar>
          </w:tcPr>
          <w:p w14:paraId="675A3AFB" w14:textId="77777777" w:rsidR="008B10E6" w:rsidRPr="00906B09" w:rsidRDefault="008B10E6" w:rsidP="00A102D7">
            <w:pPr>
              <w:pStyle w:val="TableContents"/>
              <w:rPr>
                <w:sz w:val="18"/>
                <w:szCs w:val="18"/>
              </w:rPr>
            </w:pPr>
            <w:r w:rsidRPr="00906B09">
              <w:rPr>
                <w:sz w:val="18"/>
                <w:szCs w:val="18"/>
              </w:rPr>
              <w:t>Relational</w:t>
            </w:r>
          </w:p>
        </w:tc>
      </w:tr>
      <w:tr w:rsidR="008B10E6" w:rsidRPr="00906B09" w14:paraId="2C749C2E" w14:textId="77777777" w:rsidTr="006E721A">
        <w:tc>
          <w:tcPr>
            <w:tcW w:w="1560" w:type="dxa"/>
            <w:shd w:val="clear" w:color="auto" w:fill="auto"/>
            <w:tcMar>
              <w:top w:w="0" w:type="dxa"/>
              <w:left w:w="108" w:type="dxa"/>
              <w:bottom w:w="0" w:type="dxa"/>
              <w:right w:w="108" w:type="dxa"/>
            </w:tcMar>
          </w:tcPr>
          <w:p w14:paraId="07CCA245" w14:textId="77777777" w:rsidR="008B10E6" w:rsidRPr="00906B09" w:rsidRDefault="008B10E6" w:rsidP="00A102D7">
            <w:pPr>
              <w:pStyle w:val="TableContents"/>
              <w:rPr>
                <w:sz w:val="18"/>
                <w:szCs w:val="18"/>
              </w:rPr>
            </w:pPr>
            <w:r w:rsidRPr="00906B09">
              <w:rPr>
                <w:sz w:val="18"/>
                <w:szCs w:val="18"/>
              </w:rPr>
              <w:t>&gt;</w:t>
            </w:r>
          </w:p>
        </w:tc>
        <w:tc>
          <w:tcPr>
            <w:tcW w:w="4961" w:type="dxa"/>
            <w:shd w:val="clear" w:color="auto" w:fill="auto"/>
            <w:tcMar>
              <w:top w:w="0" w:type="dxa"/>
              <w:left w:w="108" w:type="dxa"/>
              <w:bottom w:w="0" w:type="dxa"/>
              <w:right w:w="108" w:type="dxa"/>
            </w:tcMar>
          </w:tcPr>
          <w:p w14:paraId="5079F10E" w14:textId="77777777" w:rsidR="008B10E6" w:rsidRPr="00906B09" w:rsidRDefault="008B10E6" w:rsidP="00A102D7">
            <w:pPr>
              <w:pStyle w:val="TableContents"/>
              <w:jc w:val="left"/>
            </w:pPr>
            <w:r w:rsidRPr="00906B09">
              <w:rPr>
                <w:b/>
                <w:sz w:val="18"/>
                <w:szCs w:val="18"/>
              </w:rPr>
              <w:t>greater than</w:t>
            </w:r>
            <w:r w:rsidRPr="00906B09">
              <w:rPr>
                <w:sz w:val="18"/>
                <w:szCs w:val="18"/>
              </w:rPr>
              <w:br/>
              <w:t>It yields values of the Boolean type. The value returned is false (0) if the relationship in the expression is false; otherwise, the value returned is true (1).</w:t>
            </w:r>
          </w:p>
        </w:tc>
        <w:tc>
          <w:tcPr>
            <w:tcW w:w="1843" w:type="dxa"/>
            <w:shd w:val="clear" w:color="auto" w:fill="auto"/>
            <w:tcMar>
              <w:top w:w="0" w:type="dxa"/>
              <w:left w:w="108" w:type="dxa"/>
              <w:bottom w:w="0" w:type="dxa"/>
              <w:right w:w="108" w:type="dxa"/>
            </w:tcMar>
          </w:tcPr>
          <w:p w14:paraId="71218491" w14:textId="77777777" w:rsidR="008B10E6" w:rsidRPr="00906B09" w:rsidRDefault="008B10E6" w:rsidP="00A102D7">
            <w:pPr>
              <w:pStyle w:val="TableContents"/>
              <w:jc w:val="left"/>
              <w:rPr>
                <w:sz w:val="18"/>
                <w:szCs w:val="18"/>
              </w:rPr>
            </w:pPr>
            <w:r w:rsidRPr="00906B09">
              <w:rPr>
                <w:sz w:val="18"/>
                <w:szCs w:val="18"/>
              </w:rPr>
              <w:t>arithmetic expr1 &gt; arithmetic expr2</w:t>
            </w:r>
          </w:p>
        </w:tc>
        <w:tc>
          <w:tcPr>
            <w:tcW w:w="1275" w:type="dxa"/>
            <w:shd w:val="clear" w:color="auto" w:fill="auto"/>
            <w:tcMar>
              <w:top w:w="0" w:type="dxa"/>
              <w:left w:w="108" w:type="dxa"/>
              <w:bottom w:w="0" w:type="dxa"/>
              <w:right w:w="108" w:type="dxa"/>
            </w:tcMar>
          </w:tcPr>
          <w:p w14:paraId="2DE7B0C1" w14:textId="77777777" w:rsidR="008B10E6" w:rsidRPr="00906B09" w:rsidRDefault="008B10E6" w:rsidP="00A102D7">
            <w:pPr>
              <w:pStyle w:val="TableContents"/>
              <w:rPr>
                <w:sz w:val="18"/>
                <w:szCs w:val="18"/>
              </w:rPr>
            </w:pPr>
            <w:r w:rsidRPr="00906B09">
              <w:rPr>
                <w:sz w:val="18"/>
                <w:szCs w:val="18"/>
              </w:rPr>
              <w:t>Relational</w:t>
            </w:r>
          </w:p>
        </w:tc>
      </w:tr>
      <w:tr w:rsidR="008B10E6" w:rsidRPr="00906B09" w14:paraId="1175B015" w14:textId="77777777" w:rsidTr="006E721A">
        <w:tc>
          <w:tcPr>
            <w:tcW w:w="1560" w:type="dxa"/>
            <w:shd w:val="clear" w:color="auto" w:fill="auto"/>
            <w:tcMar>
              <w:top w:w="0" w:type="dxa"/>
              <w:left w:w="108" w:type="dxa"/>
              <w:bottom w:w="0" w:type="dxa"/>
              <w:right w:w="108" w:type="dxa"/>
            </w:tcMar>
          </w:tcPr>
          <w:p w14:paraId="10984FCE" w14:textId="77777777" w:rsidR="008B10E6" w:rsidRPr="00906B09" w:rsidRDefault="008B10E6" w:rsidP="00A102D7">
            <w:pPr>
              <w:pStyle w:val="TableContents"/>
              <w:rPr>
                <w:sz w:val="18"/>
                <w:szCs w:val="18"/>
              </w:rPr>
            </w:pPr>
            <w:r w:rsidRPr="00906B09">
              <w:rPr>
                <w:sz w:val="18"/>
                <w:szCs w:val="18"/>
              </w:rPr>
              <w:t>&gt;=</w:t>
            </w:r>
          </w:p>
        </w:tc>
        <w:tc>
          <w:tcPr>
            <w:tcW w:w="4961" w:type="dxa"/>
            <w:shd w:val="clear" w:color="auto" w:fill="auto"/>
            <w:tcMar>
              <w:top w:w="0" w:type="dxa"/>
              <w:left w:w="108" w:type="dxa"/>
              <w:bottom w:w="0" w:type="dxa"/>
              <w:right w:w="108" w:type="dxa"/>
            </w:tcMar>
          </w:tcPr>
          <w:p w14:paraId="3E3A4310" w14:textId="77777777" w:rsidR="008B10E6" w:rsidRPr="00906B09" w:rsidRDefault="008B10E6" w:rsidP="00A102D7">
            <w:pPr>
              <w:pStyle w:val="TableContents"/>
              <w:jc w:val="left"/>
            </w:pPr>
            <w:r w:rsidRPr="00906B09">
              <w:rPr>
                <w:b/>
                <w:sz w:val="18"/>
                <w:szCs w:val="18"/>
              </w:rPr>
              <w:t>greater than or equal to</w:t>
            </w:r>
            <w:r w:rsidRPr="00906B09">
              <w:rPr>
                <w:sz w:val="18"/>
                <w:szCs w:val="18"/>
              </w:rPr>
              <w:br/>
              <w:t>It yields values of the Boolean type. The value returned is false (0) if the relationship in the expression is false; otherwise, the value returned is true (1).</w:t>
            </w:r>
          </w:p>
        </w:tc>
        <w:tc>
          <w:tcPr>
            <w:tcW w:w="1843" w:type="dxa"/>
            <w:shd w:val="clear" w:color="auto" w:fill="auto"/>
            <w:tcMar>
              <w:top w:w="0" w:type="dxa"/>
              <w:left w:w="108" w:type="dxa"/>
              <w:bottom w:w="0" w:type="dxa"/>
              <w:right w:w="108" w:type="dxa"/>
            </w:tcMar>
          </w:tcPr>
          <w:p w14:paraId="5C2BA39D" w14:textId="77777777" w:rsidR="008B10E6" w:rsidRPr="00906B09" w:rsidRDefault="008B10E6" w:rsidP="00A102D7">
            <w:pPr>
              <w:pStyle w:val="TableContents"/>
              <w:jc w:val="left"/>
              <w:rPr>
                <w:sz w:val="18"/>
                <w:szCs w:val="18"/>
              </w:rPr>
            </w:pPr>
            <w:r w:rsidRPr="00906B09">
              <w:rPr>
                <w:sz w:val="18"/>
                <w:szCs w:val="18"/>
              </w:rPr>
              <w:t>arithmetic expr1 &gt;= arithmetic expr2</w:t>
            </w:r>
          </w:p>
        </w:tc>
        <w:tc>
          <w:tcPr>
            <w:tcW w:w="1275" w:type="dxa"/>
            <w:shd w:val="clear" w:color="auto" w:fill="auto"/>
            <w:tcMar>
              <w:top w:w="0" w:type="dxa"/>
              <w:left w:w="108" w:type="dxa"/>
              <w:bottom w:w="0" w:type="dxa"/>
              <w:right w:w="108" w:type="dxa"/>
            </w:tcMar>
          </w:tcPr>
          <w:p w14:paraId="11309FF8" w14:textId="77777777" w:rsidR="008B10E6" w:rsidRPr="00906B09" w:rsidRDefault="008B10E6" w:rsidP="00A102D7">
            <w:pPr>
              <w:pStyle w:val="TableContents"/>
              <w:rPr>
                <w:sz w:val="18"/>
                <w:szCs w:val="18"/>
              </w:rPr>
            </w:pPr>
            <w:r w:rsidRPr="00906B09">
              <w:rPr>
                <w:sz w:val="18"/>
                <w:szCs w:val="18"/>
              </w:rPr>
              <w:t>Relational</w:t>
            </w:r>
          </w:p>
        </w:tc>
      </w:tr>
      <w:tr w:rsidR="008B10E6" w:rsidRPr="00906B09" w14:paraId="3C6D7638" w14:textId="77777777" w:rsidTr="006E721A">
        <w:tc>
          <w:tcPr>
            <w:tcW w:w="1560" w:type="dxa"/>
            <w:shd w:val="clear" w:color="auto" w:fill="auto"/>
            <w:tcMar>
              <w:top w:w="0" w:type="dxa"/>
              <w:left w:w="108" w:type="dxa"/>
              <w:bottom w:w="0" w:type="dxa"/>
              <w:right w:w="108" w:type="dxa"/>
            </w:tcMar>
          </w:tcPr>
          <w:p w14:paraId="6AF0D7F0" w14:textId="77777777" w:rsidR="008B10E6" w:rsidRPr="00906B09" w:rsidRDefault="008B10E6" w:rsidP="00A102D7">
            <w:pPr>
              <w:pStyle w:val="TableContents"/>
              <w:rPr>
                <w:sz w:val="18"/>
                <w:szCs w:val="18"/>
              </w:rPr>
            </w:pPr>
            <w:r w:rsidRPr="00906B09">
              <w:rPr>
                <w:sz w:val="18"/>
                <w:szCs w:val="18"/>
              </w:rPr>
              <w:t>~</w:t>
            </w:r>
          </w:p>
        </w:tc>
        <w:tc>
          <w:tcPr>
            <w:tcW w:w="4961" w:type="dxa"/>
            <w:shd w:val="clear" w:color="auto" w:fill="auto"/>
            <w:tcMar>
              <w:top w:w="0" w:type="dxa"/>
              <w:left w:w="108" w:type="dxa"/>
              <w:bottom w:w="0" w:type="dxa"/>
              <w:right w:w="108" w:type="dxa"/>
            </w:tcMar>
          </w:tcPr>
          <w:p w14:paraId="349908E0" w14:textId="77777777" w:rsidR="008B10E6" w:rsidRPr="00906B09" w:rsidRDefault="008B10E6" w:rsidP="00A102D7">
            <w:pPr>
              <w:pStyle w:val="TableContents"/>
              <w:jc w:val="left"/>
              <w:rPr>
                <w:sz w:val="18"/>
                <w:szCs w:val="18"/>
              </w:rPr>
            </w:pPr>
            <w:r w:rsidRPr="00906B09">
              <w:rPr>
                <w:sz w:val="18"/>
                <w:szCs w:val="18"/>
              </w:rPr>
              <w:t>bitwise not operator</w:t>
            </w:r>
          </w:p>
          <w:p w14:paraId="6DF6486C" w14:textId="77777777" w:rsidR="008B10E6" w:rsidRPr="00906B09" w:rsidRDefault="008B10E6" w:rsidP="00A102D7">
            <w:pPr>
              <w:pStyle w:val="TableContents"/>
              <w:jc w:val="left"/>
              <w:rPr>
                <w:sz w:val="18"/>
                <w:szCs w:val="18"/>
              </w:rPr>
            </w:pPr>
            <w:r w:rsidRPr="00906B09">
              <w:rPr>
                <w:sz w:val="18"/>
                <w:szCs w:val="18"/>
              </w:rPr>
              <w:t>Takes the value as an integer (a default value if the floating point one is outside the integer range) and reverses each bit.</w:t>
            </w:r>
          </w:p>
        </w:tc>
        <w:tc>
          <w:tcPr>
            <w:tcW w:w="1843" w:type="dxa"/>
            <w:shd w:val="clear" w:color="auto" w:fill="auto"/>
            <w:tcMar>
              <w:top w:w="0" w:type="dxa"/>
              <w:left w:w="108" w:type="dxa"/>
              <w:bottom w:w="0" w:type="dxa"/>
              <w:right w:w="108" w:type="dxa"/>
            </w:tcMar>
          </w:tcPr>
          <w:p w14:paraId="1C454947" w14:textId="77777777" w:rsidR="008B10E6" w:rsidRPr="00906B09" w:rsidRDefault="008B10E6" w:rsidP="00A102D7">
            <w:pPr>
              <w:pStyle w:val="TableContents"/>
              <w:jc w:val="left"/>
              <w:rPr>
                <w:sz w:val="18"/>
                <w:szCs w:val="18"/>
              </w:rPr>
            </w:pPr>
            <w:r w:rsidRPr="00906B09">
              <w:rPr>
                <w:sz w:val="18"/>
                <w:szCs w:val="18"/>
              </w:rPr>
              <w:t>~ expr1</w:t>
            </w:r>
          </w:p>
        </w:tc>
        <w:tc>
          <w:tcPr>
            <w:tcW w:w="1275" w:type="dxa"/>
            <w:shd w:val="clear" w:color="auto" w:fill="auto"/>
            <w:tcMar>
              <w:top w:w="0" w:type="dxa"/>
              <w:left w:w="108" w:type="dxa"/>
              <w:bottom w:w="0" w:type="dxa"/>
              <w:right w:w="108" w:type="dxa"/>
            </w:tcMar>
          </w:tcPr>
          <w:p w14:paraId="2918EDF4" w14:textId="77777777" w:rsidR="008B10E6" w:rsidRPr="00906B09" w:rsidRDefault="008B10E6" w:rsidP="00A102D7">
            <w:pPr>
              <w:pStyle w:val="TableContents"/>
              <w:rPr>
                <w:sz w:val="18"/>
                <w:szCs w:val="18"/>
              </w:rPr>
            </w:pPr>
            <w:r w:rsidRPr="00906B09">
              <w:rPr>
                <w:sz w:val="18"/>
                <w:szCs w:val="18"/>
              </w:rPr>
              <w:t>Bitwise operator</w:t>
            </w:r>
          </w:p>
        </w:tc>
      </w:tr>
      <w:tr w:rsidR="008B10E6" w:rsidRPr="00906B09" w14:paraId="4532BF96" w14:textId="77777777" w:rsidTr="006E721A">
        <w:tc>
          <w:tcPr>
            <w:tcW w:w="1560" w:type="dxa"/>
            <w:shd w:val="clear" w:color="auto" w:fill="auto"/>
            <w:tcMar>
              <w:top w:w="0" w:type="dxa"/>
              <w:left w:w="108" w:type="dxa"/>
              <w:bottom w:w="0" w:type="dxa"/>
              <w:right w:w="108" w:type="dxa"/>
            </w:tcMar>
          </w:tcPr>
          <w:p w14:paraId="4E5D0E3F" w14:textId="77777777" w:rsidR="008B10E6" w:rsidRPr="00906B09" w:rsidRDefault="008B10E6" w:rsidP="00A102D7">
            <w:pPr>
              <w:pStyle w:val="TableContents"/>
              <w:rPr>
                <w:sz w:val="18"/>
                <w:szCs w:val="18"/>
              </w:rPr>
            </w:pPr>
            <w:r w:rsidRPr="00906B09">
              <w:rPr>
                <w:sz w:val="18"/>
                <w:szCs w:val="18"/>
              </w:rPr>
              <w:t>&amp;</w:t>
            </w:r>
          </w:p>
        </w:tc>
        <w:tc>
          <w:tcPr>
            <w:tcW w:w="4961" w:type="dxa"/>
            <w:shd w:val="clear" w:color="auto" w:fill="auto"/>
            <w:tcMar>
              <w:top w:w="0" w:type="dxa"/>
              <w:left w:w="108" w:type="dxa"/>
              <w:bottom w:w="0" w:type="dxa"/>
              <w:right w:w="108" w:type="dxa"/>
            </w:tcMar>
          </w:tcPr>
          <w:p w14:paraId="62F860CD" w14:textId="77777777" w:rsidR="008B10E6" w:rsidRPr="00906B09" w:rsidRDefault="008B10E6" w:rsidP="00A102D7">
            <w:pPr>
              <w:pStyle w:val="TableContents"/>
              <w:jc w:val="left"/>
            </w:pPr>
            <w:r w:rsidRPr="00906B09">
              <w:rPr>
                <w:b/>
                <w:sz w:val="18"/>
                <w:szCs w:val="18"/>
              </w:rPr>
              <w:t>bitwise and operator</w:t>
            </w:r>
            <w:r w:rsidRPr="00906B09">
              <w:rPr>
                <w:sz w:val="18"/>
                <w:szCs w:val="18"/>
              </w:rPr>
              <w:br/>
              <w:t xml:space="preserve">Takes the value of each operand as an integer (a default value if the floating point one is outside the integer range) and does an </w:t>
            </w:r>
            <w:r w:rsidRPr="00906B09">
              <w:rPr>
                <w:i/>
                <w:iCs/>
                <w:sz w:val="18"/>
                <w:szCs w:val="18"/>
              </w:rPr>
              <w:t>and</w:t>
            </w:r>
            <w:r w:rsidRPr="00906B09">
              <w:rPr>
                <w:sz w:val="18"/>
                <w:szCs w:val="18"/>
              </w:rPr>
              <w:t xml:space="preserve"> operation on each corresponding bit</w:t>
            </w:r>
            <w:r w:rsidRPr="00906B09">
              <w:rPr>
                <w:sz w:val="18"/>
                <w:szCs w:val="18"/>
              </w:rPr>
              <w:br/>
            </w:r>
            <w:r w:rsidRPr="00906B09">
              <w:rPr>
                <w:i/>
                <w:iCs/>
                <w:sz w:val="18"/>
                <w:szCs w:val="18"/>
              </w:rPr>
              <w:t>And</w:t>
            </w:r>
            <w:r w:rsidRPr="00906B09">
              <w:rPr>
                <w:sz w:val="18"/>
                <w:szCs w:val="18"/>
              </w:rPr>
              <w:t xml:space="preserve"> operation: 0011 &amp; 0101 = 0001</w:t>
            </w:r>
          </w:p>
        </w:tc>
        <w:tc>
          <w:tcPr>
            <w:tcW w:w="1843" w:type="dxa"/>
            <w:shd w:val="clear" w:color="auto" w:fill="auto"/>
            <w:tcMar>
              <w:top w:w="0" w:type="dxa"/>
              <w:left w:w="108" w:type="dxa"/>
              <w:bottom w:w="0" w:type="dxa"/>
              <w:right w:w="108" w:type="dxa"/>
            </w:tcMar>
          </w:tcPr>
          <w:p w14:paraId="6DA6711C" w14:textId="77777777" w:rsidR="008B10E6" w:rsidRPr="00906B09" w:rsidRDefault="008B10E6" w:rsidP="00A102D7">
            <w:pPr>
              <w:pStyle w:val="TableContents"/>
              <w:jc w:val="left"/>
              <w:rPr>
                <w:sz w:val="18"/>
                <w:szCs w:val="18"/>
              </w:rPr>
            </w:pPr>
            <w:r w:rsidRPr="00906B09">
              <w:rPr>
                <w:sz w:val="18"/>
                <w:szCs w:val="18"/>
              </w:rPr>
              <w:t>expr1 &amp; expr2</w:t>
            </w:r>
          </w:p>
        </w:tc>
        <w:tc>
          <w:tcPr>
            <w:tcW w:w="1275" w:type="dxa"/>
            <w:shd w:val="clear" w:color="auto" w:fill="auto"/>
            <w:tcMar>
              <w:top w:w="0" w:type="dxa"/>
              <w:left w:w="108" w:type="dxa"/>
              <w:bottom w:w="0" w:type="dxa"/>
              <w:right w:w="108" w:type="dxa"/>
            </w:tcMar>
          </w:tcPr>
          <w:p w14:paraId="254E3ACE" w14:textId="77777777" w:rsidR="008B10E6" w:rsidRPr="00906B09" w:rsidRDefault="008B10E6" w:rsidP="00A102D7">
            <w:pPr>
              <w:pStyle w:val="TableContents"/>
              <w:rPr>
                <w:sz w:val="18"/>
                <w:szCs w:val="18"/>
              </w:rPr>
            </w:pPr>
            <w:r w:rsidRPr="00906B09">
              <w:rPr>
                <w:sz w:val="18"/>
                <w:szCs w:val="18"/>
              </w:rPr>
              <w:t>Bitwise operator</w:t>
            </w:r>
          </w:p>
        </w:tc>
      </w:tr>
      <w:tr w:rsidR="008B10E6" w:rsidRPr="00906B09" w14:paraId="35C9C494" w14:textId="77777777" w:rsidTr="006E721A">
        <w:tc>
          <w:tcPr>
            <w:tcW w:w="1560" w:type="dxa"/>
            <w:shd w:val="clear" w:color="auto" w:fill="auto"/>
            <w:tcMar>
              <w:top w:w="0" w:type="dxa"/>
              <w:left w:w="108" w:type="dxa"/>
              <w:bottom w:w="0" w:type="dxa"/>
              <w:right w:w="108" w:type="dxa"/>
            </w:tcMar>
          </w:tcPr>
          <w:p w14:paraId="46ECB3A9" w14:textId="77777777" w:rsidR="008B10E6" w:rsidRPr="00906B09" w:rsidRDefault="008B10E6" w:rsidP="00A102D7">
            <w:pPr>
              <w:pStyle w:val="TableContents"/>
              <w:rPr>
                <w:sz w:val="18"/>
                <w:szCs w:val="18"/>
              </w:rPr>
            </w:pPr>
            <w:r w:rsidRPr="00906B09">
              <w:rPr>
                <w:sz w:val="18"/>
                <w:szCs w:val="18"/>
              </w:rPr>
              <w:t>|</w:t>
            </w:r>
          </w:p>
        </w:tc>
        <w:tc>
          <w:tcPr>
            <w:tcW w:w="4961" w:type="dxa"/>
            <w:shd w:val="clear" w:color="auto" w:fill="auto"/>
            <w:tcMar>
              <w:top w:w="0" w:type="dxa"/>
              <w:left w:w="108" w:type="dxa"/>
              <w:bottom w:w="0" w:type="dxa"/>
              <w:right w:w="108" w:type="dxa"/>
            </w:tcMar>
          </w:tcPr>
          <w:p w14:paraId="01B52FE4" w14:textId="77777777" w:rsidR="008B10E6" w:rsidRPr="00906B09" w:rsidRDefault="008B10E6" w:rsidP="00A102D7">
            <w:pPr>
              <w:pStyle w:val="TableContents"/>
              <w:jc w:val="left"/>
              <w:rPr>
                <w:sz w:val="18"/>
                <w:szCs w:val="18"/>
              </w:rPr>
            </w:pPr>
            <w:r w:rsidRPr="00906B09">
              <w:rPr>
                <w:sz w:val="18"/>
                <w:szCs w:val="18"/>
              </w:rPr>
              <w:t>bitwise or operator</w:t>
            </w:r>
          </w:p>
          <w:p w14:paraId="1EFAFAF9" w14:textId="77777777" w:rsidR="008B10E6" w:rsidRPr="00906B09" w:rsidRDefault="008B10E6" w:rsidP="00A102D7">
            <w:pPr>
              <w:pStyle w:val="TableContents"/>
              <w:jc w:val="left"/>
            </w:pPr>
            <w:r w:rsidRPr="00906B09">
              <w:rPr>
                <w:sz w:val="18"/>
                <w:szCs w:val="18"/>
              </w:rPr>
              <w:t xml:space="preserve">Takes the value of each operand as an integer (a default value if the floating point one is outside the integer range) and does an </w:t>
            </w:r>
            <w:r w:rsidRPr="00906B09">
              <w:rPr>
                <w:i/>
                <w:iCs/>
                <w:sz w:val="18"/>
                <w:szCs w:val="18"/>
              </w:rPr>
              <w:t>or</w:t>
            </w:r>
            <w:r w:rsidRPr="00906B09">
              <w:rPr>
                <w:sz w:val="18"/>
                <w:szCs w:val="18"/>
              </w:rPr>
              <w:t xml:space="preserve"> operation on each corresponding bit</w:t>
            </w:r>
            <w:r w:rsidRPr="00906B09">
              <w:rPr>
                <w:sz w:val="18"/>
                <w:szCs w:val="18"/>
              </w:rPr>
              <w:br/>
            </w:r>
            <w:r w:rsidRPr="00906B09">
              <w:rPr>
                <w:i/>
                <w:iCs/>
                <w:sz w:val="18"/>
                <w:szCs w:val="18"/>
              </w:rPr>
              <w:t>Or</w:t>
            </w:r>
            <w:r w:rsidRPr="00906B09">
              <w:rPr>
                <w:sz w:val="18"/>
                <w:szCs w:val="18"/>
              </w:rPr>
              <w:t xml:space="preserve"> operation: 0011 &amp; 0101 = 0111</w:t>
            </w:r>
          </w:p>
        </w:tc>
        <w:tc>
          <w:tcPr>
            <w:tcW w:w="1843" w:type="dxa"/>
            <w:shd w:val="clear" w:color="auto" w:fill="auto"/>
            <w:tcMar>
              <w:top w:w="0" w:type="dxa"/>
              <w:left w:w="108" w:type="dxa"/>
              <w:bottom w:w="0" w:type="dxa"/>
              <w:right w:w="108" w:type="dxa"/>
            </w:tcMar>
          </w:tcPr>
          <w:p w14:paraId="1D7ADE54" w14:textId="77777777" w:rsidR="008B10E6" w:rsidRPr="00906B09" w:rsidRDefault="008B10E6" w:rsidP="00A102D7">
            <w:pPr>
              <w:pStyle w:val="TableContents"/>
              <w:jc w:val="left"/>
              <w:rPr>
                <w:sz w:val="18"/>
                <w:szCs w:val="18"/>
              </w:rPr>
            </w:pPr>
            <w:r w:rsidRPr="00906B09">
              <w:rPr>
                <w:sz w:val="18"/>
                <w:szCs w:val="18"/>
              </w:rPr>
              <w:t>expr1 | expr2</w:t>
            </w:r>
          </w:p>
        </w:tc>
        <w:tc>
          <w:tcPr>
            <w:tcW w:w="1275" w:type="dxa"/>
            <w:shd w:val="clear" w:color="auto" w:fill="auto"/>
            <w:tcMar>
              <w:top w:w="0" w:type="dxa"/>
              <w:left w:w="108" w:type="dxa"/>
              <w:bottom w:w="0" w:type="dxa"/>
              <w:right w:w="108" w:type="dxa"/>
            </w:tcMar>
          </w:tcPr>
          <w:p w14:paraId="0DB00C05" w14:textId="77777777" w:rsidR="008B10E6" w:rsidRPr="00906B09" w:rsidRDefault="008B10E6" w:rsidP="00A102D7">
            <w:pPr>
              <w:pStyle w:val="TableContents"/>
              <w:rPr>
                <w:sz w:val="18"/>
                <w:szCs w:val="18"/>
              </w:rPr>
            </w:pPr>
            <w:r w:rsidRPr="00906B09">
              <w:rPr>
                <w:sz w:val="18"/>
                <w:szCs w:val="18"/>
              </w:rPr>
              <w:t>Bitwise operator</w:t>
            </w:r>
          </w:p>
        </w:tc>
      </w:tr>
      <w:tr w:rsidR="008B10E6" w:rsidRPr="00906B09" w14:paraId="1A54E07C" w14:textId="77777777" w:rsidTr="006E721A">
        <w:tc>
          <w:tcPr>
            <w:tcW w:w="1560" w:type="dxa"/>
            <w:shd w:val="clear" w:color="auto" w:fill="auto"/>
            <w:tcMar>
              <w:top w:w="0" w:type="dxa"/>
              <w:left w:w="108" w:type="dxa"/>
              <w:bottom w:w="0" w:type="dxa"/>
              <w:right w:w="108" w:type="dxa"/>
            </w:tcMar>
          </w:tcPr>
          <w:p w14:paraId="1887346A" w14:textId="77777777" w:rsidR="008B10E6" w:rsidRPr="00906B09" w:rsidRDefault="008B10E6" w:rsidP="00A102D7">
            <w:pPr>
              <w:pStyle w:val="TableContents"/>
              <w:rPr>
                <w:sz w:val="18"/>
                <w:szCs w:val="18"/>
              </w:rPr>
            </w:pPr>
            <w:r w:rsidRPr="00906B09">
              <w:rPr>
                <w:sz w:val="18"/>
                <w:szCs w:val="18"/>
              </w:rPr>
              <w:t>()</w:t>
            </w:r>
          </w:p>
        </w:tc>
        <w:tc>
          <w:tcPr>
            <w:tcW w:w="4961" w:type="dxa"/>
            <w:shd w:val="clear" w:color="auto" w:fill="auto"/>
            <w:tcMar>
              <w:top w:w="0" w:type="dxa"/>
              <w:left w:w="108" w:type="dxa"/>
              <w:bottom w:w="0" w:type="dxa"/>
              <w:right w:w="108" w:type="dxa"/>
            </w:tcMar>
          </w:tcPr>
          <w:p w14:paraId="15F28766" w14:textId="77777777" w:rsidR="008B10E6" w:rsidRPr="00906B09" w:rsidRDefault="008B10E6" w:rsidP="00A102D7">
            <w:pPr>
              <w:pStyle w:val="TableContents"/>
              <w:jc w:val="left"/>
              <w:rPr>
                <w:sz w:val="18"/>
                <w:szCs w:val="18"/>
              </w:rPr>
            </w:pPr>
            <w:r w:rsidRPr="00906B09">
              <w:rPr>
                <w:sz w:val="18"/>
                <w:szCs w:val="18"/>
              </w:rPr>
              <w:t>parenthesis operator</w:t>
            </w:r>
          </w:p>
          <w:p w14:paraId="14411313" w14:textId="77777777" w:rsidR="008B10E6" w:rsidRPr="00906B09" w:rsidRDefault="008B10E6" w:rsidP="00A102D7">
            <w:pPr>
              <w:pStyle w:val="TableContents"/>
              <w:jc w:val="left"/>
              <w:rPr>
                <w:sz w:val="18"/>
                <w:szCs w:val="18"/>
              </w:rPr>
            </w:pPr>
            <w:r w:rsidRPr="00906B09">
              <w:rPr>
                <w:sz w:val="18"/>
                <w:szCs w:val="18"/>
              </w:rPr>
              <w:t>Isolates an expression (or a sub expression) in order to take it as a whole.</w:t>
            </w:r>
            <w:r w:rsidRPr="00906B09">
              <w:rPr>
                <w:sz w:val="18"/>
                <w:szCs w:val="18"/>
              </w:rPr>
              <w:br/>
              <w:t>Exemple: A * (B + C) multiplies (B + C) by A. without parentheses, B would by multiplied by A and then C added</w:t>
            </w:r>
          </w:p>
        </w:tc>
        <w:tc>
          <w:tcPr>
            <w:tcW w:w="1843" w:type="dxa"/>
            <w:shd w:val="clear" w:color="auto" w:fill="auto"/>
            <w:tcMar>
              <w:top w:w="0" w:type="dxa"/>
              <w:left w:w="108" w:type="dxa"/>
              <w:bottom w:w="0" w:type="dxa"/>
              <w:right w:w="108" w:type="dxa"/>
            </w:tcMar>
          </w:tcPr>
          <w:p w14:paraId="1F856A2A" w14:textId="77777777" w:rsidR="008B10E6" w:rsidRPr="00906B09" w:rsidRDefault="008B10E6" w:rsidP="00A102D7">
            <w:pPr>
              <w:pStyle w:val="TableContents"/>
              <w:jc w:val="left"/>
              <w:rPr>
                <w:sz w:val="18"/>
                <w:szCs w:val="18"/>
              </w:rPr>
            </w:pPr>
            <w:r w:rsidRPr="00906B09">
              <w:rPr>
                <w:sz w:val="18"/>
                <w:szCs w:val="18"/>
              </w:rPr>
              <w:t>(expr1)</w:t>
            </w:r>
          </w:p>
        </w:tc>
        <w:tc>
          <w:tcPr>
            <w:tcW w:w="1275" w:type="dxa"/>
            <w:shd w:val="clear" w:color="auto" w:fill="auto"/>
            <w:tcMar>
              <w:top w:w="0" w:type="dxa"/>
              <w:left w:w="108" w:type="dxa"/>
              <w:bottom w:w="0" w:type="dxa"/>
              <w:right w:w="108" w:type="dxa"/>
            </w:tcMar>
          </w:tcPr>
          <w:p w14:paraId="5C4691D1" w14:textId="77777777" w:rsidR="008B10E6" w:rsidRPr="00906B09" w:rsidRDefault="008B10E6" w:rsidP="00A102D7">
            <w:pPr>
              <w:pStyle w:val="Standard"/>
            </w:pPr>
          </w:p>
        </w:tc>
      </w:tr>
      <w:tr w:rsidR="008B10E6" w:rsidRPr="00906B09" w14:paraId="47757DD2" w14:textId="77777777" w:rsidTr="006E721A">
        <w:tc>
          <w:tcPr>
            <w:tcW w:w="1560" w:type="dxa"/>
            <w:shd w:val="clear" w:color="auto" w:fill="auto"/>
            <w:tcMar>
              <w:top w:w="0" w:type="dxa"/>
              <w:left w:w="108" w:type="dxa"/>
              <w:bottom w:w="0" w:type="dxa"/>
              <w:right w:w="108" w:type="dxa"/>
            </w:tcMar>
          </w:tcPr>
          <w:p w14:paraId="4534BB8E" w14:textId="77777777" w:rsidR="008B10E6" w:rsidRPr="00906B09" w:rsidRDefault="008B10E6" w:rsidP="00A102D7">
            <w:pPr>
              <w:pStyle w:val="TableContents"/>
              <w:rPr>
                <w:sz w:val="18"/>
                <w:szCs w:val="18"/>
              </w:rPr>
            </w:pPr>
            <w:r w:rsidRPr="00906B09">
              <w:rPr>
                <w:sz w:val="18"/>
                <w:szCs w:val="18"/>
              </w:rPr>
              <w:t>DV</w:t>
            </w:r>
          </w:p>
        </w:tc>
        <w:tc>
          <w:tcPr>
            <w:tcW w:w="4961" w:type="dxa"/>
            <w:shd w:val="clear" w:color="auto" w:fill="auto"/>
            <w:tcMar>
              <w:top w:w="0" w:type="dxa"/>
              <w:left w:w="108" w:type="dxa"/>
              <w:bottom w:w="0" w:type="dxa"/>
              <w:right w:w="108" w:type="dxa"/>
            </w:tcMar>
          </w:tcPr>
          <w:p w14:paraId="130C0D81" w14:textId="77777777" w:rsidR="008B10E6" w:rsidRPr="00906B09" w:rsidRDefault="008B10E6" w:rsidP="00A102D7">
            <w:pPr>
              <w:pStyle w:val="TableContents"/>
              <w:jc w:val="left"/>
              <w:rPr>
                <w:sz w:val="18"/>
                <w:szCs w:val="18"/>
              </w:rPr>
            </w:pPr>
            <w:r w:rsidRPr="00906B09">
              <w:rPr>
                <w:sz w:val="18"/>
                <w:szCs w:val="18"/>
              </w:rPr>
              <w:t>Default value</w:t>
            </w:r>
          </w:p>
        </w:tc>
        <w:tc>
          <w:tcPr>
            <w:tcW w:w="1843" w:type="dxa"/>
            <w:shd w:val="clear" w:color="auto" w:fill="auto"/>
            <w:tcMar>
              <w:top w:w="0" w:type="dxa"/>
              <w:left w:w="108" w:type="dxa"/>
              <w:bottom w:w="0" w:type="dxa"/>
              <w:right w:w="108" w:type="dxa"/>
            </w:tcMar>
          </w:tcPr>
          <w:p w14:paraId="506EDC50" w14:textId="77777777" w:rsidR="008B10E6" w:rsidRPr="00906B09" w:rsidRDefault="008B10E6" w:rsidP="00A102D7">
            <w:pPr>
              <w:pStyle w:val="TableContents"/>
              <w:jc w:val="left"/>
              <w:rPr>
                <w:sz w:val="18"/>
                <w:szCs w:val="18"/>
              </w:rPr>
            </w:pPr>
            <w:r w:rsidRPr="00906B09">
              <w:rPr>
                <w:sz w:val="18"/>
                <w:szCs w:val="18"/>
              </w:rPr>
              <w:t>DV</w:t>
            </w:r>
          </w:p>
        </w:tc>
        <w:tc>
          <w:tcPr>
            <w:tcW w:w="1275" w:type="dxa"/>
            <w:shd w:val="clear" w:color="auto" w:fill="auto"/>
            <w:tcMar>
              <w:top w:w="0" w:type="dxa"/>
              <w:left w:w="108" w:type="dxa"/>
              <w:bottom w:w="0" w:type="dxa"/>
              <w:right w:w="108" w:type="dxa"/>
            </w:tcMar>
          </w:tcPr>
          <w:p w14:paraId="4806C9B8" w14:textId="77777777" w:rsidR="008B10E6" w:rsidRPr="00906B09" w:rsidRDefault="008B10E6" w:rsidP="00A102D7">
            <w:pPr>
              <w:pStyle w:val="TableContents"/>
              <w:rPr>
                <w:sz w:val="18"/>
                <w:szCs w:val="18"/>
              </w:rPr>
            </w:pPr>
            <w:r w:rsidRPr="00906B09">
              <w:rPr>
                <w:sz w:val="18"/>
                <w:szCs w:val="18"/>
              </w:rPr>
              <w:t>Constant</w:t>
            </w:r>
          </w:p>
        </w:tc>
      </w:tr>
      <w:tr w:rsidR="008B10E6" w:rsidRPr="00906B09" w14:paraId="4AF44B1F" w14:textId="77777777" w:rsidTr="006E721A">
        <w:tc>
          <w:tcPr>
            <w:tcW w:w="1560" w:type="dxa"/>
            <w:shd w:val="clear" w:color="auto" w:fill="auto"/>
            <w:tcMar>
              <w:top w:w="0" w:type="dxa"/>
              <w:left w:w="108" w:type="dxa"/>
              <w:bottom w:w="0" w:type="dxa"/>
              <w:right w:w="108" w:type="dxa"/>
            </w:tcMar>
          </w:tcPr>
          <w:p w14:paraId="0168C34D" w14:textId="77777777" w:rsidR="008B10E6" w:rsidRPr="00906B09" w:rsidRDefault="008B10E6" w:rsidP="00A102D7">
            <w:pPr>
              <w:pStyle w:val="TableContents"/>
              <w:rPr>
                <w:sz w:val="18"/>
                <w:szCs w:val="18"/>
              </w:rPr>
            </w:pPr>
            <w:r w:rsidRPr="00906B09">
              <w:rPr>
                <w:sz w:val="18"/>
                <w:szCs w:val="18"/>
              </w:rPr>
              <w:t>PI</w:t>
            </w:r>
          </w:p>
        </w:tc>
        <w:tc>
          <w:tcPr>
            <w:tcW w:w="4961" w:type="dxa"/>
            <w:shd w:val="clear" w:color="auto" w:fill="auto"/>
            <w:tcMar>
              <w:top w:w="0" w:type="dxa"/>
              <w:left w:w="108" w:type="dxa"/>
              <w:bottom w:w="0" w:type="dxa"/>
              <w:right w:w="108" w:type="dxa"/>
            </w:tcMar>
          </w:tcPr>
          <w:p w14:paraId="2B190491" w14:textId="77777777" w:rsidR="008B10E6" w:rsidRPr="00906B09" w:rsidRDefault="008B10E6" w:rsidP="00A102D7">
            <w:pPr>
              <w:pStyle w:val="TableContents"/>
              <w:jc w:val="left"/>
            </w:pPr>
            <w:r w:rsidRPr="00906B09">
              <w:rPr>
                <w:b/>
                <w:sz w:val="18"/>
                <w:szCs w:val="18"/>
              </w:rPr>
              <w:t>PI</w:t>
            </w:r>
            <w:r w:rsidRPr="00906B09">
              <w:rPr>
                <w:sz w:val="18"/>
                <w:szCs w:val="18"/>
              </w:rPr>
              <w:t xml:space="preserve"> value</w:t>
            </w:r>
          </w:p>
        </w:tc>
        <w:tc>
          <w:tcPr>
            <w:tcW w:w="1843" w:type="dxa"/>
            <w:shd w:val="clear" w:color="auto" w:fill="auto"/>
            <w:tcMar>
              <w:top w:w="0" w:type="dxa"/>
              <w:left w:w="108" w:type="dxa"/>
              <w:bottom w:w="0" w:type="dxa"/>
              <w:right w:w="108" w:type="dxa"/>
            </w:tcMar>
          </w:tcPr>
          <w:p w14:paraId="79D0ECDD" w14:textId="77777777" w:rsidR="008B10E6" w:rsidRPr="00906B09" w:rsidRDefault="008B10E6" w:rsidP="00A102D7">
            <w:pPr>
              <w:pStyle w:val="TableContents"/>
              <w:jc w:val="left"/>
              <w:rPr>
                <w:sz w:val="18"/>
                <w:szCs w:val="18"/>
              </w:rPr>
            </w:pPr>
            <w:r w:rsidRPr="00906B09">
              <w:rPr>
                <w:sz w:val="18"/>
                <w:szCs w:val="18"/>
              </w:rPr>
              <w:t>PI</w:t>
            </w:r>
          </w:p>
        </w:tc>
        <w:tc>
          <w:tcPr>
            <w:tcW w:w="1275" w:type="dxa"/>
            <w:shd w:val="clear" w:color="auto" w:fill="auto"/>
            <w:tcMar>
              <w:top w:w="0" w:type="dxa"/>
              <w:left w:w="108" w:type="dxa"/>
              <w:bottom w:w="0" w:type="dxa"/>
              <w:right w:w="108" w:type="dxa"/>
            </w:tcMar>
          </w:tcPr>
          <w:p w14:paraId="5F1BDCD9" w14:textId="77777777" w:rsidR="008B10E6" w:rsidRPr="00906B09" w:rsidRDefault="008B10E6" w:rsidP="00A102D7">
            <w:pPr>
              <w:pStyle w:val="TableContents"/>
              <w:rPr>
                <w:sz w:val="18"/>
                <w:szCs w:val="18"/>
              </w:rPr>
            </w:pPr>
            <w:r w:rsidRPr="00906B09">
              <w:rPr>
                <w:sz w:val="18"/>
                <w:szCs w:val="18"/>
              </w:rPr>
              <w:t>Constant</w:t>
            </w:r>
          </w:p>
        </w:tc>
      </w:tr>
      <w:tr w:rsidR="008B10E6" w:rsidRPr="00906B09" w14:paraId="47A8F7AD" w14:textId="77777777" w:rsidTr="006E721A">
        <w:tc>
          <w:tcPr>
            <w:tcW w:w="1560" w:type="dxa"/>
            <w:shd w:val="clear" w:color="auto" w:fill="auto"/>
            <w:tcMar>
              <w:top w:w="0" w:type="dxa"/>
              <w:left w:w="108" w:type="dxa"/>
              <w:bottom w:w="0" w:type="dxa"/>
              <w:right w:w="108" w:type="dxa"/>
            </w:tcMar>
          </w:tcPr>
          <w:p w14:paraId="18F2B962" w14:textId="77777777" w:rsidR="008B10E6" w:rsidRPr="00906B09" w:rsidRDefault="008B10E6" w:rsidP="00A102D7">
            <w:pPr>
              <w:pStyle w:val="TableContents"/>
              <w:rPr>
                <w:sz w:val="18"/>
                <w:szCs w:val="18"/>
              </w:rPr>
            </w:pPr>
            <w:r w:rsidRPr="00906B09">
              <w:rPr>
                <w:sz w:val="18"/>
                <w:szCs w:val="18"/>
              </w:rPr>
              <w:t>PI2</w:t>
            </w:r>
          </w:p>
        </w:tc>
        <w:tc>
          <w:tcPr>
            <w:tcW w:w="4961" w:type="dxa"/>
            <w:shd w:val="clear" w:color="auto" w:fill="auto"/>
            <w:tcMar>
              <w:top w:w="0" w:type="dxa"/>
              <w:left w:w="108" w:type="dxa"/>
              <w:bottom w:w="0" w:type="dxa"/>
              <w:right w:w="108" w:type="dxa"/>
            </w:tcMar>
          </w:tcPr>
          <w:p w14:paraId="32BEA544" w14:textId="77777777" w:rsidR="008B10E6" w:rsidRPr="00906B09" w:rsidRDefault="008B10E6" w:rsidP="00A102D7">
            <w:pPr>
              <w:pStyle w:val="TableContents"/>
              <w:jc w:val="left"/>
            </w:pPr>
            <w:r w:rsidRPr="00906B09">
              <w:rPr>
                <w:b/>
                <w:sz w:val="18"/>
                <w:szCs w:val="18"/>
              </w:rPr>
              <w:t>PI/2</w:t>
            </w:r>
            <w:r w:rsidRPr="00906B09">
              <w:rPr>
                <w:sz w:val="18"/>
                <w:szCs w:val="18"/>
              </w:rPr>
              <w:t xml:space="preserve"> value</w:t>
            </w:r>
          </w:p>
        </w:tc>
        <w:tc>
          <w:tcPr>
            <w:tcW w:w="1843" w:type="dxa"/>
            <w:shd w:val="clear" w:color="auto" w:fill="auto"/>
            <w:tcMar>
              <w:top w:w="0" w:type="dxa"/>
              <w:left w:w="108" w:type="dxa"/>
              <w:bottom w:w="0" w:type="dxa"/>
              <w:right w:w="108" w:type="dxa"/>
            </w:tcMar>
          </w:tcPr>
          <w:p w14:paraId="56D6F22D" w14:textId="77777777" w:rsidR="008B10E6" w:rsidRPr="00906B09" w:rsidRDefault="008B10E6" w:rsidP="00A102D7">
            <w:pPr>
              <w:pStyle w:val="TableContents"/>
              <w:jc w:val="left"/>
              <w:rPr>
                <w:sz w:val="18"/>
                <w:szCs w:val="18"/>
              </w:rPr>
            </w:pPr>
            <w:r w:rsidRPr="00906B09">
              <w:rPr>
                <w:sz w:val="18"/>
                <w:szCs w:val="18"/>
              </w:rPr>
              <w:t>PI2</w:t>
            </w:r>
          </w:p>
        </w:tc>
        <w:tc>
          <w:tcPr>
            <w:tcW w:w="1275" w:type="dxa"/>
            <w:shd w:val="clear" w:color="auto" w:fill="auto"/>
            <w:tcMar>
              <w:top w:w="0" w:type="dxa"/>
              <w:left w:w="108" w:type="dxa"/>
              <w:bottom w:w="0" w:type="dxa"/>
              <w:right w:w="108" w:type="dxa"/>
            </w:tcMar>
          </w:tcPr>
          <w:p w14:paraId="0F158556" w14:textId="77777777" w:rsidR="008B10E6" w:rsidRPr="00906B09" w:rsidRDefault="008B10E6" w:rsidP="00A102D7">
            <w:pPr>
              <w:pStyle w:val="TableContents"/>
              <w:rPr>
                <w:sz w:val="18"/>
                <w:szCs w:val="18"/>
              </w:rPr>
            </w:pPr>
            <w:r w:rsidRPr="00906B09">
              <w:rPr>
                <w:sz w:val="18"/>
                <w:szCs w:val="18"/>
              </w:rPr>
              <w:t>Constant</w:t>
            </w:r>
          </w:p>
        </w:tc>
      </w:tr>
      <w:tr w:rsidR="008B10E6" w:rsidRPr="00906B09" w14:paraId="330B456C" w14:textId="77777777" w:rsidTr="006E721A">
        <w:tc>
          <w:tcPr>
            <w:tcW w:w="1560" w:type="dxa"/>
            <w:shd w:val="clear" w:color="auto" w:fill="auto"/>
            <w:tcMar>
              <w:top w:w="0" w:type="dxa"/>
              <w:left w:w="108" w:type="dxa"/>
              <w:bottom w:w="0" w:type="dxa"/>
              <w:right w:w="108" w:type="dxa"/>
            </w:tcMar>
          </w:tcPr>
          <w:p w14:paraId="383293F8" w14:textId="77777777" w:rsidR="008B10E6" w:rsidRPr="00906B09" w:rsidRDefault="008B10E6" w:rsidP="00A102D7">
            <w:pPr>
              <w:pStyle w:val="TableContents"/>
              <w:rPr>
                <w:sz w:val="18"/>
                <w:szCs w:val="18"/>
              </w:rPr>
            </w:pPr>
            <w:r w:rsidRPr="00906B09">
              <w:rPr>
                <w:sz w:val="18"/>
                <w:szCs w:val="18"/>
              </w:rPr>
              <w:t>PI4</w:t>
            </w:r>
          </w:p>
        </w:tc>
        <w:tc>
          <w:tcPr>
            <w:tcW w:w="4961" w:type="dxa"/>
            <w:shd w:val="clear" w:color="auto" w:fill="auto"/>
            <w:tcMar>
              <w:top w:w="0" w:type="dxa"/>
              <w:left w:w="108" w:type="dxa"/>
              <w:bottom w:w="0" w:type="dxa"/>
              <w:right w:w="108" w:type="dxa"/>
            </w:tcMar>
          </w:tcPr>
          <w:p w14:paraId="07636F0F" w14:textId="77777777" w:rsidR="008B10E6" w:rsidRPr="00906B09" w:rsidRDefault="008B10E6" w:rsidP="00A102D7">
            <w:pPr>
              <w:pStyle w:val="TableContents"/>
              <w:jc w:val="left"/>
            </w:pPr>
            <w:r w:rsidRPr="00906B09">
              <w:rPr>
                <w:b/>
                <w:sz w:val="18"/>
                <w:szCs w:val="18"/>
              </w:rPr>
              <w:t>PI/4</w:t>
            </w:r>
            <w:r w:rsidRPr="00906B09">
              <w:rPr>
                <w:sz w:val="18"/>
                <w:szCs w:val="18"/>
              </w:rPr>
              <w:t xml:space="preserve"> value</w:t>
            </w:r>
          </w:p>
        </w:tc>
        <w:tc>
          <w:tcPr>
            <w:tcW w:w="1843" w:type="dxa"/>
            <w:shd w:val="clear" w:color="auto" w:fill="auto"/>
            <w:tcMar>
              <w:top w:w="0" w:type="dxa"/>
              <w:left w:w="108" w:type="dxa"/>
              <w:bottom w:w="0" w:type="dxa"/>
              <w:right w:w="108" w:type="dxa"/>
            </w:tcMar>
          </w:tcPr>
          <w:p w14:paraId="0CA83D63" w14:textId="77777777" w:rsidR="008B10E6" w:rsidRPr="00906B09" w:rsidRDefault="008B10E6" w:rsidP="00A102D7">
            <w:pPr>
              <w:pStyle w:val="TableContents"/>
              <w:jc w:val="left"/>
              <w:rPr>
                <w:sz w:val="18"/>
                <w:szCs w:val="18"/>
              </w:rPr>
            </w:pPr>
            <w:r w:rsidRPr="00906B09">
              <w:rPr>
                <w:sz w:val="18"/>
                <w:szCs w:val="18"/>
              </w:rPr>
              <w:t>PI4</w:t>
            </w:r>
          </w:p>
        </w:tc>
        <w:tc>
          <w:tcPr>
            <w:tcW w:w="1275" w:type="dxa"/>
            <w:shd w:val="clear" w:color="auto" w:fill="auto"/>
            <w:tcMar>
              <w:top w:w="0" w:type="dxa"/>
              <w:left w:w="108" w:type="dxa"/>
              <w:bottom w:w="0" w:type="dxa"/>
              <w:right w:w="108" w:type="dxa"/>
            </w:tcMar>
          </w:tcPr>
          <w:p w14:paraId="2D47B584" w14:textId="77777777" w:rsidR="008B10E6" w:rsidRPr="00906B09" w:rsidRDefault="008B10E6" w:rsidP="00A102D7">
            <w:pPr>
              <w:pStyle w:val="TableContents"/>
              <w:rPr>
                <w:sz w:val="18"/>
                <w:szCs w:val="18"/>
              </w:rPr>
            </w:pPr>
            <w:r w:rsidRPr="00906B09">
              <w:rPr>
                <w:sz w:val="18"/>
                <w:szCs w:val="18"/>
              </w:rPr>
              <w:t>Constant</w:t>
            </w:r>
          </w:p>
        </w:tc>
      </w:tr>
      <w:tr w:rsidR="008B10E6" w:rsidRPr="00906B09" w14:paraId="07E56187" w14:textId="77777777" w:rsidTr="006E721A">
        <w:tc>
          <w:tcPr>
            <w:tcW w:w="1560" w:type="dxa"/>
            <w:shd w:val="clear" w:color="auto" w:fill="auto"/>
            <w:tcMar>
              <w:top w:w="0" w:type="dxa"/>
              <w:left w:w="108" w:type="dxa"/>
              <w:bottom w:w="0" w:type="dxa"/>
              <w:right w:w="108" w:type="dxa"/>
            </w:tcMar>
          </w:tcPr>
          <w:p w14:paraId="52730A1D" w14:textId="77777777" w:rsidR="008B10E6" w:rsidRPr="00906B09" w:rsidRDefault="008B10E6" w:rsidP="00A102D7">
            <w:pPr>
              <w:pStyle w:val="TableContents"/>
              <w:rPr>
                <w:sz w:val="18"/>
                <w:szCs w:val="18"/>
              </w:rPr>
            </w:pPr>
            <w:r w:rsidRPr="00906B09">
              <w:rPr>
                <w:sz w:val="18"/>
                <w:szCs w:val="18"/>
              </w:rPr>
              <w:t>abs</w:t>
            </w:r>
          </w:p>
        </w:tc>
        <w:tc>
          <w:tcPr>
            <w:tcW w:w="4961" w:type="dxa"/>
            <w:shd w:val="clear" w:color="auto" w:fill="auto"/>
            <w:tcMar>
              <w:top w:w="0" w:type="dxa"/>
              <w:left w:w="108" w:type="dxa"/>
              <w:bottom w:w="0" w:type="dxa"/>
              <w:right w:w="108" w:type="dxa"/>
            </w:tcMar>
          </w:tcPr>
          <w:p w14:paraId="2257D81F" w14:textId="77777777" w:rsidR="008B10E6" w:rsidRPr="00906B09" w:rsidRDefault="008B10E6" w:rsidP="00A102D7">
            <w:pPr>
              <w:pStyle w:val="TableContents"/>
              <w:jc w:val="left"/>
              <w:rPr>
                <w:sz w:val="18"/>
                <w:szCs w:val="18"/>
              </w:rPr>
            </w:pPr>
            <w:r w:rsidRPr="00906B09">
              <w:rPr>
                <w:sz w:val="18"/>
                <w:szCs w:val="18"/>
              </w:rPr>
              <w:t>absolute value</w:t>
            </w:r>
          </w:p>
          <w:p w14:paraId="1F0AF215" w14:textId="77777777" w:rsidR="008B10E6" w:rsidRPr="00906B09" w:rsidRDefault="008B10E6" w:rsidP="00A102D7">
            <w:pPr>
              <w:pStyle w:val="TableContents"/>
              <w:jc w:val="left"/>
              <w:rPr>
                <w:sz w:val="18"/>
                <w:szCs w:val="18"/>
              </w:rPr>
            </w:pPr>
            <w:r w:rsidRPr="00906B09">
              <w:rPr>
                <w:sz w:val="18"/>
                <w:szCs w:val="18"/>
              </w:rPr>
              <w:t>Calculates the absolute value.</w:t>
            </w:r>
          </w:p>
        </w:tc>
        <w:tc>
          <w:tcPr>
            <w:tcW w:w="1843" w:type="dxa"/>
            <w:shd w:val="clear" w:color="auto" w:fill="auto"/>
            <w:tcMar>
              <w:top w:w="0" w:type="dxa"/>
              <w:left w:w="108" w:type="dxa"/>
              <w:bottom w:w="0" w:type="dxa"/>
              <w:right w:w="108" w:type="dxa"/>
            </w:tcMar>
          </w:tcPr>
          <w:p w14:paraId="01F5DAC9" w14:textId="77777777" w:rsidR="008B10E6" w:rsidRPr="00906B09" w:rsidRDefault="008B10E6" w:rsidP="00A102D7">
            <w:pPr>
              <w:pStyle w:val="TableContents"/>
              <w:jc w:val="left"/>
              <w:rPr>
                <w:sz w:val="18"/>
                <w:szCs w:val="18"/>
              </w:rPr>
            </w:pPr>
            <w:r w:rsidRPr="00906B09">
              <w:rPr>
                <w:sz w:val="18"/>
                <w:szCs w:val="18"/>
              </w:rPr>
              <w:t>abs(param1)</w:t>
            </w:r>
          </w:p>
        </w:tc>
        <w:tc>
          <w:tcPr>
            <w:tcW w:w="1275" w:type="dxa"/>
            <w:shd w:val="clear" w:color="auto" w:fill="auto"/>
            <w:tcMar>
              <w:top w:w="0" w:type="dxa"/>
              <w:left w:w="108" w:type="dxa"/>
              <w:bottom w:w="0" w:type="dxa"/>
              <w:right w:w="108" w:type="dxa"/>
            </w:tcMar>
          </w:tcPr>
          <w:p w14:paraId="4FD70B9D" w14:textId="77777777" w:rsidR="008B10E6" w:rsidRPr="00906B09" w:rsidRDefault="008B10E6" w:rsidP="00A102D7">
            <w:pPr>
              <w:pStyle w:val="TableContents"/>
              <w:rPr>
                <w:sz w:val="18"/>
                <w:szCs w:val="18"/>
              </w:rPr>
            </w:pPr>
            <w:r w:rsidRPr="00906B09">
              <w:rPr>
                <w:sz w:val="18"/>
                <w:szCs w:val="18"/>
              </w:rPr>
              <w:t>Math&amp;Trigo</w:t>
            </w:r>
          </w:p>
        </w:tc>
      </w:tr>
      <w:tr w:rsidR="008B10E6" w:rsidRPr="00906B09" w14:paraId="04EA24CD" w14:textId="77777777" w:rsidTr="006E721A">
        <w:tc>
          <w:tcPr>
            <w:tcW w:w="1560" w:type="dxa"/>
            <w:shd w:val="clear" w:color="auto" w:fill="auto"/>
            <w:tcMar>
              <w:top w:w="0" w:type="dxa"/>
              <w:left w:w="108" w:type="dxa"/>
              <w:bottom w:w="0" w:type="dxa"/>
              <w:right w:w="108" w:type="dxa"/>
            </w:tcMar>
          </w:tcPr>
          <w:p w14:paraId="05DB3A35" w14:textId="77777777" w:rsidR="008B10E6" w:rsidRPr="00906B09" w:rsidRDefault="008B10E6" w:rsidP="00A102D7">
            <w:pPr>
              <w:pStyle w:val="TableContents"/>
              <w:rPr>
                <w:sz w:val="18"/>
                <w:szCs w:val="18"/>
              </w:rPr>
            </w:pPr>
            <w:r w:rsidRPr="00906B09">
              <w:rPr>
                <w:sz w:val="18"/>
                <w:szCs w:val="18"/>
              </w:rPr>
              <w:t>ceil</w:t>
            </w:r>
          </w:p>
        </w:tc>
        <w:tc>
          <w:tcPr>
            <w:tcW w:w="4961" w:type="dxa"/>
            <w:shd w:val="clear" w:color="auto" w:fill="auto"/>
            <w:tcMar>
              <w:top w:w="0" w:type="dxa"/>
              <w:left w:w="108" w:type="dxa"/>
              <w:bottom w:w="0" w:type="dxa"/>
              <w:right w:w="108" w:type="dxa"/>
            </w:tcMar>
          </w:tcPr>
          <w:p w14:paraId="4654C5A4" w14:textId="77777777" w:rsidR="008B10E6" w:rsidRPr="00906B09" w:rsidRDefault="008B10E6" w:rsidP="00A102D7">
            <w:pPr>
              <w:pStyle w:val="TableContents"/>
              <w:jc w:val="left"/>
            </w:pPr>
            <w:r w:rsidRPr="00906B09">
              <w:rPr>
                <w:b/>
                <w:sz w:val="18"/>
                <w:szCs w:val="18"/>
              </w:rPr>
              <w:t>ceiling of a value</w:t>
            </w:r>
          </w:p>
          <w:p w14:paraId="3D2EFBDF" w14:textId="77777777" w:rsidR="008B10E6" w:rsidRPr="00906B09" w:rsidRDefault="008B10E6" w:rsidP="00A102D7">
            <w:pPr>
              <w:pStyle w:val="TableContents"/>
              <w:jc w:val="left"/>
              <w:rPr>
                <w:sz w:val="18"/>
                <w:szCs w:val="18"/>
              </w:rPr>
            </w:pPr>
            <w:r w:rsidRPr="00906B09">
              <w:rPr>
                <w:sz w:val="18"/>
                <w:szCs w:val="18"/>
              </w:rPr>
              <w:t>Calculates the ceiling of a value.</w:t>
            </w:r>
          </w:p>
        </w:tc>
        <w:tc>
          <w:tcPr>
            <w:tcW w:w="1843" w:type="dxa"/>
            <w:shd w:val="clear" w:color="auto" w:fill="auto"/>
            <w:tcMar>
              <w:top w:w="0" w:type="dxa"/>
              <w:left w:w="108" w:type="dxa"/>
              <w:bottom w:w="0" w:type="dxa"/>
              <w:right w:w="108" w:type="dxa"/>
            </w:tcMar>
          </w:tcPr>
          <w:p w14:paraId="4E8164F0" w14:textId="77777777" w:rsidR="008B10E6" w:rsidRPr="00906B09" w:rsidRDefault="008B10E6" w:rsidP="00A102D7">
            <w:pPr>
              <w:pStyle w:val="TableContents"/>
              <w:jc w:val="left"/>
              <w:rPr>
                <w:sz w:val="18"/>
                <w:szCs w:val="18"/>
              </w:rPr>
            </w:pPr>
            <w:r w:rsidRPr="00906B09">
              <w:rPr>
                <w:sz w:val="18"/>
                <w:szCs w:val="18"/>
              </w:rPr>
              <w:t>ceil(param1)</w:t>
            </w:r>
          </w:p>
        </w:tc>
        <w:tc>
          <w:tcPr>
            <w:tcW w:w="1275" w:type="dxa"/>
            <w:shd w:val="clear" w:color="auto" w:fill="auto"/>
            <w:tcMar>
              <w:top w:w="0" w:type="dxa"/>
              <w:left w:w="108" w:type="dxa"/>
              <w:bottom w:w="0" w:type="dxa"/>
              <w:right w:w="108" w:type="dxa"/>
            </w:tcMar>
          </w:tcPr>
          <w:p w14:paraId="550A3D9A" w14:textId="77777777" w:rsidR="008B10E6" w:rsidRPr="00906B09" w:rsidRDefault="008B10E6" w:rsidP="00A102D7">
            <w:pPr>
              <w:pStyle w:val="TableContents"/>
              <w:rPr>
                <w:sz w:val="18"/>
                <w:szCs w:val="18"/>
              </w:rPr>
            </w:pPr>
            <w:r w:rsidRPr="00906B09">
              <w:rPr>
                <w:sz w:val="18"/>
                <w:szCs w:val="18"/>
              </w:rPr>
              <w:t>Math&amp;Trigo</w:t>
            </w:r>
          </w:p>
        </w:tc>
      </w:tr>
      <w:tr w:rsidR="008B10E6" w:rsidRPr="00906B09" w14:paraId="32113885" w14:textId="77777777" w:rsidTr="006E721A">
        <w:tc>
          <w:tcPr>
            <w:tcW w:w="1560" w:type="dxa"/>
            <w:shd w:val="clear" w:color="auto" w:fill="auto"/>
            <w:tcMar>
              <w:top w:w="0" w:type="dxa"/>
              <w:left w:w="108" w:type="dxa"/>
              <w:bottom w:w="0" w:type="dxa"/>
              <w:right w:w="108" w:type="dxa"/>
            </w:tcMar>
          </w:tcPr>
          <w:p w14:paraId="25927682" w14:textId="77777777" w:rsidR="008B10E6" w:rsidRPr="00906B09" w:rsidRDefault="008B10E6" w:rsidP="00A102D7">
            <w:pPr>
              <w:pStyle w:val="TableContents"/>
              <w:rPr>
                <w:sz w:val="18"/>
                <w:szCs w:val="18"/>
              </w:rPr>
            </w:pPr>
            <w:r w:rsidRPr="00906B09">
              <w:rPr>
                <w:sz w:val="18"/>
                <w:szCs w:val="18"/>
              </w:rPr>
              <w:t>cos</w:t>
            </w:r>
          </w:p>
        </w:tc>
        <w:tc>
          <w:tcPr>
            <w:tcW w:w="4961" w:type="dxa"/>
            <w:shd w:val="clear" w:color="auto" w:fill="auto"/>
            <w:tcMar>
              <w:top w:w="0" w:type="dxa"/>
              <w:left w:w="108" w:type="dxa"/>
              <w:bottom w:w="0" w:type="dxa"/>
              <w:right w:w="108" w:type="dxa"/>
            </w:tcMar>
          </w:tcPr>
          <w:p w14:paraId="7ED92F3E" w14:textId="77777777" w:rsidR="008B10E6" w:rsidRPr="00906B09" w:rsidRDefault="008B10E6" w:rsidP="00A102D7">
            <w:pPr>
              <w:pStyle w:val="TableContents"/>
              <w:jc w:val="left"/>
              <w:rPr>
                <w:sz w:val="18"/>
                <w:szCs w:val="18"/>
              </w:rPr>
            </w:pPr>
            <w:r w:rsidRPr="00906B09">
              <w:rPr>
                <w:sz w:val="18"/>
                <w:szCs w:val="18"/>
              </w:rPr>
              <w:t>cosine (radian)</w:t>
            </w:r>
          </w:p>
          <w:p w14:paraId="6CF64B71" w14:textId="77777777" w:rsidR="008B10E6" w:rsidRPr="00906B09" w:rsidRDefault="008B10E6" w:rsidP="00A102D7">
            <w:pPr>
              <w:pStyle w:val="TableContents"/>
              <w:jc w:val="left"/>
              <w:rPr>
                <w:sz w:val="18"/>
                <w:szCs w:val="18"/>
              </w:rPr>
            </w:pPr>
            <w:r w:rsidRPr="00906B09">
              <w:rPr>
                <w:sz w:val="18"/>
                <w:szCs w:val="18"/>
              </w:rPr>
              <w:t>Calculates the cosine (radian) of a value.</w:t>
            </w:r>
          </w:p>
        </w:tc>
        <w:tc>
          <w:tcPr>
            <w:tcW w:w="1843" w:type="dxa"/>
            <w:shd w:val="clear" w:color="auto" w:fill="auto"/>
            <w:tcMar>
              <w:top w:w="0" w:type="dxa"/>
              <w:left w:w="108" w:type="dxa"/>
              <w:bottom w:w="0" w:type="dxa"/>
              <w:right w:w="108" w:type="dxa"/>
            </w:tcMar>
          </w:tcPr>
          <w:p w14:paraId="3FB919DF" w14:textId="77777777" w:rsidR="008B10E6" w:rsidRPr="00906B09" w:rsidRDefault="008B10E6" w:rsidP="00A102D7">
            <w:pPr>
              <w:pStyle w:val="TableContents"/>
              <w:jc w:val="left"/>
              <w:rPr>
                <w:sz w:val="18"/>
                <w:szCs w:val="18"/>
              </w:rPr>
            </w:pPr>
            <w:r w:rsidRPr="00906B09">
              <w:rPr>
                <w:sz w:val="18"/>
                <w:szCs w:val="18"/>
              </w:rPr>
              <w:t>cos(param1)</w:t>
            </w:r>
          </w:p>
        </w:tc>
        <w:tc>
          <w:tcPr>
            <w:tcW w:w="1275" w:type="dxa"/>
            <w:shd w:val="clear" w:color="auto" w:fill="auto"/>
            <w:tcMar>
              <w:top w:w="0" w:type="dxa"/>
              <w:left w:w="108" w:type="dxa"/>
              <w:bottom w:w="0" w:type="dxa"/>
              <w:right w:w="108" w:type="dxa"/>
            </w:tcMar>
          </w:tcPr>
          <w:p w14:paraId="3B22688A" w14:textId="77777777" w:rsidR="008B10E6" w:rsidRPr="00906B09" w:rsidRDefault="008B10E6" w:rsidP="00A102D7">
            <w:pPr>
              <w:pStyle w:val="TableContents"/>
              <w:rPr>
                <w:sz w:val="18"/>
                <w:szCs w:val="18"/>
              </w:rPr>
            </w:pPr>
            <w:r w:rsidRPr="00906B09">
              <w:rPr>
                <w:sz w:val="18"/>
                <w:szCs w:val="18"/>
              </w:rPr>
              <w:t>Math&amp;Trigo</w:t>
            </w:r>
          </w:p>
        </w:tc>
      </w:tr>
      <w:tr w:rsidR="008B10E6" w:rsidRPr="00906B09" w14:paraId="1C7C3738" w14:textId="77777777" w:rsidTr="006E721A">
        <w:tc>
          <w:tcPr>
            <w:tcW w:w="1560" w:type="dxa"/>
            <w:shd w:val="clear" w:color="auto" w:fill="auto"/>
            <w:tcMar>
              <w:top w:w="0" w:type="dxa"/>
              <w:left w:w="108" w:type="dxa"/>
              <w:bottom w:w="0" w:type="dxa"/>
              <w:right w:w="108" w:type="dxa"/>
            </w:tcMar>
          </w:tcPr>
          <w:p w14:paraId="59B21D9B" w14:textId="77777777" w:rsidR="008B10E6" w:rsidRPr="00906B09" w:rsidRDefault="008B10E6" w:rsidP="00A102D7">
            <w:pPr>
              <w:pStyle w:val="TableContents"/>
              <w:rPr>
                <w:sz w:val="18"/>
                <w:szCs w:val="18"/>
              </w:rPr>
            </w:pPr>
            <w:r w:rsidRPr="00906B09">
              <w:rPr>
                <w:sz w:val="18"/>
                <w:szCs w:val="18"/>
              </w:rPr>
              <w:t>cosd</w:t>
            </w:r>
          </w:p>
        </w:tc>
        <w:tc>
          <w:tcPr>
            <w:tcW w:w="4961" w:type="dxa"/>
            <w:shd w:val="clear" w:color="auto" w:fill="auto"/>
            <w:tcMar>
              <w:top w:w="0" w:type="dxa"/>
              <w:left w:w="108" w:type="dxa"/>
              <w:bottom w:w="0" w:type="dxa"/>
              <w:right w:w="108" w:type="dxa"/>
            </w:tcMar>
          </w:tcPr>
          <w:p w14:paraId="2126B49A" w14:textId="77777777" w:rsidR="008B10E6" w:rsidRPr="00906B09" w:rsidRDefault="008B10E6" w:rsidP="00A102D7">
            <w:pPr>
              <w:pStyle w:val="TableContents"/>
              <w:jc w:val="left"/>
              <w:rPr>
                <w:sz w:val="18"/>
                <w:szCs w:val="18"/>
              </w:rPr>
            </w:pPr>
            <w:r w:rsidRPr="00906B09">
              <w:rPr>
                <w:sz w:val="18"/>
                <w:szCs w:val="18"/>
              </w:rPr>
              <w:t>cosine (degree)</w:t>
            </w:r>
          </w:p>
          <w:p w14:paraId="64EB43FF" w14:textId="77777777" w:rsidR="008B10E6" w:rsidRPr="00906B09" w:rsidRDefault="008B10E6" w:rsidP="00A102D7">
            <w:pPr>
              <w:pStyle w:val="TableContents"/>
              <w:jc w:val="left"/>
              <w:rPr>
                <w:sz w:val="18"/>
                <w:szCs w:val="18"/>
              </w:rPr>
            </w:pPr>
            <w:r w:rsidRPr="00906B09">
              <w:rPr>
                <w:sz w:val="18"/>
                <w:szCs w:val="18"/>
              </w:rPr>
              <w:t>Calculates the cosine (degree) of a value.</w:t>
            </w:r>
          </w:p>
        </w:tc>
        <w:tc>
          <w:tcPr>
            <w:tcW w:w="1843" w:type="dxa"/>
            <w:shd w:val="clear" w:color="auto" w:fill="auto"/>
            <w:tcMar>
              <w:top w:w="0" w:type="dxa"/>
              <w:left w:w="108" w:type="dxa"/>
              <w:bottom w:w="0" w:type="dxa"/>
              <w:right w:w="108" w:type="dxa"/>
            </w:tcMar>
          </w:tcPr>
          <w:p w14:paraId="309C757D" w14:textId="77777777" w:rsidR="008B10E6" w:rsidRPr="00906B09" w:rsidRDefault="008B10E6" w:rsidP="00A102D7">
            <w:pPr>
              <w:pStyle w:val="TableContents"/>
              <w:jc w:val="left"/>
              <w:rPr>
                <w:sz w:val="18"/>
                <w:szCs w:val="18"/>
              </w:rPr>
            </w:pPr>
            <w:r w:rsidRPr="00906B09">
              <w:rPr>
                <w:sz w:val="18"/>
                <w:szCs w:val="18"/>
              </w:rPr>
              <w:t>cosd(param1)</w:t>
            </w:r>
          </w:p>
        </w:tc>
        <w:tc>
          <w:tcPr>
            <w:tcW w:w="1275" w:type="dxa"/>
            <w:shd w:val="clear" w:color="auto" w:fill="auto"/>
            <w:tcMar>
              <w:top w:w="0" w:type="dxa"/>
              <w:left w:w="108" w:type="dxa"/>
              <w:bottom w:w="0" w:type="dxa"/>
              <w:right w:w="108" w:type="dxa"/>
            </w:tcMar>
          </w:tcPr>
          <w:p w14:paraId="7D540CCE" w14:textId="77777777" w:rsidR="008B10E6" w:rsidRPr="00906B09" w:rsidRDefault="008B10E6" w:rsidP="00A102D7">
            <w:pPr>
              <w:pStyle w:val="TableContents"/>
              <w:rPr>
                <w:sz w:val="18"/>
                <w:szCs w:val="18"/>
              </w:rPr>
            </w:pPr>
            <w:r w:rsidRPr="00906B09">
              <w:rPr>
                <w:sz w:val="18"/>
                <w:szCs w:val="18"/>
              </w:rPr>
              <w:t>Math&amp;Trigo</w:t>
            </w:r>
          </w:p>
        </w:tc>
      </w:tr>
      <w:tr w:rsidR="008B10E6" w:rsidRPr="00906B09" w14:paraId="3626A109" w14:textId="77777777" w:rsidTr="006E721A">
        <w:tc>
          <w:tcPr>
            <w:tcW w:w="1560" w:type="dxa"/>
            <w:shd w:val="clear" w:color="auto" w:fill="auto"/>
            <w:tcMar>
              <w:top w:w="0" w:type="dxa"/>
              <w:left w:w="108" w:type="dxa"/>
              <w:bottom w:w="0" w:type="dxa"/>
              <w:right w:w="108" w:type="dxa"/>
            </w:tcMar>
          </w:tcPr>
          <w:p w14:paraId="645F26E6" w14:textId="77777777" w:rsidR="008B10E6" w:rsidRPr="00906B09" w:rsidRDefault="008B10E6" w:rsidP="00A102D7">
            <w:pPr>
              <w:pStyle w:val="TableContents"/>
              <w:rPr>
                <w:sz w:val="18"/>
                <w:szCs w:val="18"/>
              </w:rPr>
            </w:pPr>
            <w:r w:rsidRPr="00906B09">
              <w:rPr>
                <w:sz w:val="18"/>
                <w:szCs w:val="18"/>
              </w:rPr>
              <w:t>deg2rad</w:t>
            </w:r>
          </w:p>
        </w:tc>
        <w:tc>
          <w:tcPr>
            <w:tcW w:w="4961" w:type="dxa"/>
            <w:shd w:val="clear" w:color="auto" w:fill="auto"/>
            <w:tcMar>
              <w:top w:w="0" w:type="dxa"/>
              <w:left w:w="108" w:type="dxa"/>
              <w:bottom w:w="0" w:type="dxa"/>
              <w:right w:w="108" w:type="dxa"/>
            </w:tcMar>
          </w:tcPr>
          <w:p w14:paraId="3164314E" w14:textId="77777777" w:rsidR="008B10E6" w:rsidRPr="00906B09" w:rsidRDefault="008B10E6" w:rsidP="00A102D7">
            <w:pPr>
              <w:pStyle w:val="TableContents"/>
              <w:jc w:val="left"/>
              <w:rPr>
                <w:sz w:val="18"/>
                <w:szCs w:val="18"/>
              </w:rPr>
            </w:pPr>
            <w:r w:rsidRPr="00906B09">
              <w:rPr>
                <w:sz w:val="18"/>
                <w:szCs w:val="18"/>
              </w:rPr>
              <w:t>Translates Degree to Radian.</w:t>
            </w:r>
          </w:p>
        </w:tc>
        <w:tc>
          <w:tcPr>
            <w:tcW w:w="1843" w:type="dxa"/>
            <w:shd w:val="clear" w:color="auto" w:fill="auto"/>
            <w:tcMar>
              <w:top w:w="0" w:type="dxa"/>
              <w:left w:w="108" w:type="dxa"/>
              <w:bottom w:w="0" w:type="dxa"/>
              <w:right w:w="108" w:type="dxa"/>
            </w:tcMar>
          </w:tcPr>
          <w:p w14:paraId="6BC43874" w14:textId="77777777" w:rsidR="008B10E6" w:rsidRPr="00906B09" w:rsidRDefault="008B10E6" w:rsidP="00A102D7">
            <w:pPr>
              <w:pStyle w:val="TableContents"/>
              <w:jc w:val="left"/>
              <w:rPr>
                <w:sz w:val="18"/>
                <w:szCs w:val="18"/>
              </w:rPr>
            </w:pPr>
            <w:r w:rsidRPr="00906B09">
              <w:rPr>
                <w:sz w:val="18"/>
                <w:szCs w:val="18"/>
              </w:rPr>
              <w:t>deg2rad(param1)</w:t>
            </w:r>
          </w:p>
        </w:tc>
        <w:tc>
          <w:tcPr>
            <w:tcW w:w="1275" w:type="dxa"/>
            <w:shd w:val="clear" w:color="auto" w:fill="auto"/>
            <w:tcMar>
              <w:top w:w="0" w:type="dxa"/>
              <w:left w:w="108" w:type="dxa"/>
              <w:bottom w:w="0" w:type="dxa"/>
              <w:right w:w="108" w:type="dxa"/>
            </w:tcMar>
          </w:tcPr>
          <w:p w14:paraId="61B6A00B" w14:textId="77777777" w:rsidR="008B10E6" w:rsidRPr="00906B09" w:rsidRDefault="008B10E6" w:rsidP="00A102D7">
            <w:pPr>
              <w:pStyle w:val="TableContents"/>
              <w:rPr>
                <w:sz w:val="18"/>
                <w:szCs w:val="18"/>
              </w:rPr>
            </w:pPr>
            <w:r w:rsidRPr="00906B09">
              <w:rPr>
                <w:sz w:val="18"/>
                <w:szCs w:val="18"/>
              </w:rPr>
              <w:t>Math&amp;Trigo</w:t>
            </w:r>
          </w:p>
        </w:tc>
      </w:tr>
      <w:tr w:rsidR="008B10E6" w:rsidRPr="00906B09" w14:paraId="5961830C" w14:textId="77777777" w:rsidTr="006E721A">
        <w:tc>
          <w:tcPr>
            <w:tcW w:w="1560" w:type="dxa"/>
            <w:shd w:val="clear" w:color="auto" w:fill="auto"/>
            <w:tcMar>
              <w:top w:w="0" w:type="dxa"/>
              <w:left w:w="108" w:type="dxa"/>
              <w:bottom w:w="0" w:type="dxa"/>
              <w:right w:w="108" w:type="dxa"/>
            </w:tcMar>
          </w:tcPr>
          <w:p w14:paraId="02FCA459" w14:textId="77777777" w:rsidR="008B10E6" w:rsidRPr="00906B09" w:rsidRDefault="008B10E6" w:rsidP="00A102D7">
            <w:pPr>
              <w:pStyle w:val="TableContents"/>
              <w:rPr>
                <w:sz w:val="18"/>
                <w:szCs w:val="18"/>
              </w:rPr>
            </w:pPr>
            <w:r w:rsidRPr="00906B09">
              <w:rPr>
                <w:sz w:val="18"/>
                <w:szCs w:val="18"/>
              </w:rPr>
              <w:t>deg_normalize</w:t>
            </w:r>
          </w:p>
        </w:tc>
        <w:tc>
          <w:tcPr>
            <w:tcW w:w="4961" w:type="dxa"/>
            <w:shd w:val="clear" w:color="auto" w:fill="auto"/>
            <w:tcMar>
              <w:top w:w="0" w:type="dxa"/>
              <w:left w:w="108" w:type="dxa"/>
              <w:bottom w:w="0" w:type="dxa"/>
              <w:right w:w="108" w:type="dxa"/>
            </w:tcMar>
          </w:tcPr>
          <w:p w14:paraId="3139A826" w14:textId="77777777" w:rsidR="008B10E6" w:rsidRPr="00906B09" w:rsidRDefault="008B10E6" w:rsidP="00A102D7">
            <w:pPr>
              <w:pStyle w:val="TableContents"/>
              <w:jc w:val="left"/>
            </w:pPr>
            <w:r w:rsidRPr="00906B09">
              <w:rPr>
                <w:b/>
                <w:sz w:val="18"/>
                <w:szCs w:val="18"/>
              </w:rPr>
              <w:t>Normalizes longitude</w:t>
            </w:r>
            <w:r w:rsidRPr="00906B09">
              <w:rPr>
                <w:sz w:val="18"/>
                <w:szCs w:val="18"/>
              </w:rPr>
              <w:t xml:space="preserve"> (degree)</w:t>
            </w:r>
          </w:p>
          <w:p w14:paraId="0BF48E08" w14:textId="77777777" w:rsidR="008B10E6" w:rsidRPr="00906B09" w:rsidRDefault="008B10E6" w:rsidP="00A102D7">
            <w:pPr>
              <w:pStyle w:val="TableContents"/>
              <w:jc w:val="left"/>
              <w:rPr>
                <w:sz w:val="18"/>
                <w:szCs w:val="18"/>
              </w:rPr>
            </w:pPr>
            <w:r w:rsidRPr="00906B09">
              <w:rPr>
                <w:sz w:val="18"/>
                <w:szCs w:val="18"/>
              </w:rPr>
              <w:t>Z = deg_normalize(X, Y) returns a value which makes the following expressions true: Z = Y + n*360, X &lt;= Z &lt; X+360</w:t>
            </w:r>
          </w:p>
        </w:tc>
        <w:tc>
          <w:tcPr>
            <w:tcW w:w="1843" w:type="dxa"/>
            <w:shd w:val="clear" w:color="auto" w:fill="auto"/>
            <w:tcMar>
              <w:top w:w="0" w:type="dxa"/>
              <w:left w:w="108" w:type="dxa"/>
              <w:bottom w:w="0" w:type="dxa"/>
              <w:right w:w="108" w:type="dxa"/>
            </w:tcMar>
          </w:tcPr>
          <w:p w14:paraId="3FF97351" w14:textId="77777777" w:rsidR="008B10E6" w:rsidRPr="00906B09" w:rsidRDefault="008B10E6" w:rsidP="00A102D7">
            <w:pPr>
              <w:pStyle w:val="TableContents"/>
              <w:jc w:val="left"/>
              <w:rPr>
                <w:sz w:val="18"/>
                <w:szCs w:val="18"/>
              </w:rPr>
            </w:pPr>
            <w:r w:rsidRPr="00906B09">
              <w:rPr>
                <w:sz w:val="18"/>
                <w:szCs w:val="18"/>
              </w:rPr>
              <w:t>deg_normalize(param1, param2)</w:t>
            </w:r>
          </w:p>
        </w:tc>
        <w:tc>
          <w:tcPr>
            <w:tcW w:w="1275" w:type="dxa"/>
            <w:shd w:val="clear" w:color="auto" w:fill="auto"/>
            <w:tcMar>
              <w:top w:w="0" w:type="dxa"/>
              <w:left w:w="108" w:type="dxa"/>
              <w:bottom w:w="0" w:type="dxa"/>
              <w:right w:w="108" w:type="dxa"/>
            </w:tcMar>
          </w:tcPr>
          <w:p w14:paraId="5FC9BCEC" w14:textId="77777777" w:rsidR="008B10E6" w:rsidRPr="00906B09" w:rsidRDefault="008B10E6" w:rsidP="00A102D7">
            <w:pPr>
              <w:pStyle w:val="TableContents"/>
              <w:rPr>
                <w:sz w:val="18"/>
                <w:szCs w:val="18"/>
              </w:rPr>
            </w:pPr>
            <w:r w:rsidRPr="00906B09">
              <w:rPr>
                <w:sz w:val="18"/>
                <w:szCs w:val="18"/>
              </w:rPr>
              <w:t>geographical</w:t>
            </w:r>
          </w:p>
        </w:tc>
      </w:tr>
      <w:tr w:rsidR="008B10E6" w:rsidRPr="00906B09" w14:paraId="7F60E3C0" w14:textId="77777777" w:rsidTr="006E721A">
        <w:tc>
          <w:tcPr>
            <w:tcW w:w="1560" w:type="dxa"/>
            <w:shd w:val="clear" w:color="auto" w:fill="auto"/>
            <w:tcMar>
              <w:top w:w="0" w:type="dxa"/>
              <w:left w:w="108" w:type="dxa"/>
              <w:bottom w:w="0" w:type="dxa"/>
              <w:right w:w="108" w:type="dxa"/>
            </w:tcMar>
          </w:tcPr>
          <w:p w14:paraId="0CED50FC" w14:textId="77777777" w:rsidR="008B10E6" w:rsidRPr="00906B09" w:rsidRDefault="008B10E6" w:rsidP="00A102D7">
            <w:pPr>
              <w:pStyle w:val="TableContents"/>
              <w:rPr>
                <w:sz w:val="18"/>
                <w:szCs w:val="18"/>
              </w:rPr>
            </w:pPr>
            <w:r w:rsidRPr="00906B09">
              <w:rPr>
                <w:sz w:val="18"/>
                <w:szCs w:val="18"/>
              </w:rPr>
              <w:t>dv (DV)</w:t>
            </w:r>
          </w:p>
        </w:tc>
        <w:tc>
          <w:tcPr>
            <w:tcW w:w="4961" w:type="dxa"/>
            <w:shd w:val="clear" w:color="auto" w:fill="auto"/>
            <w:tcMar>
              <w:top w:w="0" w:type="dxa"/>
              <w:left w:w="108" w:type="dxa"/>
              <w:bottom w:w="0" w:type="dxa"/>
              <w:right w:w="108" w:type="dxa"/>
            </w:tcMar>
          </w:tcPr>
          <w:p w14:paraId="07487D10" w14:textId="77777777" w:rsidR="008B10E6" w:rsidRPr="00906B09" w:rsidRDefault="008B10E6" w:rsidP="00A102D7">
            <w:pPr>
              <w:pStyle w:val="TableContents"/>
              <w:jc w:val="left"/>
              <w:rPr>
                <w:sz w:val="18"/>
                <w:szCs w:val="18"/>
              </w:rPr>
            </w:pPr>
            <w:r w:rsidRPr="00906B09">
              <w:rPr>
                <w:sz w:val="18"/>
                <w:szCs w:val="18"/>
              </w:rPr>
              <w:t>Default value</w:t>
            </w:r>
          </w:p>
        </w:tc>
        <w:tc>
          <w:tcPr>
            <w:tcW w:w="1843" w:type="dxa"/>
            <w:shd w:val="clear" w:color="auto" w:fill="auto"/>
            <w:tcMar>
              <w:top w:w="0" w:type="dxa"/>
              <w:left w:w="108" w:type="dxa"/>
              <w:bottom w:w="0" w:type="dxa"/>
              <w:right w:w="108" w:type="dxa"/>
            </w:tcMar>
          </w:tcPr>
          <w:p w14:paraId="02F2740E" w14:textId="77777777" w:rsidR="008B10E6" w:rsidRPr="00906B09" w:rsidRDefault="008B10E6" w:rsidP="00A102D7">
            <w:pPr>
              <w:pStyle w:val="TableContents"/>
              <w:jc w:val="left"/>
              <w:rPr>
                <w:sz w:val="18"/>
                <w:szCs w:val="18"/>
              </w:rPr>
            </w:pPr>
            <w:r w:rsidRPr="00906B09">
              <w:rPr>
                <w:sz w:val="18"/>
                <w:szCs w:val="18"/>
              </w:rPr>
              <w:t>DV</w:t>
            </w:r>
          </w:p>
        </w:tc>
        <w:tc>
          <w:tcPr>
            <w:tcW w:w="1275" w:type="dxa"/>
            <w:shd w:val="clear" w:color="auto" w:fill="auto"/>
            <w:tcMar>
              <w:top w:w="0" w:type="dxa"/>
              <w:left w:w="108" w:type="dxa"/>
              <w:bottom w:w="0" w:type="dxa"/>
              <w:right w:w="108" w:type="dxa"/>
            </w:tcMar>
          </w:tcPr>
          <w:p w14:paraId="2A5AFB21" w14:textId="77777777" w:rsidR="008B10E6" w:rsidRPr="00906B09" w:rsidRDefault="008B10E6" w:rsidP="00A102D7">
            <w:pPr>
              <w:pStyle w:val="TableContents"/>
              <w:rPr>
                <w:sz w:val="18"/>
                <w:szCs w:val="18"/>
              </w:rPr>
            </w:pPr>
            <w:r w:rsidRPr="00906B09">
              <w:rPr>
                <w:sz w:val="18"/>
                <w:szCs w:val="18"/>
              </w:rPr>
              <w:t>Constant</w:t>
            </w:r>
          </w:p>
        </w:tc>
      </w:tr>
      <w:tr w:rsidR="008B10E6" w:rsidRPr="00906B09" w14:paraId="6C87AB05" w14:textId="77777777" w:rsidTr="006E721A">
        <w:tc>
          <w:tcPr>
            <w:tcW w:w="1560" w:type="dxa"/>
            <w:shd w:val="clear" w:color="auto" w:fill="auto"/>
            <w:tcMar>
              <w:top w:w="0" w:type="dxa"/>
              <w:left w:w="108" w:type="dxa"/>
              <w:bottom w:w="0" w:type="dxa"/>
              <w:right w:w="108" w:type="dxa"/>
            </w:tcMar>
          </w:tcPr>
          <w:p w14:paraId="430E2786" w14:textId="77777777" w:rsidR="008B10E6" w:rsidRPr="00906B09" w:rsidRDefault="008B10E6" w:rsidP="00A102D7">
            <w:pPr>
              <w:pStyle w:val="TableContents"/>
              <w:rPr>
                <w:sz w:val="18"/>
                <w:szCs w:val="18"/>
              </w:rPr>
            </w:pPr>
            <w:r w:rsidRPr="00906B09">
              <w:rPr>
                <w:sz w:val="18"/>
                <w:szCs w:val="18"/>
              </w:rPr>
              <w:t>exp</w:t>
            </w:r>
          </w:p>
        </w:tc>
        <w:tc>
          <w:tcPr>
            <w:tcW w:w="4961" w:type="dxa"/>
            <w:shd w:val="clear" w:color="auto" w:fill="auto"/>
            <w:tcMar>
              <w:top w:w="0" w:type="dxa"/>
              <w:left w:w="108" w:type="dxa"/>
              <w:bottom w:w="0" w:type="dxa"/>
              <w:right w:w="108" w:type="dxa"/>
            </w:tcMar>
          </w:tcPr>
          <w:p w14:paraId="110F1361" w14:textId="77777777" w:rsidR="008B10E6" w:rsidRPr="00906B09" w:rsidRDefault="008B10E6" w:rsidP="00A102D7">
            <w:pPr>
              <w:pStyle w:val="TableContents"/>
              <w:jc w:val="left"/>
            </w:pPr>
            <w:r w:rsidRPr="00906B09">
              <w:rPr>
                <w:b/>
                <w:sz w:val="18"/>
                <w:szCs w:val="18"/>
              </w:rPr>
              <w:t>exponential</w:t>
            </w:r>
          </w:p>
          <w:p w14:paraId="0A671F99" w14:textId="77777777" w:rsidR="008B10E6" w:rsidRPr="00906B09" w:rsidRDefault="008B10E6" w:rsidP="00A102D7">
            <w:pPr>
              <w:pStyle w:val="TableContents"/>
              <w:jc w:val="left"/>
              <w:rPr>
                <w:sz w:val="18"/>
                <w:szCs w:val="18"/>
              </w:rPr>
            </w:pPr>
            <w:r w:rsidRPr="00906B09">
              <w:rPr>
                <w:sz w:val="18"/>
                <w:szCs w:val="18"/>
              </w:rPr>
              <w:t>Calculates the exponential.</w:t>
            </w:r>
          </w:p>
        </w:tc>
        <w:tc>
          <w:tcPr>
            <w:tcW w:w="1843" w:type="dxa"/>
            <w:shd w:val="clear" w:color="auto" w:fill="auto"/>
            <w:tcMar>
              <w:top w:w="0" w:type="dxa"/>
              <w:left w:w="108" w:type="dxa"/>
              <w:bottom w:w="0" w:type="dxa"/>
              <w:right w:w="108" w:type="dxa"/>
            </w:tcMar>
          </w:tcPr>
          <w:p w14:paraId="3133DC44" w14:textId="77777777" w:rsidR="008B10E6" w:rsidRPr="00906B09" w:rsidRDefault="008B10E6" w:rsidP="00A102D7">
            <w:pPr>
              <w:pStyle w:val="TableContents"/>
              <w:jc w:val="left"/>
              <w:rPr>
                <w:sz w:val="18"/>
                <w:szCs w:val="18"/>
              </w:rPr>
            </w:pPr>
            <w:r w:rsidRPr="00906B09">
              <w:rPr>
                <w:sz w:val="18"/>
                <w:szCs w:val="18"/>
              </w:rPr>
              <w:t>exp(param1)</w:t>
            </w:r>
          </w:p>
        </w:tc>
        <w:tc>
          <w:tcPr>
            <w:tcW w:w="1275" w:type="dxa"/>
            <w:shd w:val="clear" w:color="auto" w:fill="auto"/>
            <w:tcMar>
              <w:top w:w="0" w:type="dxa"/>
              <w:left w:w="108" w:type="dxa"/>
              <w:bottom w:w="0" w:type="dxa"/>
              <w:right w:w="108" w:type="dxa"/>
            </w:tcMar>
          </w:tcPr>
          <w:p w14:paraId="2D95F293" w14:textId="77777777" w:rsidR="008B10E6" w:rsidRPr="00906B09" w:rsidRDefault="008B10E6" w:rsidP="00A102D7">
            <w:pPr>
              <w:pStyle w:val="TableContents"/>
              <w:rPr>
                <w:sz w:val="18"/>
                <w:szCs w:val="18"/>
              </w:rPr>
            </w:pPr>
            <w:r w:rsidRPr="00906B09">
              <w:rPr>
                <w:sz w:val="18"/>
                <w:szCs w:val="18"/>
              </w:rPr>
              <w:t>Math&amp;Trigo</w:t>
            </w:r>
          </w:p>
        </w:tc>
      </w:tr>
      <w:tr w:rsidR="008B10E6" w:rsidRPr="00906B09" w14:paraId="39233289" w14:textId="77777777" w:rsidTr="006E721A">
        <w:tc>
          <w:tcPr>
            <w:tcW w:w="1560" w:type="dxa"/>
            <w:shd w:val="clear" w:color="auto" w:fill="auto"/>
            <w:tcMar>
              <w:top w:w="0" w:type="dxa"/>
              <w:left w:w="108" w:type="dxa"/>
              <w:bottom w:w="0" w:type="dxa"/>
              <w:right w:w="108" w:type="dxa"/>
            </w:tcMar>
          </w:tcPr>
          <w:p w14:paraId="2BB8D2CF" w14:textId="77777777" w:rsidR="008B10E6" w:rsidRPr="00906B09" w:rsidRDefault="008B10E6" w:rsidP="00A102D7">
            <w:pPr>
              <w:pStyle w:val="TableContents"/>
              <w:rPr>
                <w:sz w:val="18"/>
                <w:szCs w:val="18"/>
              </w:rPr>
            </w:pPr>
            <w:r w:rsidRPr="00906B09">
              <w:rPr>
                <w:sz w:val="18"/>
                <w:szCs w:val="18"/>
              </w:rPr>
              <w:t>floor</w:t>
            </w:r>
          </w:p>
        </w:tc>
        <w:tc>
          <w:tcPr>
            <w:tcW w:w="4961" w:type="dxa"/>
            <w:shd w:val="clear" w:color="auto" w:fill="auto"/>
            <w:tcMar>
              <w:top w:w="0" w:type="dxa"/>
              <w:left w:w="108" w:type="dxa"/>
              <w:bottom w:w="0" w:type="dxa"/>
              <w:right w:w="108" w:type="dxa"/>
            </w:tcMar>
          </w:tcPr>
          <w:p w14:paraId="6C7C0991" w14:textId="77777777" w:rsidR="008B10E6" w:rsidRPr="00906B09" w:rsidRDefault="008B10E6" w:rsidP="00A102D7">
            <w:pPr>
              <w:pStyle w:val="TableContents"/>
              <w:jc w:val="left"/>
            </w:pPr>
            <w:r w:rsidRPr="00906B09">
              <w:rPr>
                <w:b/>
                <w:sz w:val="18"/>
                <w:szCs w:val="18"/>
              </w:rPr>
              <w:t>floor of a value</w:t>
            </w:r>
          </w:p>
          <w:p w14:paraId="6D87EC9E" w14:textId="77777777" w:rsidR="008B10E6" w:rsidRPr="00906B09" w:rsidRDefault="008B10E6" w:rsidP="00A102D7">
            <w:pPr>
              <w:pStyle w:val="TableContents"/>
              <w:jc w:val="left"/>
              <w:rPr>
                <w:sz w:val="18"/>
                <w:szCs w:val="18"/>
              </w:rPr>
            </w:pPr>
            <w:r w:rsidRPr="00906B09">
              <w:rPr>
                <w:sz w:val="18"/>
                <w:szCs w:val="18"/>
              </w:rPr>
              <w:t>Calculates the floor of a value</w:t>
            </w:r>
          </w:p>
        </w:tc>
        <w:tc>
          <w:tcPr>
            <w:tcW w:w="1843" w:type="dxa"/>
            <w:shd w:val="clear" w:color="auto" w:fill="auto"/>
            <w:tcMar>
              <w:top w:w="0" w:type="dxa"/>
              <w:left w:w="108" w:type="dxa"/>
              <w:bottom w:w="0" w:type="dxa"/>
              <w:right w:w="108" w:type="dxa"/>
            </w:tcMar>
          </w:tcPr>
          <w:p w14:paraId="128D6DCD" w14:textId="77777777" w:rsidR="008B10E6" w:rsidRPr="00906B09" w:rsidRDefault="008B10E6" w:rsidP="00A102D7">
            <w:pPr>
              <w:pStyle w:val="TableContents"/>
              <w:jc w:val="left"/>
              <w:rPr>
                <w:sz w:val="18"/>
                <w:szCs w:val="18"/>
              </w:rPr>
            </w:pPr>
            <w:r w:rsidRPr="00906B09">
              <w:rPr>
                <w:sz w:val="18"/>
                <w:szCs w:val="18"/>
              </w:rPr>
              <w:t>floor(param1)</w:t>
            </w:r>
          </w:p>
        </w:tc>
        <w:tc>
          <w:tcPr>
            <w:tcW w:w="1275" w:type="dxa"/>
            <w:shd w:val="clear" w:color="auto" w:fill="auto"/>
            <w:tcMar>
              <w:top w:w="0" w:type="dxa"/>
              <w:left w:w="108" w:type="dxa"/>
              <w:bottom w:w="0" w:type="dxa"/>
              <w:right w:w="108" w:type="dxa"/>
            </w:tcMar>
          </w:tcPr>
          <w:p w14:paraId="56BA0373" w14:textId="77777777" w:rsidR="008B10E6" w:rsidRPr="00906B09" w:rsidRDefault="008B10E6" w:rsidP="00A102D7">
            <w:pPr>
              <w:pStyle w:val="TableContents"/>
              <w:rPr>
                <w:sz w:val="18"/>
                <w:szCs w:val="18"/>
              </w:rPr>
            </w:pPr>
            <w:r w:rsidRPr="00906B09">
              <w:rPr>
                <w:sz w:val="18"/>
                <w:szCs w:val="18"/>
              </w:rPr>
              <w:t>Math&amp;Trigo</w:t>
            </w:r>
          </w:p>
        </w:tc>
      </w:tr>
      <w:tr w:rsidR="008B10E6" w:rsidRPr="00906B09" w14:paraId="66000FE0" w14:textId="77777777" w:rsidTr="006E721A">
        <w:tc>
          <w:tcPr>
            <w:tcW w:w="1560" w:type="dxa"/>
            <w:shd w:val="clear" w:color="auto" w:fill="auto"/>
            <w:tcMar>
              <w:top w:w="0" w:type="dxa"/>
              <w:left w:w="108" w:type="dxa"/>
              <w:bottom w:w="0" w:type="dxa"/>
              <w:right w:w="108" w:type="dxa"/>
            </w:tcMar>
          </w:tcPr>
          <w:p w14:paraId="165690DB" w14:textId="77777777" w:rsidR="008B10E6" w:rsidRPr="00906B09" w:rsidRDefault="008B10E6" w:rsidP="00A102D7">
            <w:pPr>
              <w:pStyle w:val="TableContents"/>
              <w:rPr>
                <w:sz w:val="18"/>
                <w:szCs w:val="18"/>
              </w:rPr>
            </w:pPr>
            <w:r w:rsidRPr="00906B09">
              <w:rPr>
                <w:sz w:val="18"/>
                <w:szCs w:val="18"/>
              </w:rPr>
              <w:t>frac</w:t>
            </w:r>
          </w:p>
        </w:tc>
        <w:tc>
          <w:tcPr>
            <w:tcW w:w="4961" w:type="dxa"/>
            <w:shd w:val="clear" w:color="auto" w:fill="auto"/>
            <w:tcMar>
              <w:top w:w="0" w:type="dxa"/>
              <w:left w:w="108" w:type="dxa"/>
              <w:bottom w:w="0" w:type="dxa"/>
              <w:right w:w="108" w:type="dxa"/>
            </w:tcMar>
          </w:tcPr>
          <w:p w14:paraId="11FFE84B" w14:textId="77777777" w:rsidR="008B10E6" w:rsidRPr="00906B09" w:rsidRDefault="008B10E6" w:rsidP="00A102D7">
            <w:pPr>
              <w:pStyle w:val="TableContents"/>
              <w:jc w:val="left"/>
              <w:rPr>
                <w:sz w:val="18"/>
                <w:szCs w:val="18"/>
              </w:rPr>
            </w:pPr>
            <w:r w:rsidRPr="00906B09">
              <w:rPr>
                <w:sz w:val="18"/>
                <w:szCs w:val="18"/>
              </w:rPr>
              <w:t>fractional parts</w:t>
            </w:r>
          </w:p>
          <w:p w14:paraId="217F4AB5" w14:textId="77777777" w:rsidR="008B10E6" w:rsidRPr="00906B09" w:rsidRDefault="008B10E6" w:rsidP="00A102D7">
            <w:pPr>
              <w:pStyle w:val="TableContents"/>
              <w:jc w:val="left"/>
              <w:rPr>
                <w:sz w:val="18"/>
                <w:szCs w:val="18"/>
              </w:rPr>
            </w:pPr>
            <w:r w:rsidRPr="00906B09">
              <w:rPr>
                <w:sz w:val="18"/>
                <w:szCs w:val="18"/>
              </w:rPr>
              <w:t>Calculates the fractional parts of a value.</w:t>
            </w:r>
          </w:p>
        </w:tc>
        <w:tc>
          <w:tcPr>
            <w:tcW w:w="1843" w:type="dxa"/>
            <w:shd w:val="clear" w:color="auto" w:fill="auto"/>
            <w:tcMar>
              <w:top w:w="0" w:type="dxa"/>
              <w:left w:w="108" w:type="dxa"/>
              <w:bottom w:w="0" w:type="dxa"/>
              <w:right w:w="108" w:type="dxa"/>
            </w:tcMar>
          </w:tcPr>
          <w:p w14:paraId="2B61C3D8" w14:textId="77777777" w:rsidR="008B10E6" w:rsidRPr="00906B09" w:rsidRDefault="008B10E6" w:rsidP="00A102D7">
            <w:pPr>
              <w:pStyle w:val="TableContents"/>
              <w:jc w:val="left"/>
              <w:rPr>
                <w:sz w:val="18"/>
                <w:szCs w:val="18"/>
              </w:rPr>
            </w:pPr>
            <w:r w:rsidRPr="00906B09">
              <w:rPr>
                <w:sz w:val="18"/>
                <w:szCs w:val="18"/>
              </w:rPr>
              <w:t>frac(param1)</w:t>
            </w:r>
          </w:p>
        </w:tc>
        <w:tc>
          <w:tcPr>
            <w:tcW w:w="1275" w:type="dxa"/>
            <w:shd w:val="clear" w:color="auto" w:fill="auto"/>
            <w:tcMar>
              <w:top w:w="0" w:type="dxa"/>
              <w:left w:w="108" w:type="dxa"/>
              <w:bottom w:w="0" w:type="dxa"/>
              <w:right w:w="108" w:type="dxa"/>
            </w:tcMar>
          </w:tcPr>
          <w:p w14:paraId="60A2F0E3" w14:textId="77777777" w:rsidR="008B10E6" w:rsidRPr="00906B09" w:rsidRDefault="008B10E6" w:rsidP="00A102D7">
            <w:pPr>
              <w:pStyle w:val="TableContents"/>
              <w:rPr>
                <w:sz w:val="18"/>
                <w:szCs w:val="18"/>
              </w:rPr>
            </w:pPr>
            <w:r w:rsidRPr="00906B09">
              <w:rPr>
                <w:sz w:val="18"/>
                <w:szCs w:val="18"/>
              </w:rPr>
              <w:t>Math&amp;Trigo</w:t>
            </w:r>
          </w:p>
        </w:tc>
      </w:tr>
      <w:tr w:rsidR="008B10E6" w:rsidRPr="00906B09" w14:paraId="1B87CC11" w14:textId="77777777" w:rsidTr="006E721A">
        <w:tc>
          <w:tcPr>
            <w:tcW w:w="1560" w:type="dxa"/>
            <w:shd w:val="clear" w:color="auto" w:fill="auto"/>
            <w:tcMar>
              <w:top w:w="0" w:type="dxa"/>
              <w:left w:w="108" w:type="dxa"/>
              <w:bottom w:w="0" w:type="dxa"/>
              <w:right w:w="108" w:type="dxa"/>
            </w:tcMar>
          </w:tcPr>
          <w:p w14:paraId="2B6DF54B" w14:textId="77777777" w:rsidR="008B10E6" w:rsidRPr="00906B09" w:rsidRDefault="008B10E6" w:rsidP="00A102D7">
            <w:pPr>
              <w:pStyle w:val="TableContents"/>
              <w:rPr>
                <w:sz w:val="18"/>
                <w:szCs w:val="18"/>
              </w:rPr>
            </w:pPr>
            <w:r w:rsidRPr="00906B09">
              <w:rPr>
                <w:sz w:val="18"/>
                <w:szCs w:val="18"/>
              </w:rPr>
              <w:lastRenderedPageBreak/>
              <w:t>iif</w:t>
            </w:r>
          </w:p>
        </w:tc>
        <w:tc>
          <w:tcPr>
            <w:tcW w:w="4961" w:type="dxa"/>
            <w:shd w:val="clear" w:color="auto" w:fill="auto"/>
            <w:tcMar>
              <w:top w:w="0" w:type="dxa"/>
              <w:left w:w="108" w:type="dxa"/>
              <w:bottom w:w="0" w:type="dxa"/>
              <w:right w:w="108" w:type="dxa"/>
            </w:tcMar>
          </w:tcPr>
          <w:p w14:paraId="34680DD2" w14:textId="77777777" w:rsidR="008B10E6" w:rsidRPr="00906B09" w:rsidRDefault="008B10E6" w:rsidP="00A102D7">
            <w:pPr>
              <w:pStyle w:val="TableContents"/>
              <w:jc w:val="left"/>
              <w:rPr>
                <w:sz w:val="18"/>
                <w:szCs w:val="18"/>
              </w:rPr>
            </w:pPr>
            <w:r w:rsidRPr="00906B09">
              <w:rPr>
                <w:sz w:val="18"/>
                <w:szCs w:val="18"/>
              </w:rPr>
              <w:t>Inline if</w:t>
            </w:r>
          </w:p>
          <w:p w14:paraId="16E70762" w14:textId="77777777" w:rsidR="008B10E6" w:rsidRPr="00906B09" w:rsidRDefault="008B10E6" w:rsidP="00A102D7">
            <w:pPr>
              <w:pStyle w:val="TableContents"/>
              <w:jc w:val="left"/>
              <w:rPr>
                <w:sz w:val="18"/>
                <w:szCs w:val="18"/>
              </w:rPr>
            </w:pPr>
            <w:r w:rsidRPr="00906B09">
              <w:rPr>
                <w:sz w:val="18"/>
                <w:szCs w:val="18"/>
              </w:rPr>
              <w:t>If the first parameter is true (not 0 and not default value),</w:t>
            </w:r>
          </w:p>
          <w:p w14:paraId="38130921" w14:textId="77777777" w:rsidR="008B10E6" w:rsidRPr="00906B09" w:rsidRDefault="008B10E6" w:rsidP="00A102D7">
            <w:pPr>
              <w:pStyle w:val="TableContents"/>
              <w:jc w:val="left"/>
              <w:rPr>
                <w:sz w:val="18"/>
                <w:szCs w:val="18"/>
              </w:rPr>
            </w:pPr>
            <w:r w:rsidRPr="00906B09">
              <w:rPr>
                <w:sz w:val="18"/>
                <w:szCs w:val="18"/>
              </w:rPr>
              <w:t>the second parameter is returned, otherwise the third one is returned.</w:t>
            </w:r>
          </w:p>
          <w:p w14:paraId="4D51F840" w14:textId="77777777" w:rsidR="008B10E6" w:rsidRPr="00906B09" w:rsidRDefault="008B10E6" w:rsidP="00A102D7">
            <w:pPr>
              <w:pStyle w:val="TableContents"/>
              <w:jc w:val="left"/>
              <w:rPr>
                <w:sz w:val="18"/>
                <w:szCs w:val="18"/>
              </w:rPr>
            </w:pPr>
            <w:r w:rsidRPr="00906B09">
              <w:rPr>
                <w:sz w:val="18"/>
                <w:szCs w:val="18"/>
              </w:rPr>
              <w:t>Logically equivalent to:</w:t>
            </w:r>
          </w:p>
          <w:p w14:paraId="5CAD911B" w14:textId="77777777" w:rsidR="008B10E6" w:rsidRPr="00906B09" w:rsidRDefault="008B10E6" w:rsidP="00A102D7">
            <w:pPr>
              <w:pStyle w:val="TableContents"/>
              <w:jc w:val="left"/>
              <w:rPr>
                <w:sz w:val="18"/>
                <w:szCs w:val="18"/>
              </w:rPr>
            </w:pPr>
            <w:r w:rsidRPr="00906B09">
              <w:rPr>
                <w:sz w:val="18"/>
                <w:szCs w:val="18"/>
              </w:rPr>
              <w:t xml:space="preserve"> if (param1 is true)</w:t>
            </w:r>
          </w:p>
          <w:p w14:paraId="09A49B31" w14:textId="77777777" w:rsidR="008B10E6" w:rsidRPr="00906B09" w:rsidRDefault="008B10E6" w:rsidP="00A102D7">
            <w:pPr>
              <w:pStyle w:val="TableContents"/>
              <w:jc w:val="left"/>
              <w:rPr>
                <w:sz w:val="18"/>
                <w:szCs w:val="18"/>
              </w:rPr>
            </w:pPr>
            <w:r w:rsidRPr="00906B09">
              <w:rPr>
                <w:sz w:val="18"/>
                <w:szCs w:val="18"/>
              </w:rPr>
              <w:t xml:space="preserve">  return param2</w:t>
            </w:r>
          </w:p>
          <w:p w14:paraId="0AE26D3D" w14:textId="77777777" w:rsidR="008B10E6" w:rsidRPr="00906B09" w:rsidRDefault="008B10E6" w:rsidP="00A102D7">
            <w:pPr>
              <w:pStyle w:val="TableContents"/>
              <w:jc w:val="left"/>
              <w:rPr>
                <w:sz w:val="18"/>
                <w:szCs w:val="18"/>
              </w:rPr>
            </w:pPr>
            <w:r w:rsidRPr="00906B09">
              <w:rPr>
                <w:sz w:val="18"/>
                <w:szCs w:val="18"/>
              </w:rPr>
              <w:t xml:space="preserve"> else</w:t>
            </w:r>
          </w:p>
          <w:p w14:paraId="2B8566BF" w14:textId="77777777" w:rsidR="008B10E6" w:rsidRPr="00906B09" w:rsidRDefault="008B10E6" w:rsidP="00A102D7">
            <w:pPr>
              <w:pStyle w:val="TableContents"/>
              <w:jc w:val="left"/>
              <w:rPr>
                <w:sz w:val="18"/>
                <w:szCs w:val="18"/>
              </w:rPr>
            </w:pPr>
            <w:r w:rsidRPr="00906B09">
              <w:rPr>
                <w:sz w:val="18"/>
                <w:szCs w:val="18"/>
              </w:rPr>
              <w:t xml:space="preserve">  return param3</w:t>
            </w:r>
          </w:p>
          <w:p w14:paraId="37C37FF5" w14:textId="77777777" w:rsidR="008B10E6" w:rsidRPr="00906B09" w:rsidRDefault="008B10E6" w:rsidP="00A102D7">
            <w:pPr>
              <w:pStyle w:val="TableContents"/>
              <w:jc w:val="left"/>
              <w:rPr>
                <w:sz w:val="18"/>
                <w:szCs w:val="18"/>
              </w:rPr>
            </w:pPr>
            <w:r w:rsidRPr="00906B09">
              <w:rPr>
                <w:sz w:val="18"/>
                <w:szCs w:val="18"/>
              </w:rPr>
              <w:t xml:space="preserve"> end if</w:t>
            </w:r>
          </w:p>
        </w:tc>
        <w:tc>
          <w:tcPr>
            <w:tcW w:w="1843" w:type="dxa"/>
            <w:shd w:val="clear" w:color="auto" w:fill="auto"/>
            <w:tcMar>
              <w:top w:w="0" w:type="dxa"/>
              <w:left w:w="108" w:type="dxa"/>
              <w:bottom w:w="0" w:type="dxa"/>
              <w:right w:w="108" w:type="dxa"/>
            </w:tcMar>
          </w:tcPr>
          <w:p w14:paraId="6210BA49" w14:textId="77777777" w:rsidR="008B10E6" w:rsidRPr="00906B09" w:rsidRDefault="008B10E6" w:rsidP="00A102D7">
            <w:pPr>
              <w:pStyle w:val="TableContents"/>
              <w:jc w:val="left"/>
              <w:rPr>
                <w:sz w:val="18"/>
                <w:szCs w:val="18"/>
              </w:rPr>
            </w:pPr>
            <w:r w:rsidRPr="00906B09">
              <w:rPr>
                <w:sz w:val="18"/>
                <w:szCs w:val="18"/>
              </w:rPr>
              <w:t>iif(param1, param2, param3)</w:t>
            </w:r>
          </w:p>
        </w:tc>
        <w:tc>
          <w:tcPr>
            <w:tcW w:w="1275" w:type="dxa"/>
            <w:shd w:val="clear" w:color="auto" w:fill="auto"/>
            <w:tcMar>
              <w:top w:w="0" w:type="dxa"/>
              <w:left w:w="108" w:type="dxa"/>
              <w:bottom w:w="0" w:type="dxa"/>
              <w:right w:w="108" w:type="dxa"/>
            </w:tcMar>
          </w:tcPr>
          <w:p w14:paraId="36C76C05" w14:textId="77777777" w:rsidR="008B10E6" w:rsidRPr="00906B09" w:rsidRDefault="008B10E6" w:rsidP="00A102D7">
            <w:pPr>
              <w:pStyle w:val="TableContents"/>
              <w:rPr>
                <w:sz w:val="18"/>
                <w:szCs w:val="18"/>
              </w:rPr>
            </w:pPr>
            <w:r w:rsidRPr="00906B09">
              <w:rPr>
                <w:sz w:val="18"/>
                <w:szCs w:val="18"/>
              </w:rPr>
              <w:t>Logical</w:t>
            </w:r>
          </w:p>
        </w:tc>
      </w:tr>
      <w:tr w:rsidR="008B10E6" w:rsidRPr="00906B09" w14:paraId="5D0EEB52" w14:textId="77777777" w:rsidTr="006E721A">
        <w:tc>
          <w:tcPr>
            <w:tcW w:w="1560" w:type="dxa"/>
            <w:shd w:val="clear" w:color="auto" w:fill="auto"/>
            <w:tcMar>
              <w:top w:w="0" w:type="dxa"/>
              <w:left w:w="108" w:type="dxa"/>
              <w:bottom w:w="0" w:type="dxa"/>
              <w:right w:w="108" w:type="dxa"/>
            </w:tcMar>
          </w:tcPr>
          <w:p w14:paraId="43AC7042" w14:textId="77777777" w:rsidR="008B10E6" w:rsidRPr="00906B09" w:rsidRDefault="008B10E6" w:rsidP="00A102D7">
            <w:pPr>
              <w:pStyle w:val="TableContents"/>
              <w:rPr>
                <w:sz w:val="18"/>
                <w:szCs w:val="18"/>
              </w:rPr>
            </w:pPr>
            <w:r w:rsidRPr="00906B09">
              <w:rPr>
                <w:sz w:val="18"/>
                <w:szCs w:val="18"/>
              </w:rPr>
              <w:t>iif3</w:t>
            </w:r>
          </w:p>
        </w:tc>
        <w:tc>
          <w:tcPr>
            <w:tcW w:w="4961" w:type="dxa"/>
            <w:shd w:val="clear" w:color="auto" w:fill="auto"/>
            <w:tcMar>
              <w:top w:w="0" w:type="dxa"/>
              <w:left w:w="108" w:type="dxa"/>
              <w:bottom w:w="0" w:type="dxa"/>
              <w:right w:w="108" w:type="dxa"/>
            </w:tcMar>
          </w:tcPr>
          <w:p w14:paraId="495B63C6" w14:textId="77777777" w:rsidR="008B10E6" w:rsidRPr="00906B09" w:rsidRDefault="008B10E6" w:rsidP="00A102D7">
            <w:pPr>
              <w:pStyle w:val="TableContents"/>
              <w:jc w:val="left"/>
              <w:rPr>
                <w:sz w:val="18"/>
                <w:szCs w:val="18"/>
              </w:rPr>
            </w:pPr>
            <w:r w:rsidRPr="00906B09">
              <w:rPr>
                <w:sz w:val="18"/>
                <w:szCs w:val="18"/>
              </w:rPr>
              <w:t>Inline if with default value case</w:t>
            </w:r>
          </w:p>
          <w:p w14:paraId="520F8DED" w14:textId="77777777" w:rsidR="008B10E6" w:rsidRPr="00906B09" w:rsidRDefault="008B10E6" w:rsidP="00A102D7">
            <w:pPr>
              <w:pStyle w:val="TableContents"/>
              <w:jc w:val="left"/>
              <w:rPr>
                <w:sz w:val="18"/>
                <w:szCs w:val="18"/>
              </w:rPr>
            </w:pPr>
            <w:r w:rsidRPr="00906B09">
              <w:rPr>
                <w:sz w:val="18"/>
                <w:szCs w:val="18"/>
              </w:rPr>
              <w:t>If the first parameter is true (not 0 and not default value),</w:t>
            </w:r>
          </w:p>
          <w:p w14:paraId="39C4A5A0" w14:textId="77777777" w:rsidR="008B10E6" w:rsidRPr="00906B09" w:rsidRDefault="008B10E6" w:rsidP="00A102D7">
            <w:pPr>
              <w:pStyle w:val="TableContents"/>
              <w:jc w:val="left"/>
              <w:rPr>
                <w:sz w:val="18"/>
                <w:szCs w:val="18"/>
              </w:rPr>
            </w:pPr>
            <w:r w:rsidRPr="00906B09">
              <w:rPr>
                <w:sz w:val="18"/>
                <w:szCs w:val="18"/>
              </w:rPr>
              <w:t>the second parameter is returned. If is is 0, the third one is</w:t>
            </w:r>
          </w:p>
          <w:p w14:paraId="4812AD83" w14:textId="77777777" w:rsidR="008B10E6" w:rsidRPr="00906B09" w:rsidRDefault="008B10E6" w:rsidP="00A102D7">
            <w:pPr>
              <w:pStyle w:val="TableContents"/>
              <w:jc w:val="left"/>
              <w:rPr>
                <w:sz w:val="18"/>
                <w:szCs w:val="18"/>
              </w:rPr>
            </w:pPr>
            <w:r w:rsidRPr="00906B09">
              <w:rPr>
                <w:sz w:val="18"/>
                <w:szCs w:val="18"/>
              </w:rPr>
              <w:t>returned, otherwise (it is a default value) the fourth one is</w:t>
            </w:r>
          </w:p>
          <w:p w14:paraId="0F9751E2" w14:textId="77777777" w:rsidR="008B10E6" w:rsidRPr="00906B09" w:rsidRDefault="008B10E6" w:rsidP="00A102D7">
            <w:pPr>
              <w:pStyle w:val="TableContents"/>
              <w:jc w:val="left"/>
              <w:rPr>
                <w:sz w:val="18"/>
                <w:szCs w:val="18"/>
              </w:rPr>
            </w:pPr>
            <w:r w:rsidRPr="00906B09">
              <w:rPr>
                <w:sz w:val="18"/>
                <w:szCs w:val="18"/>
              </w:rPr>
              <w:t>returned.</w:t>
            </w:r>
          </w:p>
          <w:p w14:paraId="3B2D1608" w14:textId="77777777" w:rsidR="008B10E6" w:rsidRPr="00906B09" w:rsidRDefault="008B10E6" w:rsidP="00A102D7">
            <w:pPr>
              <w:pStyle w:val="TableContents"/>
              <w:jc w:val="left"/>
              <w:rPr>
                <w:sz w:val="18"/>
                <w:szCs w:val="18"/>
              </w:rPr>
            </w:pPr>
            <w:r w:rsidRPr="00906B09">
              <w:rPr>
                <w:sz w:val="18"/>
                <w:szCs w:val="18"/>
              </w:rPr>
              <w:t>Logically equivalent to:</w:t>
            </w:r>
          </w:p>
          <w:p w14:paraId="4BB2FCF5" w14:textId="77777777" w:rsidR="008B10E6" w:rsidRPr="00906B09" w:rsidRDefault="008B10E6" w:rsidP="00A102D7">
            <w:pPr>
              <w:pStyle w:val="TableContents"/>
              <w:jc w:val="left"/>
              <w:rPr>
                <w:sz w:val="18"/>
                <w:szCs w:val="18"/>
              </w:rPr>
            </w:pPr>
            <w:r w:rsidRPr="00906B09">
              <w:rPr>
                <w:sz w:val="18"/>
                <w:szCs w:val="18"/>
              </w:rPr>
              <w:t xml:space="preserve"> if (param1 is default value)</w:t>
            </w:r>
          </w:p>
          <w:p w14:paraId="2C9F2ADB" w14:textId="77777777" w:rsidR="008B10E6" w:rsidRPr="00906B09" w:rsidRDefault="008B10E6" w:rsidP="00A102D7">
            <w:pPr>
              <w:pStyle w:val="TableContents"/>
              <w:jc w:val="left"/>
              <w:rPr>
                <w:sz w:val="18"/>
                <w:szCs w:val="18"/>
              </w:rPr>
            </w:pPr>
            <w:r w:rsidRPr="00906B09">
              <w:rPr>
                <w:sz w:val="18"/>
                <w:szCs w:val="18"/>
              </w:rPr>
              <w:t xml:space="preserve">  return param4</w:t>
            </w:r>
          </w:p>
          <w:p w14:paraId="713BE3F4" w14:textId="77777777" w:rsidR="008B10E6" w:rsidRPr="00906B09" w:rsidRDefault="008B10E6" w:rsidP="00A102D7">
            <w:pPr>
              <w:pStyle w:val="TableContents"/>
              <w:jc w:val="left"/>
              <w:rPr>
                <w:sz w:val="18"/>
                <w:szCs w:val="18"/>
              </w:rPr>
            </w:pPr>
            <w:r w:rsidRPr="00906B09">
              <w:rPr>
                <w:sz w:val="18"/>
                <w:szCs w:val="18"/>
              </w:rPr>
              <w:t xml:space="preserve"> else</w:t>
            </w:r>
          </w:p>
          <w:p w14:paraId="21A50406" w14:textId="77777777" w:rsidR="008B10E6" w:rsidRPr="00906B09" w:rsidRDefault="008B10E6" w:rsidP="00A102D7">
            <w:pPr>
              <w:pStyle w:val="TableContents"/>
              <w:jc w:val="left"/>
              <w:rPr>
                <w:sz w:val="18"/>
                <w:szCs w:val="18"/>
              </w:rPr>
            </w:pPr>
            <w:r w:rsidRPr="00906B09">
              <w:rPr>
                <w:sz w:val="18"/>
                <w:szCs w:val="18"/>
              </w:rPr>
              <w:t xml:space="preserve">  if (param1 is true)</w:t>
            </w:r>
          </w:p>
          <w:p w14:paraId="529821BC" w14:textId="77777777" w:rsidR="008B10E6" w:rsidRPr="00906B09" w:rsidRDefault="008B10E6" w:rsidP="00A102D7">
            <w:pPr>
              <w:pStyle w:val="TableContents"/>
              <w:jc w:val="left"/>
              <w:rPr>
                <w:sz w:val="18"/>
                <w:szCs w:val="18"/>
              </w:rPr>
            </w:pPr>
            <w:r w:rsidRPr="00906B09">
              <w:rPr>
                <w:sz w:val="18"/>
                <w:szCs w:val="18"/>
              </w:rPr>
              <w:t xml:space="preserve">   return param2</w:t>
            </w:r>
          </w:p>
          <w:p w14:paraId="3153150C" w14:textId="77777777" w:rsidR="008B10E6" w:rsidRPr="00906B09" w:rsidRDefault="008B10E6" w:rsidP="00A102D7">
            <w:pPr>
              <w:pStyle w:val="TableContents"/>
              <w:jc w:val="left"/>
              <w:rPr>
                <w:sz w:val="18"/>
                <w:szCs w:val="18"/>
              </w:rPr>
            </w:pPr>
            <w:r w:rsidRPr="00906B09">
              <w:rPr>
                <w:sz w:val="18"/>
                <w:szCs w:val="18"/>
              </w:rPr>
              <w:t xml:space="preserve">  else</w:t>
            </w:r>
          </w:p>
          <w:p w14:paraId="5B5B287A" w14:textId="77777777" w:rsidR="008B10E6" w:rsidRPr="00906B09" w:rsidRDefault="008B10E6" w:rsidP="00A102D7">
            <w:pPr>
              <w:pStyle w:val="TableContents"/>
              <w:jc w:val="left"/>
              <w:rPr>
                <w:sz w:val="18"/>
                <w:szCs w:val="18"/>
              </w:rPr>
            </w:pPr>
            <w:r w:rsidRPr="00906B09">
              <w:rPr>
                <w:sz w:val="18"/>
                <w:szCs w:val="18"/>
              </w:rPr>
              <w:t xml:space="preserve">   return param3</w:t>
            </w:r>
          </w:p>
          <w:p w14:paraId="532CB639" w14:textId="77777777" w:rsidR="008B10E6" w:rsidRPr="00906B09" w:rsidRDefault="008B10E6" w:rsidP="00A102D7">
            <w:pPr>
              <w:pStyle w:val="TableContents"/>
              <w:jc w:val="left"/>
              <w:rPr>
                <w:sz w:val="18"/>
                <w:szCs w:val="18"/>
              </w:rPr>
            </w:pPr>
            <w:r w:rsidRPr="00906B09">
              <w:rPr>
                <w:sz w:val="18"/>
                <w:szCs w:val="18"/>
              </w:rPr>
              <w:t xml:space="preserve">  end if</w:t>
            </w:r>
          </w:p>
          <w:p w14:paraId="755783BE" w14:textId="77777777" w:rsidR="008B10E6" w:rsidRPr="00906B09" w:rsidRDefault="008B10E6" w:rsidP="00A102D7">
            <w:pPr>
              <w:pStyle w:val="TableContents"/>
              <w:jc w:val="left"/>
              <w:rPr>
                <w:sz w:val="18"/>
                <w:szCs w:val="18"/>
              </w:rPr>
            </w:pPr>
            <w:r w:rsidRPr="00906B09">
              <w:rPr>
                <w:sz w:val="18"/>
                <w:szCs w:val="18"/>
              </w:rPr>
              <w:t xml:space="preserve"> end if</w:t>
            </w:r>
          </w:p>
        </w:tc>
        <w:tc>
          <w:tcPr>
            <w:tcW w:w="1843" w:type="dxa"/>
            <w:shd w:val="clear" w:color="auto" w:fill="auto"/>
            <w:tcMar>
              <w:top w:w="0" w:type="dxa"/>
              <w:left w:w="108" w:type="dxa"/>
              <w:bottom w:w="0" w:type="dxa"/>
              <w:right w:w="108" w:type="dxa"/>
            </w:tcMar>
          </w:tcPr>
          <w:p w14:paraId="39660476" w14:textId="77777777" w:rsidR="008B10E6" w:rsidRPr="00906B09" w:rsidRDefault="008B10E6" w:rsidP="00A102D7">
            <w:pPr>
              <w:pStyle w:val="TableContents"/>
              <w:jc w:val="left"/>
              <w:rPr>
                <w:sz w:val="18"/>
                <w:szCs w:val="18"/>
              </w:rPr>
            </w:pPr>
            <w:r w:rsidRPr="00906B09">
              <w:rPr>
                <w:sz w:val="18"/>
                <w:szCs w:val="18"/>
              </w:rPr>
              <w:t>iif3(param1, param2, param3, param4)</w:t>
            </w:r>
          </w:p>
        </w:tc>
        <w:tc>
          <w:tcPr>
            <w:tcW w:w="1275" w:type="dxa"/>
            <w:shd w:val="clear" w:color="auto" w:fill="auto"/>
            <w:tcMar>
              <w:top w:w="0" w:type="dxa"/>
              <w:left w:w="108" w:type="dxa"/>
              <w:bottom w:w="0" w:type="dxa"/>
              <w:right w:w="108" w:type="dxa"/>
            </w:tcMar>
          </w:tcPr>
          <w:p w14:paraId="19C60733" w14:textId="77777777" w:rsidR="008B10E6" w:rsidRPr="00906B09" w:rsidRDefault="008B10E6" w:rsidP="00A102D7">
            <w:pPr>
              <w:pStyle w:val="TableContents"/>
              <w:rPr>
                <w:sz w:val="18"/>
                <w:szCs w:val="18"/>
              </w:rPr>
            </w:pPr>
            <w:r w:rsidRPr="00906B09">
              <w:rPr>
                <w:sz w:val="18"/>
                <w:szCs w:val="18"/>
              </w:rPr>
              <w:t>Logical</w:t>
            </w:r>
          </w:p>
        </w:tc>
      </w:tr>
      <w:tr w:rsidR="008B10E6" w:rsidRPr="00906B09" w14:paraId="743C548F" w14:textId="77777777" w:rsidTr="006E721A">
        <w:tc>
          <w:tcPr>
            <w:tcW w:w="1560" w:type="dxa"/>
            <w:shd w:val="clear" w:color="auto" w:fill="auto"/>
            <w:tcMar>
              <w:top w:w="0" w:type="dxa"/>
              <w:left w:w="108" w:type="dxa"/>
              <w:bottom w:w="0" w:type="dxa"/>
              <w:right w:w="108" w:type="dxa"/>
            </w:tcMar>
          </w:tcPr>
          <w:p w14:paraId="206680AF" w14:textId="77777777" w:rsidR="008B10E6" w:rsidRPr="00906B09" w:rsidRDefault="008B10E6" w:rsidP="00A102D7">
            <w:pPr>
              <w:pStyle w:val="TableContents"/>
              <w:rPr>
                <w:sz w:val="18"/>
                <w:szCs w:val="18"/>
              </w:rPr>
            </w:pPr>
            <w:r w:rsidRPr="00906B09">
              <w:rPr>
                <w:sz w:val="18"/>
                <w:szCs w:val="18"/>
              </w:rPr>
              <w:t>int</w:t>
            </w:r>
          </w:p>
        </w:tc>
        <w:tc>
          <w:tcPr>
            <w:tcW w:w="4961" w:type="dxa"/>
            <w:shd w:val="clear" w:color="auto" w:fill="auto"/>
            <w:tcMar>
              <w:top w:w="0" w:type="dxa"/>
              <w:left w:w="108" w:type="dxa"/>
              <w:bottom w:w="0" w:type="dxa"/>
              <w:right w:w="108" w:type="dxa"/>
            </w:tcMar>
          </w:tcPr>
          <w:p w14:paraId="17636F87" w14:textId="77777777" w:rsidR="008B10E6" w:rsidRPr="00906B09" w:rsidRDefault="008B10E6" w:rsidP="00A102D7">
            <w:pPr>
              <w:pStyle w:val="TableContents"/>
              <w:jc w:val="left"/>
              <w:rPr>
                <w:sz w:val="18"/>
                <w:szCs w:val="18"/>
              </w:rPr>
            </w:pPr>
            <w:r w:rsidRPr="00906B09">
              <w:rPr>
                <w:sz w:val="18"/>
                <w:szCs w:val="18"/>
              </w:rPr>
              <w:t>integer parts</w:t>
            </w:r>
          </w:p>
          <w:p w14:paraId="5CBA3920" w14:textId="77777777" w:rsidR="008B10E6" w:rsidRPr="00906B09" w:rsidRDefault="008B10E6" w:rsidP="00A102D7">
            <w:pPr>
              <w:pStyle w:val="TableContents"/>
              <w:jc w:val="left"/>
              <w:rPr>
                <w:sz w:val="18"/>
                <w:szCs w:val="18"/>
              </w:rPr>
            </w:pPr>
            <w:r w:rsidRPr="00906B09">
              <w:rPr>
                <w:sz w:val="18"/>
                <w:szCs w:val="18"/>
              </w:rPr>
              <w:t>Calculates the integer parts of a value.</w:t>
            </w:r>
          </w:p>
        </w:tc>
        <w:tc>
          <w:tcPr>
            <w:tcW w:w="1843" w:type="dxa"/>
            <w:shd w:val="clear" w:color="auto" w:fill="auto"/>
            <w:tcMar>
              <w:top w:w="0" w:type="dxa"/>
              <w:left w:w="108" w:type="dxa"/>
              <w:bottom w:w="0" w:type="dxa"/>
              <w:right w:w="108" w:type="dxa"/>
            </w:tcMar>
          </w:tcPr>
          <w:p w14:paraId="6F2E6B78" w14:textId="77777777" w:rsidR="008B10E6" w:rsidRPr="00906B09" w:rsidRDefault="008B10E6" w:rsidP="00A102D7">
            <w:pPr>
              <w:pStyle w:val="TableContents"/>
              <w:jc w:val="left"/>
              <w:rPr>
                <w:sz w:val="18"/>
                <w:szCs w:val="18"/>
              </w:rPr>
            </w:pPr>
            <w:r w:rsidRPr="00906B09">
              <w:rPr>
                <w:sz w:val="18"/>
                <w:szCs w:val="18"/>
              </w:rPr>
              <w:t>int(param1)</w:t>
            </w:r>
          </w:p>
        </w:tc>
        <w:tc>
          <w:tcPr>
            <w:tcW w:w="1275" w:type="dxa"/>
            <w:shd w:val="clear" w:color="auto" w:fill="auto"/>
            <w:tcMar>
              <w:top w:w="0" w:type="dxa"/>
              <w:left w:w="108" w:type="dxa"/>
              <w:bottom w:w="0" w:type="dxa"/>
              <w:right w:w="108" w:type="dxa"/>
            </w:tcMar>
          </w:tcPr>
          <w:p w14:paraId="62DDDB8B" w14:textId="77777777" w:rsidR="008B10E6" w:rsidRPr="00906B09" w:rsidRDefault="008B10E6" w:rsidP="00A102D7">
            <w:pPr>
              <w:pStyle w:val="TableContents"/>
              <w:rPr>
                <w:sz w:val="18"/>
                <w:szCs w:val="18"/>
              </w:rPr>
            </w:pPr>
            <w:r w:rsidRPr="00906B09">
              <w:rPr>
                <w:sz w:val="18"/>
                <w:szCs w:val="18"/>
              </w:rPr>
              <w:t>Math&amp;Trigo</w:t>
            </w:r>
          </w:p>
        </w:tc>
      </w:tr>
      <w:tr w:rsidR="008B10E6" w:rsidRPr="00906B09" w14:paraId="68599586" w14:textId="77777777" w:rsidTr="006E721A">
        <w:tc>
          <w:tcPr>
            <w:tcW w:w="1560" w:type="dxa"/>
            <w:shd w:val="clear" w:color="auto" w:fill="auto"/>
            <w:tcMar>
              <w:top w:w="0" w:type="dxa"/>
              <w:left w:w="108" w:type="dxa"/>
              <w:bottom w:w="0" w:type="dxa"/>
              <w:right w:w="108" w:type="dxa"/>
            </w:tcMar>
          </w:tcPr>
          <w:p w14:paraId="4984F5D3" w14:textId="77777777" w:rsidR="008B10E6" w:rsidRPr="00906B09" w:rsidRDefault="008B10E6" w:rsidP="00A102D7">
            <w:pPr>
              <w:pStyle w:val="TableContents"/>
              <w:rPr>
                <w:sz w:val="18"/>
                <w:szCs w:val="18"/>
              </w:rPr>
            </w:pPr>
            <w:r w:rsidRPr="00906B09">
              <w:rPr>
                <w:sz w:val="18"/>
                <w:szCs w:val="18"/>
              </w:rPr>
              <w:t>is_bounded</w:t>
            </w:r>
          </w:p>
        </w:tc>
        <w:tc>
          <w:tcPr>
            <w:tcW w:w="4961" w:type="dxa"/>
            <w:shd w:val="clear" w:color="auto" w:fill="auto"/>
            <w:tcMar>
              <w:top w:w="0" w:type="dxa"/>
              <w:left w:w="108" w:type="dxa"/>
              <w:bottom w:w="0" w:type="dxa"/>
              <w:right w:w="108" w:type="dxa"/>
            </w:tcMar>
          </w:tcPr>
          <w:p w14:paraId="0CD76D82" w14:textId="77777777" w:rsidR="008B10E6" w:rsidRPr="00906B09" w:rsidRDefault="008B10E6" w:rsidP="00A102D7">
            <w:pPr>
              <w:pStyle w:val="TableContents"/>
              <w:jc w:val="left"/>
            </w:pPr>
            <w:r w:rsidRPr="00906B09">
              <w:rPr>
                <w:b/>
                <w:sz w:val="18"/>
                <w:szCs w:val="18"/>
              </w:rPr>
              <w:t>Checks whether a value x is included between two values</w:t>
            </w:r>
            <w:r w:rsidRPr="00906B09">
              <w:rPr>
                <w:sz w:val="18"/>
                <w:szCs w:val="18"/>
              </w:rPr>
              <w:t xml:space="preserve"> (min/max).</w:t>
            </w:r>
          </w:p>
          <w:p w14:paraId="3F90BD23" w14:textId="77777777" w:rsidR="008B10E6" w:rsidRPr="00906B09" w:rsidRDefault="008B10E6" w:rsidP="00A102D7">
            <w:pPr>
              <w:pStyle w:val="TableContents"/>
              <w:jc w:val="left"/>
              <w:rPr>
                <w:sz w:val="18"/>
                <w:szCs w:val="18"/>
              </w:rPr>
            </w:pPr>
            <w:r w:rsidRPr="00906B09">
              <w:rPr>
                <w:sz w:val="18"/>
                <w:szCs w:val="18"/>
              </w:rPr>
              <w:t>is_bounded(min, x, max)</w:t>
            </w:r>
          </w:p>
        </w:tc>
        <w:tc>
          <w:tcPr>
            <w:tcW w:w="1843" w:type="dxa"/>
            <w:shd w:val="clear" w:color="auto" w:fill="auto"/>
            <w:tcMar>
              <w:top w:w="0" w:type="dxa"/>
              <w:left w:w="108" w:type="dxa"/>
              <w:bottom w:w="0" w:type="dxa"/>
              <w:right w:w="108" w:type="dxa"/>
            </w:tcMar>
          </w:tcPr>
          <w:p w14:paraId="2EB4C84C" w14:textId="77777777" w:rsidR="008B10E6" w:rsidRPr="00906B09" w:rsidRDefault="008B10E6" w:rsidP="00A102D7">
            <w:pPr>
              <w:pStyle w:val="TableContents"/>
              <w:jc w:val="left"/>
              <w:rPr>
                <w:sz w:val="18"/>
                <w:szCs w:val="18"/>
              </w:rPr>
            </w:pPr>
            <w:r w:rsidRPr="00906B09">
              <w:rPr>
                <w:sz w:val="18"/>
                <w:szCs w:val="18"/>
              </w:rPr>
              <w:t>is_bounded(param1,param2,param3)</w:t>
            </w:r>
          </w:p>
        </w:tc>
        <w:tc>
          <w:tcPr>
            <w:tcW w:w="1275" w:type="dxa"/>
            <w:shd w:val="clear" w:color="auto" w:fill="auto"/>
            <w:tcMar>
              <w:top w:w="0" w:type="dxa"/>
              <w:left w:w="108" w:type="dxa"/>
              <w:bottom w:w="0" w:type="dxa"/>
              <w:right w:w="108" w:type="dxa"/>
            </w:tcMar>
          </w:tcPr>
          <w:p w14:paraId="6874EA9E" w14:textId="77777777" w:rsidR="008B10E6" w:rsidRPr="00906B09" w:rsidRDefault="008B10E6" w:rsidP="00A102D7">
            <w:pPr>
              <w:pStyle w:val="TableContents"/>
              <w:rPr>
                <w:sz w:val="18"/>
                <w:szCs w:val="18"/>
              </w:rPr>
            </w:pPr>
            <w:r w:rsidRPr="00906B09">
              <w:rPr>
                <w:sz w:val="18"/>
                <w:szCs w:val="18"/>
              </w:rPr>
              <w:t>Relational</w:t>
            </w:r>
          </w:p>
        </w:tc>
      </w:tr>
      <w:tr w:rsidR="008B10E6" w:rsidRPr="00906B09" w14:paraId="5F01AB22" w14:textId="77777777" w:rsidTr="006E721A">
        <w:tc>
          <w:tcPr>
            <w:tcW w:w="1560" w:type="dxa"/>
            <w:shd w:val="clear" w:color="auto" w:fill="auto"/>
            <w:tcMar>
              <w:top w:w="0" w:type="dxa"/>
              <w:left w:w="108" w:type="dxa"/>
              <w:bottom w:w="0" w:type="dxa"/>
              <w:right w:w="108" w:type="dxa"/>
            </w:tcMar>
          </w:tcPr>
          <w:p w14:paraId="4FCA259F" w14:textId="77777777" w:rsidR="008B10E6" w:rsidRPr="00906B09" w:rsidRDefault="008B10E6" w:rsidP="00A102D7">
            <w:pPr>
              <w:pStyle w:val="TableContents"/>
              <w:rPr>
                <w:sz w:val="18"/>
                <w:szCs w:val="18"/>
              </w:rPr>
            </w:pPr>
            <w:r w:rsidRPr="00906B09">
              <w:rPr>
                <w:sz w:val="18"/>
                <w:szCs w:val="18"/>
              </w:rPr>
              <w:t>is_bounded_strict</w:t>
            </w:r>
          </w:p>
        </w:tc>
        <w:tc>
          <w:tcPr>
            <w:tcW w:w="4961" w:type="dxa"/>
            <w:shd w:val="clear" w:color="auto" w:fill="auto"/>
            <w:tcMar>
              <w:top w:w="0" w:type="dxa"/>
              <w:left w:w="108" w:type="dxa"/>
              <w:bottom w:w="0" w:type="dxa"/>
              <w:right w:w="108" w:type="dxa"/>
            </w:tcMar>
          </w:tcPr>
          <w:p w14:paraId="19122CD7" w14:textId="77777777" w:rsidR="008B10E6" w:rsidRPr="00906B09" w:rsidRDefault="008B10E6" w:rsidP="00A102D7">
            <w:pPr>
              <w:pStyle w:val="TableContents"/>
              <w:jc w:val="left"/>
            </w:pPr>
            <w:r w:rsidRPr="00906B09">
              <w:rPr>
                <w:b/>
                <w:sz w:val="18"/>
                <w:szCs w:val="18"/>
              </w:rPr>
              <w:t>Checks whether a value x is stricly included between two values</w:t>
            </w:r>
            <w:r w:rsidRPr="00906B09">
              <w:rPr>
                <w:sz w:val="18"/>
                <w:szCs w:val="18"/>
              </w:rPr>
              <w:t xml:space="preserve"> (min/max). </w:t>
            </w:r>
            <w:r w:rsidRPr="00906B09">
              <w:rPr>
                <w:sz w:val="18"/>
                <w:szCs w:val="18"/>
              </w:rPr>
              <w:br/>
              <w:t>is_bounded_strict(min, x, max)</w:t>
            </w:r>
          </w:p>
        </w:tc>
        <w:tc>
          <w:tcPr>
            <w:tcW w:w="1843" w:type="dxa"/>
            <w:shd w:val="clear" w:color="auto" w:fill="auto"/>
            <w:tcMar>
              <w:top w:w="0" w:type="dxa"/>
              <w:left w:w="108" w:type="dxa"/>
              <w:bottom w:w="0" w:type="dxa"/>
              <w:right w:w="108" w:type="dxa"/>
            </w:tcMar>
          </w:tcPr>
          <w:p w14:paraId="694EF30B" w14:textId="77777777" w:rsidR="008B10E6" w:rsidRPr="00906B09" w:rsidRDefault="008B10E6" w:rsidP="00A102D7">
            <w:pPr>
              <w:pStyle w:val="TableContents"/>
              <w:jc w:val="left"/>
              <w:rPr>
                <w:sz w:val="18"/>
                <w:szCs w:val="18"/>
              </w:rPr>
            </w:pPr>
            <w:r w:rsidRPr="00906B09">
              <w:rPr>
                <w:sz w:val="18"/>
                <w:szCs w:val="18"/>
              </w:rPr>
              <w:t>is_bounded_strict(param1,param2,param3)</w:t>
            </w:r>
          </w:p>
        </w:tc>
        <w:tc>
          <w:tcPr>
            <w:tcW w:w="1275" w:type="dxa"/>
            <w:shd w:val="clear" w:color="auto" w:fill="auto"/>
            <w:tcMar>
              <w:top w:w="0" w:type="dxa"/>
              <w:left w:w="108" w:type="dxa"/>
              <w:bottom w:w="0" w:type="dxa"/>
              <w:right w:w="108" w:type="dxa"/>
            </w:tcMar>
          </w:tcPr>
          <w:p w14:paraId="14CEDD04" w14:textId="77777777" w:rsidR="008B10E6" w:rsidRPr="00906B09" w:rsidRDefault="008B10E6" w:rsidP="00A102D7">
            <w:pPr>
              <w:pStyle w:val="TableContents"/>
              <w:rPr>
                <w:sz w:val="18"/>
                <w:szCs w:val="18"/>
              </w:rPr>
            </w:pPr>
            <w:r w:rsidRPr="00906B09">
              <w:rPr>
                <w:sz w:val="18"/>
                <w:szCs w:val="18"/>
              </w:rPr>
              <w:t>Relational</w:t>
            </w:r>
          </w:p>
        </w:tc>
      </w:tr>
      <w:tr w:rsidR="008B10E6" w:rsidRPr="00906B09" w14:paraId="5ABE80DD" w14:textId="77777777" w:rsidTr="006E721A">
        <w:tc>
          <w:tcPr>
            <w:tcW w:w="1560" w:type="dxa"/>
            <w:shd w:val="clear" w:color="auto" w:fill="auto"/>
            <w:tcMar>
              <w:top w:w="0" w:type="dxa"/>
              <w:left w:w="108" w:type="dxa"/>
              <w:bottom w:w="0" w:type="dxa"/>
              <w:right w:w="108" w:type="dxa"/>
            </w:tcMar>
          </w:tcPr>
          <w:p w14:paraId="5E0F1888" w14:textId="77777777" w:rsidR="008B10E6" w:rsidRPr="00906B09" w:rsidRDefault="008B10E6" w:rsidP="00A102D7">
            <w:pPr>
              <w:pStyle w:val="TableContents"/>
              <w:rPr>
                <w:sz w:val="18"/>
                <w:szCs w:val="18"/>
              </w:rPr>
            </w:pPr>
            <w:r w:rsidRPr="00906B09">
              <w:rPr>
                <w:sz w:val="18"/>
                <w:szCs w:val="18"/>
              </w:rPr>
              <w:t>is_default</w:t>
            </w:r>
          </w:p>
        </w:tc>
        <w:tc>
          <w:tcPr>
            <w:tcW w:w="4961" w:type="dxa"/>
            <w:shd w:val="clear" w:color="auto" w:fill="auto"/>
            <w:tcMar>
              <w:top w:w="0" w:type="dxa"/>
              <w:left w:w="108" w:type="dxa"/>
              <w:bottom w:w="0" w:type="dxa"/>
              <w:right w:w="108" w:type="dxa"/>
            </w:tcMar>
          </w:tcPr>
          <w:p w14:paraId="042D09CD" w14:textId="77777777" w:rsidR="008B10E6" w:rsidRPr="00906B09" w:rsidRDefault="008B10E6" w:rsidP="00A102D7">
            <w:pPr>
              <w:pStyle w:val="TableContents"/>
              <w:jc w:val="left"/>
            </w:pPr>
            <w:r w:rsidRPr="00906B09">
              <w:rPr>
                <w:b/>
                <w:sz w:val="18"/>
                <w:szCs w:val="18"/>
              </w:rPr>
              <w:t xml:space="preserve">Checks whether a value is a default value </w:t>
            </w:r>
            <w:r w:rsidRPr="00906B09">
              <w:rPr>
                <w:sz w:val="18"/>
                <w:szCs w:val="18"/>
              </w:rPr>
              <w:t>(1: yes, 0: no)</w:t>
            </w:r>
          </w:p>
        </w:tc>
        <w:tc>
          <w:tcPr>
            <w:tcW w:w="1843" w:type="dxa"/>
            <w:shd w:val="clear" w:color="auto" w:fill="auto"/>
            <w:tcMar>
              <w:top w:w="0" w:type="dxa"/>
              <w:left w:w="108" w:type="dxa"/>
              <w:bottom w:w="0" w:type="dxa"/>
              <w:right w:w="108" w:type="dxa"/>
            </w:tcMar>
          </w:tcPr>
          <w:p w14:paraId="4EDDC2A2" w14:textId="77777777" w:rsidR="008B10E6" w:rsidRPr="00906B09" w:rsidRDefault="008B10E6" w:rsidP="00A102D7">
            <w:pPr>
              <w:pStyle w:val="TableContents"/>
              <w:jc w:val="left"/>
              <w:rPr>
                <w:sz w:val="18"/>
                <w:szCs w:val="18"/>
              </w:rPr>
            </w:pPr>
            <w:r w:rsidRPr="00906B09">
              <w:rPr>
                <w:sz w:val="18"/>
                <w:szCs w:val="18"/>
              </w:rPr>
              <w:t>is_default(param1)</w:t>
            </w:r>
          </w:p>
        </w:tc>
        <w:tc>
          <w:tcPr>
            <w:tcW w:w="1275" w:type="dxa"/>
            <w:shd w:val="clear" w:color="auto" w:fill="auto"/>
            <w:tcMar>
              <w:top w:w="0" w:type="dxa"/>
              <w:left w:w="108" w:type="dxa"/>
              <w:bottom w:w="0" w:type="dxa"/>
              <w:right w:w="108" w:type="dxa"/>
            </w:tcMar>
          </w:tcPr>
          <w:p w14:paraId="2C808D6E" w14:textId="77777777" w:rsidR="008B10E6" w:rsidRPr="00906B09" w:rsidRDefault="008B10E6" w:rsidP="00A102D7">
            <w:pPr>
              <w:pStyle w:val="TableContents"/>
              <w:rPr>
                <w:sz w:val="18"/>
                <w:szCs w:val="18"/>
              </w:rPr>
            </w:pPr>
            <w:r w:rsidRPr="00906B09">
              <w:rPr>
                <w:sz w:val="18"/>
                <w:szCs w:val="18"/>
              </w:rPr>
              <w:t>Logical</w:t>
            </w:r>
          </w:p>
        </w:tc>
      </w:tr>
      <w:tr w:rsidR="008B10E6" w:rsidRPr="00906B09" w14:paraId="7BE2ED88" w14:textId="77777777" w:rsidTr="006E721A">
        <w:tc>
          <w:tcPr>
            <w:tcW w:w="1560" w:type="dxa"/>
            <w:shd w:val="clear" w:color="auto" w:fill="auto"/>
            <w:tcMar>
              <w:top w:w="0" w:type="dxa"/>
              <w:left w:w="108" w:type="dxa"/>
              <w:bottom w:w="0" w:type="dxa"/>
              <w:right w:w="108" w:type="dxa"/>
            </w:tcMar>
          </w:tcPr>
          <w:p w14:paraId="59627833" w14:textId="77777777" w:rsidR="008B10E6" w:rsidRPr="00906B09" w:rsidRDefault="008B10E6" w:rsidP="00A102D7">
            <w:pPr>
              <w:pStyle w:val="TableContents"/>
              <w:rPr>
                <w:sz w:val="18"/>
                <w:szCs w:val="18"/>
              </w:rPr>
            </w:pPr>
            <w:r w:rsidRPr="00906B09">
              <w:rPr>
                <w:sz w:val="18"/>
                <w:szCs w:val="18"/>
              </w:rPr>
              <w:t>log</w:t>
            </w:r>
          </w:p>
        </w:tc>
        <w:tc>
          <w:tcPr>
            <w:tcW w:w="4961" w:type="dxa"/>
            <w:shd w:val="clear" w:color="auto" w:fill="auto"/>
            <w:tcMar>
              <w:top w:w="0" w:type="dxa"/>
              <w:left w:w="108" w:type="dxa"/>
              <w:bottom w:w="0" w:type="dxa"/>
              <w:right w:w="108" w:type="dxa"/>
            </w:tcMar>
          </w:tcPr>
          <w:p w14:paraId="31AA152B" w14:textId="77777777" w:rsidR="008B10E6" w:rsidRPr="00906B09" w:rsidRDefault="008B10E6" w:rsidP="00A102D7">
            <w:pPr>
              <w:pStyle w:val="TableContents"/>
              <w:jc w:val="left"/>
              <w:rPr>
                <w:sz w:val="18"/>
                <w:szCs w:val="18"/>
              </w:rPr>
            </w:pPr>
            <w:r w:rsidRPr="00906B09">
              <w:rPr>
                <w:sz w:val="18"/>
                <w:szCs w:val="18"/>
              </w:rPr>
              <w:t>logarithm</w:t>
            </w:r>
          </w:p>
          <w:p w14:paraId="64FAE7E3" w14:textId="77777777" w:rsidR="008B10E6" w:rsidRPr="00906B09" w:rsidRDefault="008B10E6" w:rsidP="00A102D7">
            <w:pPr>
              <w:pStyle w:val="TableContents"/>
              <w:jc w:val="left"/>
              <w:rPr>
                <w:sz w:val="18"/>
                <w:szCs w:val="18"/>
              </w:rPr>
            </w:pPr>
            <w:r w:rsidRPr="00906B09">
              <w:rPr>
                <w:sz w:val="18"/>
                <w:szCs w:val="18"/>
              </w:rPr>
              <w:t>Calculates the logarithm of a value</w:t>
            </w:r>
          </w:p>
        </w:tc>
        <w:tc>
          <w:tcPr>
            <w:tcW w:w="1843" w:type="dxa"/>
            <w:shd w:val="clear" w:color="auto" w:fill="auto"/>
            <w:tcMar>
              <w:top w:w="0" w:type="dxa"/>
              <w:left w:w="108" w:type="dxa"/>
              <w:bottom w:w="0" w:type="dxa"/>
              <w:right w:w="108" w:type="dxa"/>
            </w:tcMar>
          </w:tcPr>
          <w:p w14:paraId="089EE46E" w14:textId="77777777" w:rsidR="008B10E6" w:rsidRPr="00906B09" w:rsidRDefault="008B10E6" w:rsidP="00A102D7">
            <w:pPr>
              <w:pStyle w:val="TableContents"/>
              <w:jc w:val="left"/>
              <w:rPr>
                <w:sz w:val="18"/>
                <w:szCs w:val="18"/>
              </w:rPr>
            </w:pPr>
            <w:r w:rsidRPr="00906B09">
              <w:rPr>
                <w:sz w:val="18"/>
                <w:szCs w:val="18"/>
              </w:rPr>
              <w:t>log(param1)</w:t>
            </w:r>
          </w:p>
        </w:tc>
        <w:tc>
          <w:tcPr>
            <w:tcW w:w="1275" w:type="dxa"/>
            <w:shd w:val="clear" w:color="auto" w:fill="auto"/>
            <w:tcMar>
              <w:top w:w="0" w:type="dxa"/>
              <w:left w:w="108" w:type="dxa"/>
              <w:bottom w:w="0" w:type="dxa"/>
              <w:right w:w="108" w:type="dxa"/>
            </w:tcMar>
          </w:tcPr>
          <w:p w14:paraId="52AE1831" w14:textId="77777777" w:rsidR="008B10E6" w:rsidRPr="00906B09" w:rsidRDefault="008B10E6" w:rsidP="00A102D7">
            <w:pPr>
              <w:pStyle w:val="TableContents"/>
              <w:rPr>
                <w:sz w:val="18"/>
                <w:szCs w:val="18"/>
              </w:rPr>
            </w:pPr>
            <w:r w:rsidRPr="00906B09">
              <w:rPr>
                <w:sz w:val="18"/>
                <w:szCs w:val="18"/>
              </w:rPr>
              <w:t>Math&amp;Trigo</w:t>
            </w:r>
          </w:p>
        </w:tc>
      </w:tr>
      <w:tr w:rsidR="008B10E6" w:rsidRPr="00906B09" w14:paraId="4280AFE7" w14:textId="77777777" w:rsidTr="006E721A">
        <w:tc>
          <w:tcPr>
            <w:tcW w:w="1560" w:type="dxa"/>
            <w:shd w:val="clear" w:color="auto" w:fill="auto"/>
            <w:tcMar>
              <w:top w:w="0" w:type="dxa"/>
              <w:left w:w="108" w:type="dxa"/>
              <w:bottom w:w="0" w:type="dxa"/>
              <w:right w:w="108" w:type="dxa"/>
            </w:tcMar>
          </w:tcPr>
          <w:p w14:paraId="4BBF8386" w14:textId="77777777" w:rsidR="008B10E6" w:rsidRPr="00906B09" w:rsidRDefault="008B10E6" w:rsidP="00A102D7">
            <w:pPr>
              <w:pStyle w:val="TableContents"/>
              <w:rPr>
                <w:sz w:val="18"/>
                <w:szCs w:val="18"/>
              </w:rPr>
            </w:pPr>
            <w:r w:rsidRPr="00906B09">
              <w:rPr>
                <w:sz w:val="18"/>
                <w:szCs w:val="18"/>
              </w:rPr>
              <w:t>log10</w:t>
            </w:r>
          </w:p>
        </w:tc>
        <w:tc>
          <w:tcPr>
            <w:tcW w:w="4961" w:type="dxa"/>
            <w:shd w:val="clear" w:color="auto" w:fill="auto"/>
            <w:tcMar>
              <w:top w:w="0" w:type="dxa"/>
              <w:left w:w="108" w:type="dxa"/>
              <w:bottom w:w="0" w:type="dxa"/>
              <w:right w:w="108" w:type="dxa"/>
            </w:tcMar>
          </w:tcPr>
          <w:p w14:paraId="0D25951B" w14:textId="77777777" w:rsidR="008B10E6" w:rsidRPr="00906B09" w:rsidRDefault="008B10E6" w:rsidP="00A102D7">
            <w:pPr>
              <w:pStyle w:val="TableContents"/>
              <w:jc w:val="left"/>
              <w:rPr>
                <w:sz w:val="18"/>
                <w:szCs w:val="18"/>
              </w:rPr>
            </w:pPr>
            <w:r w:rsidRPr="00906B09">
              <w:rPr>
                <w:sz w:val="18"/>
                <w:szCs w:val="18"/>
              </w:rPr>
              <w:t>base-10 logarithm</w:t>
            </w:r>
          </w:p>
          <w:p w14:paraId="75D5F616" w14:textId="77777777" w:rsidR="008B10E6" w:rsidRPr="00906B09" w:rsidRDefault="008B10E6" w:rsidP="00A102D7">
            <w:pPr>
              <w:pStyle w:val="TableContents"/>
              <w:jc w:val="left"/>
              <w:rPr>
                <w:sz w:val="18"/>
                <w:szCs w:val="18"/>
              </w:rPr>
            </w:pPr>
            <w:r w:rsidRPr="00906B09">
              <w:rPr>
                <w:sz w:val="18"/>
                <w:szCs w:val="18"/>
              </w:rPr>
              <w:t>Calculates the base-10 logarithm of a value</w:t>
            </w:r>
          </w:p>
        </w:tc>
        <w:tc>
          <w:tcPr>
            <w:tcW w:w="1843" w:type="dxa"/>
            <w:shd w:val="clear" w:color="auto" w:fill="auto"/>
            <w:tcMar>
              <w:top w:w="0" w:type="dxa"/>
              <w:left w:w="108" w:type="dxa"/>
              <w:bottom w:w="0" w:type="dxa"/>
              <w:right w:w="108" w:type="dxa"/>
            </w:tcMar>
          </w:tcPr>
          <w:p w14:paraId="2C4E9C8F" w14:textId="77777777" w:rsidR="008B10E6" w:rsidRPr="00906B09" w:rsidRDefault="008B10E6" w:rsidP="00A102D7">
            <w:pPr>
              <w:pStyle w:val="TableContents"/>
              <w:jc w:val="left"/>
              <w:rPr>
                <w:sz w:val="18"/>
                <w:szCs w:val="18"/>
              </w:rPr>
            </w:pPr>
            <w:r w:rsidRPr="00906B09">
              <w:rPr>
                <w:sz w:val="18"/>
                <w:szCs w:val="18"/>
              </w:rPr>
              <w:t>log10(param1)</w:t>
            </w:r>
          </w:p>
        </w:tc>
        <w:tc>
          <w:tcPr>
            <w:tcW w:w="1275" w:type="dxa"/>
            <w:shd w:val="clear" w:color="auto" w:fill="auto"/>
            <w:tcMar>
              <w:top w:w="0" w:type="dxa"/>
              <w:left w:w="108" w:type="dxa"/>
              <w:bottom w:w="0" w:type="dxa"/>
              <w:right w:w="108" w:type="dxa"/>
            </w:tcMar>
          </w:tcPr>
          <w:p w14:paraId="5ED8E972" w14:textId="77777777" w:rsidR="008B10E6" w:rsidRPr="00906B09" w:rsidRDefault="008B10E6" w:rsidP="00A102D7">
            <w:pPr>
              <w:pStyle w:val="TableContents"/>
              <w:rPr>
                <w:sz w:val="18"/>
                <w:szCs w:val="18"/>
              </w:rPr>
            </w:pPr>
            <w:r w:rsidRPr="00906B09">
              <w:rPr>
                <w:sz w:val="18"/>
                <w:szCs w:val="18"/>
              </w:rPr>
              <w:t>Math&amp;Trigo</w:t>
            </w:r>
          </w:p>
        </w:tc>
      </w:tr>
      <w:tr w:rsidR="008B10E6" w:rsidRPr="00906B09" w14:paraId="5D844BA9" w14:textId="77777777" w:rsidTr="006E721A">
        <w:tc>
          <w:tcPr>
            <w:tcW w:w="1560" w:type="dxa"/>
            <w:shd w:val="clear" w:color="auto" w:fill="auto"/>
            <w:tcMar>
              <w:top w:w="0" w:type="dxa"/>
              <w:left w:w="108" w:type="dxa"/>
              <w:bottom w:w="0" w:type="dxa"/>
              <w:right w:w="108" w:type="dxa"/>
            </w:tcMar>
          </w:tcPr>
          <w:p w14:paraId="5DE90390" w14:textId="77777777" w:rsidR="008B10E6" w:rsidRPr="00906B09" w:rsidRDefault="008B10E6" w:rsidP="00A102D7">
            <w:pPr>
              <w:pStyle w:val="TableContents"/>
              <w:rPr>
                <w:sz w:val="18"/>
                <w:szCs w:val="18"/>
              </w:rPr>
            </w:pPr>
            <w:r w:rsidRPr="00906B09">
              <w:rPr>
                <w:sz w:val="18"/>
                <w:szCs w:val="18"/>
              </w:rPr>
              <w:t>max</w:t>
            </w:r>
          </w:p>
        </w:tc>
        <w:tc>
          <w:tcPr>
            <w:tcW w:w="4961" w:type="dxa"/>
            <w:shd w:val="clear" w:color="auto" w:fill="auto"/>
            <w:tcMar>
              <w:top w:w="0" w:type="dxa"/>
              <w:left w:w="108" w:type="dxa"/>
              <w:bottom w:w="0" w:type="dxa"/>
              <w:right w:w="108" w:type="dxa"/>
            </w:tcMar>
          </w:tcPr>
          <w:p w14:paraId="4F3A9290" w14:textId="77777777" w:rsidR="008B10E6" w:rsidRPr="00906B09" w:rsidRDefault="008B10E6" w:rsidP="00A102D7">
            <w:pPr>
              <w:pStyle w:val="TableContents"/>
              <w:jc w:val="left"/>
              <w:rPr>
                <w:sz w:val="18"/>
                <w:szCs w:val="18"/>
              </w:rPr>
            </w:pPr>
            <w:r w:rsidRPr="00906B09">
              <w:rPr>
                <w:sz w:val="18"/>
                <w:szCs w:val="18"/>
              </w:rPr>
              <w:t>Maximum</w:t>
            </w:r>
          </w:p>
          <w:p w14:paraId="151583B2" w14:textId="77777777" w:rsidR="008B10E6" w:rsidRPr="00906B09" w:rsidRDefault="008B10E6" w:rsidP="00A102D7">
            <w:pPr>
              <w:pStyle w:val="TableContents"/>
              <w:jc w:val="left"/>
              <w:rPr>
                <w:sz w:val="18"/>
                <w:szCs w:val="18"/>
              </w:rPr>
            </w:pPr>
            <w:r w:rsidRPr="00906B09">
              <w:rPr>
                <w:sz w:val="18"/>
                <w:szCs w:val="18"/>
              </w:rPr>
              <w:t>Calculates the larger of two values</w:t>
            </w:r>
          </w:p>
        </w:tc>
        <w:tc>
          <w:tcPr>
            <w:tcW w:w="1843" w:type="dxa"/>
            <w:shd w:val="clear" w:color="auto" w:fill="auto"/>
            <w:tcMar>
              <w:top w:w="0" w:type="dxa"/>
              <w:left w:w="108" w:type="dxa"/>
              <w:bottom w:w="0" w:type="dxa"/>
              <w:right w:w="108" w:type="dxa"/>
            </w:tcMar>
          </w:tcPr>
          <w:p w14:paraId="7569EDEC" w14:textId="77777777" w:rsidR="008B10E6" w:rsidRPr="00906B09" w:rsidRDefault="008B10E6" w:rsidP="00A102D7">
            <w:pPr>
              <w:pStyle w:val="TableContents"/>
              <w:jc w:val="left"/>
              <w:rPr>
                <w:sz w:val="18"/>
                <w:szCs w:val="18"/>
              </w:rPr>
            </w:pPr>
            <w:r w:rsidRPr="00906B09">
              <w:rPr>
                <w:sz w:val="18"/>
                <w:szCs w:val="18"/>
              </w:rPr>
              <w:t>max(param1,param2)</w:t>
            </w:r>
          </w:p>
        </w:tc>
        <w:tc>
          <w:tcPr>
            <w:tcW w:w="1275" w:type="dxa"/>
            <w:shd w:val="clear" w:color="auto" w:fill="auto"/>
            <w:tcMar>
              <w:top w:w="0" w:type="dxa"/>
              <w:left w:w="108" w:type="dxa"/>
              <w:bottom w:w="0" w:type="dxa"/>
              <w:right w:w="108" w:type="dxa"/>
            </w:tcMar>
          </w:tcPr>
          <w:p w14:paraId="7BD961A7" w14:textId="77777777" w:rsidR="008B10E6" w:rsidRPr="00906B09" w:rsidRDefault="008B10E6" w:rsidP="00A102D7">
            <w:pPr>
              <w:pStyle w:val="Standard"/>
            </w:pPr>
          </w:p>
        </w:tc>
      </w:tr>
      <w:tr w:rsidR="008B10E6" w:rsidRPr="00906B09" w14:paraId="04922BFF" w14:textId="77777777" w:rsidTr="006E721A">
        <w:tc>
          <w:tcPr>
            <w:tcW w:w="1560" w:type="dxa"/>
            <w:shd w:val="clear" w:color="auto" w:fill="auto"/>
            <w:tcMar>
              <w:top w:w="0" w:type="dxa"/>
              <w:left w:w="108" w:type="dxa"/>
              <w:bottom w:w="0" w:type="dxa"/>
              <w:right w:w="108" w:type="dxa"/>
            </w:tcMar>
          </w:tcPr>
          <w:p w14:paraId="3757864F" w14:textId="77777777" w:rsidR="008B10E6" w:rsidRPr="00906B09" w:rsidRDefault="008B10E6" w:rsidP="00A102D7">
            <w:pPr>
              <w:pStyle w:val="TableContents"/>
              <w:rPr>
                <w:sz w:val="18"/>
                <w:szCs w:val="18"/>
              </w:rPr>
            </w:pPr>
            <w:r w:rsidRPr="00906B09">
              <w:rPr>
                <w:sz w:val="18"/>
                <w:szCs w:val="18"/>
              </w:rPr>
              <w:t>min</w:t>
            </w:r>
          </w:p>
        </w:tc>
        <w:tc>
          <w:tcPr>
            <w:tcW w:w="4961" w:type="dxa"/>
            <w:shd w:val="clear" w:color="auto" w:fill="auto"/>
            <w:tcMar>
              <w:top w:w="0" w:type="dxa"/>
              <w:left w:w="108" w:type="dxa"/>
              <w:bottom w:w="0" w:type="dxa"/>
              <w:right w:w="108" w:type="dxa"/>
            </w:tcMar>
          </w:tcPr>
          <w:p w14:paraId="33C85E77" w14:textId="77777777" w:rsidR="008B10E6" w:rsidRPr="00906B09" w:rsidRDefault="008B10E6" w:rsidP="00A102D7">
            <w:pPr>
              <w:pStyle w:val="TableContents"/>
              <w:jc w:val="left"/>
              <w:rPr>
                <w:sz w:val="18"/>
                <w:szCs w:val="18"/>
              </w:rPr>
            </w:pPr>
            <w:r w:rsidRPr="00906B09">
              <w:rPr>
                <w:sz w:val="18"/>
                <w:szCs w:val="18"/>
              </w:rPr>
              <w:t>Minimum</w:t>
            </w:r>
          </w:p>
          <w:p w14:paraId="28DCC5F0" w14:textId="77777777" w:rsidR="008B10E6" w:rsidRPr="00906B09" w:rsidRDefault="008B10E6" w:rsidP="00A102D7">
            <w:pPr>
              <w:pStyle w:val="TableContents"/>
              <w:jc w:val="left"/>
              <w:rPr>
                <w:sz w:val="18"/>
                <w:szCs w:val="18"/>
              </w:rPr>
            </w:pPr>
            <w:r w:rsidRPr="00906B09">
              <w:rPr>
                <w:sz w:val="18"/>
                <w:szCs w:val="18"/>
              </w:rPr>
              <w:t>Calculates the smaller of two values</w:t>
            </w:r>
          </w:p>
        </w:tc>
        <w:tc>
          <w:tcPr>
            <w:tcW w:w="1843" w:type="dxa"/>
            <w:shd w:val="clear" w:color="auto" w:fill="auto"/>
            <w:tcMar>
              <w:top w:w="0" w:type="dxa"/>
              <w:left w:w="108" w:type="dxa"/>
              <w:bottom w:w="0" w:type="dxa"/>
              <w:right w:w="108" w:type="dxa"/>
            </w:tcMar>
          </w:tcPr>
          <w:p w14:paraId="38A23F56" w14:textId="77777777" w:rsidR="008B10E6" w:rsidRPr="00906B09" w:rsidRDefault="008B10E6" w:rsidP="00A102D7">
            <w:pPr>
              <w:pStyle w:val="TableContents"/>
              <w:jc w:val="left"/>
              <w:rPr>
                <w:sz w:val="18"/>
                <w:szCs w:val="18"/>
              </w:rPr>
            </w:pPr>
            <w:r w:rsidRPr="00906B09">
              <w:rPr>
                <w:sz w:val="18"/>
                <w:szCs w:val="18"/>
              </w:rPr>
              <w:t>min(param1,param2)</w:t>
            </w:r>
          </w:p>
        </w:tc>
        <w:tc>
          <w:tcPr>
            <w:tcW w:w="1275" w:type="dxa"/>
            <w:shd w:val="clear" w:color="auto" w:fill="auto"/>
            <w:tcMar>
              <w:top w:w="0" w:type="dxa"/>
              <w:left w:w="108" w:type="dxa"/>
              <w:bottom w:w="0" w:type="dxa"/>
              <w:right w:w="108" w:type="dxa"/>
            </w:tcMar>
          </w:tcPr>
          <w:p w14:paraId="43649418" w14:textId="77777777" w:rsidR="008B10E6" w:rsidRPr="00906B09" w:rsidRDefault="008B10E6" w:rsidP="00A102D7">
            <w:pPr>
              <w:pStyle w:val="Standard"/>
            </w:pPr>
          </w:p>
        </w:tc>
      </w:tr>
      <w:tr w:rsidR="008B10E6" w:rsidRPr="00906B09" w14:paraId="6C4BCD6C" w14:textId="77777777" w:rsidTr="006E721A">
        <w:tc>
          <w:tcPr>
            <w:tcW w:w="1560" w:type="dxa"/>
            <w:shd w:val="clear" w:color="auto" w:fill="auto"/>
            <w:tcMar>
              <w:top w:w="0" w:type="dxa"/>
              <w:left w:w="108" w:type="dxa"/>
              <w:bottom w:w="0" w:type="dxa"/>
              <w:right w:w="108" w:type="dxa"/>
            </w:tcMar>
          </w:tcPr>
          <w:p w14:paraId="76AE8FDA" w14:textId="77777777" w:rsidR="008B10E6" w:rsidRPr="00906B09" w:rsidRDefault="008B10E6" w:rsidP="00A102D7">
            <w:pPr>
              <w:pStyle w:val="TableContents"/>
              <w:rPr>
                <w:sz w:val="18"/>
                <w:szCs w:val="18"/>
              </w:rPr>
            </w:pPr>
            <w:r w:rsidRPr="00906B09">
              <w:rPr>
                <w:sz w:val="18"/>
                <w:szCs w:val="18"/>
              </w:rPr>
              <w:t>mod</w:t>
            </w:r>
          </w:p>
        </w:tc>
        <w:tc>
          <w:tcPr>
            <w:tcW w:w="4961" w:type="dxa"/>
            <w:shd w:val="clear" w:color="auto" w:fill="auto"/>
            <w:tcMar>
              <w:top w:w="0" w:type="dxa"/>
              <w:left w:w="108" w:type="dxa"/>
              <w:bottom w:w="0" w:type="dxa"/>
              <w:right w:w="108" w:type="dxa"/>
            </w:tcMar>
          </w:tcPr>
          <w:p w14:paraId="21D1A392" w14:textId="77777777" w:rsidR="008B10E6" w:rsidRPr="00906B09" w:rsidRDefault="008B10E6" w:rsidP="00A102D7">
            <w:pPr>
              <w:pStyle w:val="TableContents"/>
              <w:jc w:val="left"/>
            </w:pPr>
            <w:r w:rsidRPr="00906B09">
              <w:rPr>
                <w:b/>
                <w:sz w:val="18"/>
                <w:szCs w:val="18"/>
              </w:rPr>
              <w:t>floating-point remainder</w:t>
            </w:r>
          </w:p>
          <w:p w14:paraId="027CD7CF" w14:textId="77777777" w:rsidR="008B10E6" w:rsidRPr="00906B09" w:rsidRDefault="008B10E6" w:rsidP="00A102D7">
            <w:pPr>
              <w:pStyle w:val="TableContents"/>
              <w:jc w:val="left"/>
              <w:rPr>
                <w:sz w:val="18"/>
                <w:szCs w:val="18"/>
              </w:rPr>
            </w:pPr>
            <w:r w:rsidRPr="00906B09">
              <w:rPr>
                <w:sz w:val="18"/>
                <w:szCs w:val="18"/>
              </w:rPr>
              <w:t>Calculates the floating-point remainder</w:t>
            </w:r>
          </w:p>
        </w:tc>
        <w:tc>
          <w:tcPr>
            <w:tcW w:w="1843" w:type="dxa"/>
            <w:shd w:val="clear" w:color="auto" w:fill="auto"/>
            <w:tcMar>
              <w:top w:w="0" w:type="dxa"/>
              <w:left w:w="108" w:type="dxa"/>
              <w:bottom w:w="0" w:type="dxa"/>
              <w:right w:w="108" w:type="dxa"/>
            </w:tcMar>
          </w:tcPr>
          <w:p w14:paraId="0A6FC36B" w14:textId="77777777" w:rsidR="008B10E6" w:rsidRPr="00906B09" w:rsidRDefault="008B10E6" w:rsidP="00A102D7">
            <w:pPr>
              <w:pStyle w:val="TableContents"/>
              <w:jc w:val="left"/>
              <w:rPr>
                <w:sz w:val="18"/>
                <w:szCs w:val="18"/>
              </w:rPr>
            </w:pPr>
            <w:r w:rsidRPr="00906B09">
              <w:rPr>
                <w:sz w:val="18"/>
                <w:szCs w:val="18"/>
              </w:rPr>
              <w:t>mod(param1,param2)</w:t>
            </w:r>
          </w:p>
        </w:tc>
        <w:tc>
          <w:tcPr>
            <w:tcW w:w="1275" w:type="dxa"/>
            <w:shd w:val="clear" w:color="auto" w:fill="auto"/>
            <w:tcMar>
              <w:top w:w="0" w:type="dxa"/>
              <w:left w:w="108" w:type="dxa"/>
              <w:bottom w:w="0" w:type="dxa"/>
              <w:right w:w="108" w:type="dxa"/>
            </w:tcMar>
          </w:tcPr>
          <w:p w14:paraId="7CA8A195" w14:textId="77777777" w:rsidR="008B10E6" w:rsidRPr="00906B09" w:rsidRDefault="008B10E6" w:rsidP="00A102D7">
            <w:pPr>
              <w:pStyle w:val="TableContents"/>
              <w:rPr>
                <w:sz w:val="18"/>
                <w:szCs w:val="18"/>
              </w:rPr>
            </w:pPr>
            <w:r w:rsidRPr="00906B09">
              <w:rPr>
                <w:sz w:val="18"/>
                <w:szCs w:val="18"/>
              </w:rPr>
              <w:t>Math&amp;Trigo</w:t>
            </w:r>
          </w:p>
        </w:tc>
      </w:tr>
      <w:tr w:rsidR="008B10E6" w:rsidRPr="00906B09" w14:paraId="33ABA415" w14:textId="77777777" w:rsidTr="006E721A">
        <w:tc>
          <w:tcPr>
            <w:tcW w:w="1560" w:type="dxa"/>
            <w:shd w:val="clear" w:color="auto" w:fill="auto"/>
            <w:tcMar>
              <w:top w:w="0" w:type="dxa"/>
              <w:left w:w="108" w:type="dxa"/>
              <w:bottom w:w="0" w:type="dxa"/>
              <w:right w:w="108" w:type="dxa"/>
            </w:tcMar>
          </w:tcPr>
          <w:p w14:paraId="3314A657" w14:textId="77777777" w:rsidR="008B10E6" w:rsidRPr="00906B09" w:rsidRDefault="008B10E6" w:rsidP="00A102D7">
            <w:pPr>
              <w:pStyle w:val="TableContents"/>
              <w:rPr>
                <w:sz w:val="18"/>
                <w:szCs w:val="18"/>
              </w:rPr>
            </w:pPr>
            <w:r w:rsidRPr="00906B09">
              <w:rPr>
                <w:sz w:val="18"/>
                <w:szCs w:val="18"/>
              </w:rPr>
              <w:t>rad2deg</w:t>
            </w:r>
          </w:p>
        </w:tc>
        <w:tc>
          <w:tcPr>
            <w:tcW w:w="4961" w:type="dxa"/>
            <w:shd w:val="clear" w:color="auto" w:fill="auto"/>
            <w:tcMar>
              <w:top w:w="0" w:type="dxa"/>
              <w:left w:w="108" w:type="dxa"/>
              <w:bottom w:w="0" w:type="dxa"/>
              <w:right w:w="108" w:type="dxa"/>
            </w:tcMar>
          </w:tcPr>
          <w:p w14:paraId="3A3E260E" w14:textId="77777777" w:rsidR="008B10E6" w:rsidRPr="00906B09" w:rsidRDefault="008B10E6" w:rsidP="00A102D7">
            <w:pPr>
              <w:pStyle w:val="TableContents"/>
              <w:jc w:val="left"/>
              <w:rPr>
                <w:sz w:val="18"/>
                <w:szCs w:val="18"/>
              </w:rPr>
            </w:pPr>
            <w:r w:rsidRPr="00906B09">
              <w:rPr>
                <w:sz w:val="18"/>
                <w:szCs w:val="18"/>
              </w:rPr>
              <w:t>Translates Radian to Degree</w:t>
            </w:r>
          </w:p>
        </w:tc>
        <w:tc>
          <w:tcPr>
            <w:tcW w:w="1843" w:type="dxa"/>
            <w:shd w:val="clear" w:color="auto" w:fill="auto"/>
            <w:tcMar>
              <w:top w:w="0" w:type="dxa"/>
              <w:left w:w="108" w:type="dxa"/>
              <w:bottom w:w="0" w:type="dxa"/>
              <w:right w:w="108" w:type="dxa"/>
            </w:tcMar>
          </w:tcPr>
          <w:p w14:paraId="7D46C7BD" w14:textId="77777777" w:rsidR="008B10E6" w:rsidRPr="00906B09" w:rsidRDefault="008B10E6" w:rsidP="00A102D7">
            <w:pPr>
              <w:pStyle w:val="TableContents"/>
              <w:jc w:val="left"/>
              <w:rPr>
                <w:sz w:val="18"/>
                <w:szCs w:val="18"/>
              </w:rPr>
            </w:pPr>
            <w:r w:rsidRPr="00906B09">
              <w:rPr>
                <w:sz w:val="18"/>
                <w:szCs w:val="18"/>
              </w:rPr>
              <w:t>rad2deg(param1)</w:t>
            </w:r>
          </w:p>
        </w:tc>
        <w:tc>
          <w:tcPr>
            <w:tcW w:w="1275" w:type="dxa"/>
            <w:shd w:val="clear" w:color="auto" w:fill="auto"/>
            <w:tcMar>
              <w:top w:w="0" w:type="dxa"/>
              <w:left w:w="108" w:type="dxa"/>
              <w:bottom w:w="0" w:type="dxa"/>
              <w:right w:w="108" w:type="dxa"/>
            </w:tcMar>
          </w:tcPr>
          <w:p w14:paraId="1F69AA01" w14:textId="77777777" w:rsidR="008B10E6" w:rsidRPr="00906B09" w:rsidRDefault="008B10E6" w:rsidP="00A102D7">
            <w:pPr>
              <w:pStyle w:val="TableContents"/>
              <w:rPr>
                <w:sz w:val="18"/>
                <w:szCs w:val="18"/>
              </w:rPr>
            </w:pPr>
            <w:r w:rsidRPr="00906B09">
              <w:rPr>
                <w:sz w:val="18"/>
                <w:szCs w:val="18"/>
              </w:rPr>
              <w:t>Math&amp;Trigo</w:t>
            </w:r>
          </w:p>
        </w:tc>
      </w:tr>
      <w:tr w:rsidR="008B10E6" w:rsidRPr="00906B09" w14:paraId="305E5504" w14:textId="77777777" w:rsidTr="006E721A">
        <w:tc>
          <w:tcPr>
            <w:tcW w:w="1560" w:type="dxa"/>
            <w:shd w:val="clear" w:color="auto" w:fill="auto"/>
            <w:tcMar>
              <w:top w:w="0" w:type="dxa"/>
              <w:left w:w="108" w:type="dxa"/>
              <w:bottom w:w="0" w:type="dxa"/>
              <w:right w:w="108" w:type="dxa"/>
            </w:tcMar>
          </w:tcPr>
          <w:p w14:paraId="5AC28A8D" w14:textId="77777777" w:rsidR="008B10E6" w:rsidRPr="00906B09" w:rsidRDefault="008B10E6" w:rsidP="00A102D7">
            <w:pPr>
              <w:pStyle w:val="TableContents"/>
              <w:rPr>
                <w:sz w:val="18"/>
                <w:szCs w:val="18"/>
              </w:rPr>
            </w:pPr>
            <w:r w:rsidRPr="00906B09">
              <w:rPr>
                <w:sz w:val="18"/>
                <w:szCs w:val="18"/>
              </w:rPr>
              <w:t>round</w:t>
            </w:r>
          </w:p>
        </w:tc>
        <w:tc>
          <w:tcPr>
            <w:tcW w:w="4961" w:type="dxa"/>
            <w:shd w:val="clear" w:color="auto" w:fill="auto"/>
            <w:tcMar>
              <w:top w:w="0" w:type="dxa"/>
              <w:left w:w="108" w:type="dxa"/>
              <w:bottom w:w="0" w:type="dxa"/>
              <w:right w:w="108" w:type="dxa"/>
            </w:tcMar>
          </w:tcPr>
          <w:p w14:paraId="744A23A7" w14:textId="77777777" w:rsidR="008B10E6" w:rsidRPr="00906B09" w:rsidRDefault="008B10E6" w:rsidP="00A102D7">
            <w:pPr>
              <w:pStyle w:val="TableContents"/>
              <w:jc w:val="left"/>
              <w:rPr>
                <w:sz w:val="18"/>
                <w:szCs w:val="18"/>
              </w:rPr>
            </w:pPr>
            <w:r w:rsidRPr="00906B09">
              <w:rPr>
                <w:sz w:val="18"/>
                <w:szCs w:val="18"/>
              </w:rPr>
              <w:t>rounded value</w:t>
            </w:r>
          </w:p>
          <w:p w14:paraId="5B46B51A" w14:textId="77777777" w:rsidR="008B10E6" w:rsidRPr="00906B09" w:rsidRDefault="008B10E6" w:rsidP="00A102D7">
            <w:pPr>
              <w:pStyle w:val="TableContents"/>
              <w:jc w:val="left"/>
              <w:rPr>
                <w:sz w:val="18"/>
                <w:szCs w:val="18"/>
              </w:rPr>
            </w:pPr>
            <w:r w:rsidRPr="00906B09">
              <w:rPr>
                <w:sz w:val="18"/>
                <w:szCs w:val="18"/>
              </w:rPr>
              <w:t>Calculates the rounded value</w:t>
            </w:r>
          </w:p>
        </w:tc>
        <w:tc>
          <w:tcPr>
            <w:tcW w:w="1843" w:type="dxa"/>
            <w:shd w:val="clear" w:color="auto" w:fill="auto"/>
            <w:tcMar>
              <w:top w:w="0" w:type="dxa"/>
              <w:left w:w="108" w:type="dxa"/>
              <w:bottom w:w="0" w:type="dxa"/>
              <w:right w:w="108" w:type="dxa"/>
            </w:tcMar>
          </w:tcPr>
          <w:p w14:paraId="429E94F7" w14:textId="77777777" w:rsidR="008B10E6" w:rsidRPr="00906B09" w:rsidRDefault="008B10E6" w:rsidP="00A102D7">
            <w:pPr>
              <w:pStyle w:val="TableContents"/>
              <w:jc w:val="left"/>
              <w:rPr>
                <w:sz w:val="18"/>
                <w:szCs w:val="18"/>
              </w:rPr>
            </w:pPr>
            <w:r w:rsidRPr="00906B09">
              <w:rPr>
                <w:sz w:val="18"/>
                <w:szCs w:val="18"/>
              </w:rPr>
              <w:t>round(param1)</w:t>
            </w:r>
          </w:p>
        </w:tc>
        <w:tc>
          <w:tcPr>
            <w:tcW w:w="1275" w:type="dxa"/>
            <w:shd w:val="clear" w:color="auto" w:fill="auto"/>
            <w:tcMar>
              <w:top w:w="0" w:type="dxa"/>
              <w:left w:w="108" w:type="dxa"/>
              <w:bottom w:w="0" w:type="dxa"/>
              <w:right w:w="108" w:type="dxa"/>
            </w:tcMar>
          </w:tcPr>
          <w:p w14:paraId="58C59E7F" w14:textId="77777777" w:rsidR="008B10E6" w:rsidRPr="00906B09" w:rsidRDefault="008B10E6" w:rsidP="00A102D7">
            <w:pPr>
              <w:pStyle w:val="TableContents"/>
              <w:rPr>
                <w:sz w:val="18"/>
                <w:szCs w:val="18"/>
              </w:rPr>
            </w:pPr>
            <w:r w:rsidRPr="00906B09">
              <w:rPr>
                <w:sz w:val="18"/>
                <w:szCs w:val="18"/>
              </w:rPr>
              <w:t>Math&amp;Trigo</w:t>
            </w:r>
          </w:p>
        </w:tc>
      </w:tr>
      <w:tr w:rsidR="008B10E6" w:rsidRPr="00906B09" w14:paraId="210C9E78" w14:textId="77777777" w:rsidTr="006E721A">
        <w:tc>
          <w:tcPr>
            <w:tcW w:w="1560" w:type="dxa"/>
            <w:shd w:val="clear" w:color="auto" w:fill="auto"/>
            <w:tcMar>
              <w:top w:w="0" w:type="dxa"/>
              <w:left w:w="108" w:type="dxa"/>
              <w:bottom w:w="0" w:type="dxa"/>
              <w:right w:w="108" w:type="dxa"/>
            </w:tcMar>
          </w:tcPr>
          <w:p w14:paraId="2DF03CFE" w14:textId="77777777" w:rsidR="008B10E6" w:rsidRPr="00906B09" w:rsidRDefault="008B10E6" w:rsidP="00A102D7">
            <w:pPr>
              <w:pStyle w:val="TableContents"/>
              <w:rPr>
                <w:sz w:val="18"/>
                <w:szCs w:val="18"/>
              </w:rPr>
            </w:pPr>
            <w:r w:rsidRPr="00906B09">
              <w:rPr>
                <w:sz w:val="18"/>
                <w:szCs w:val="18"/>
              </w:rPr>
              <w:t>rnd</w:t>
            </w:r>
          </w:p>
        </w:tc>
        <w:tc>
          <w:tcPr>
            <w:tcW w:w="4961" w:type="dxa"/>
            <w:shd w:val="clear" w:color="auto" w:fill="auto"/>
            <w:tcMar>
              <w:top w:w="0" w:type="dxa"/>
              <w:left w:w="108" w:type="dxa"/>
              <w:bottom w:w="0" w:type="dxa"/>
              <w:right w:w="108" w:type="dxa"/>
            </w:tcMar>
          </w:tcPr>
          <w:p w14:paraId="74609B23" w14:textId="77777777" w:rsidR="008B10E6" w:rsidRPr="00906B09" w:rsidRDefault="008B10E6" w:rsidP="00A102D7">
            <w:pPr>
              <w:pStyle w:val="TableContents"/>
              <w:jc w:val="left"/>
              <w:rPr>
                <w:b/>
                <w:sz w:val="18"/>
                <w:szCs w:val="18"/>
              </w:rPr>
            </w:pPr>
            <w:r w:rsidRPr="00906B09">
              <w:rPr>
                <w:b/>
                <w:sz w:val="18"/>
                <w:szCs w:val="18"/>
              </w:rPr>
              <w:t>rounded value</w:t>
            </w:r>
          </w:p>
          <w:p w14:paraId="392C76C4" w14:textId="77777777" w:rsidR="008B10E6" w:rsidRPr="00906B09" w:rsidRDefault="008B10E6" w:rsidP="00A102D7">
            <w:pPr>
              <w:pStyle w:val="TableContents"/>
              <w:jc w:val="left"/>
              <w:rPr>
                <w:sz w:val="18"/>
                <w:szCs w:val="18"/>
              </w:rPr>
            </w:pPr>
            <w:r w:rsidRPr="00906B09">
              <w:rPr>
                <w:sz w:val="18"/>
                <w:szCs w:val="18"/>
              </w:rPr>
              <w:t>Calculates the rounded value of a number x with a decimal precision of n figures after decimal point.</w:t>
            </w:r>
            <w:r w:rsidRPr="00906B09">
              <w:rPr>
                <w:sz w:val="18"/>
                <w:szCs w:val="18"/>
              </w:rPr>
              <w:br/>
              <w:t>rnd(x,decimal precision)</w:t>
            </w:r>
          </w:p>
        </w:tc>
        <w:tc>
          <w:tcPr>
            <w:tcW w:w="1843" w:type="dxa"/>
            <w:shd w:val="clear" w:color="auto" w:fill="auto"/>
            <w:tcMar>
              <w:top w:w="0" w:type="dxa"/>
              <w:left w:w="108" w:type="dxa"/>
              <w:bottom w:w="0" w:type="dxa"/>
              <w:right w:w="108" w:type="dxa"/>
            </w:tcMar>
          </w:tcPr>
          <w:p w14:paraId="79D50A27" w14:textId="77777777" w:rsidR="008B10E6" w:rsidRPr="00906B09" w:rsidRDefault="008B10E6" w:rsidP="00A102D7">
            <w:pPr>
              <w:pStyle w:val="TableContents"/>
              <w:jc w:val="left"/>
              <w:rPr>
                <w:sz w:val="18"/>
                <w:szCs w:val="18"/>
              </w:rPr>
            </w:pPr>
            <w:r w:rsidRPr="00906B09">
              <w:rPr>
                <w:sz w:val="18"/>
                <w:szCs w:val="18"/>
              </w:rPr>
              <w:t>Rnd(param1,param2)</w:t>
            </w:r>
          </w:p>
        </w:tc>
        <w:tc>
          <w:tcPr>
            <w:tcW w:w="1275" w:type="dxa"/>
            <w:shd w:val="clear" w:color="auto" w:fill="auto"/>
            <w:tcMar>
              <w:top w:w="0" w:type="dxa"/>
              <w:left w:w="108" w:type="dxa"/>
              <w:bottom w:w="0" w:type="dxa"/>
              <w:right w:w="108" w:type="dxa"/>
            </w:tcMar>
          </w:tcPr>
          <w:p w14:paraId="7CF368E9" w14:textId="77777777" w:rsidR="008B10E6" w:rsidRPr="00906B09" w:rsidRDefault="008B10E6" w:rsidP="00A102D7">
            <w:pPr>
              <w:pStyle w:val="TableContents"/>
              <w:rPr>
                <w:sz w:val="18"/>
                <w:szCs w:val="18"/>
              </w:rPr>
            </w:pPr>
            <w:r w:rsidRPr="00906B09">
              <w:rPr>
                <w:sz w:val="18"/>
                <w:szCs w:val="18"/>
              </w:rPr>
              <w:t>Math&amp;Trigo</w:t>
            </w:r>
          </w:p>
        </w:tc>
      </w:tr>
      <w:tr w:rsidR="008B10E6" w:rsidRPr="00906B09" w14:paraId="6879787F" w14:textId="77777777" w:rsidTr="006E721A">
        <w:tc>
          <w:tcPr>
            <w:tcW w:w="1560" w:type="dxa"/>
            <w:shd w:val="clear" w:color="auto" w:fill="auto"/>
            <w:tcMar>
              <w:top w:w="0" w:type="dxa"/>
              <w:left w:w="108" w:type="dxa"/>
              <w:bottom w:w="0" w:type="dxa"/>
              <w:right w:w="108" w:type="dxa"/>
            </w:tcMar>
          </w:tcPr>
          <w:p w14:paraId="7C2823C1" w14:textId="77777777" w:rsidR="008B10E6" w:rsidRPr="00906B09" w:rsidRDefault="008B10E6" w:rsidP="00A102D7">
            <w:pPr>
              <w:pStyle w:val="TableContents"/>
              <w:rPr>
                <w:sz w:val="18"/>
                <w:szCs w:val="18"/>
              </w:rPr>
            </w:pPr>
            <w:r w:rsidRPr="00906B09">
              <w:rPr>
                <w:sz w:val="18"/>
                <w:szCs w:val="18"/>
              </w:rPr>
              <w:t>sign</w:t>
            </w:r>
          </w:p>
        </w:tc>
        <w:tc>
          <w:tcPr>
            <w:tcW w:w="4961" w:type="dxa"/>
            <w:shd w:val="clear" w:color="auto" w:fill="auto"/>
            <w:tcMar>
              <w:top w:w="0" w:type="dxa"/>
              <w:left w:w="108" w:type="dxa"/>
              <w:bottom w:w="0" w:type="dxa"/>
              <w:right w:w="108" w:type="dxa"/>
            </w:tcMar>
          </w:tcPr>
          <w:p w14:paraId="2AF08BDD" w14:textId="77777777" w:rsidR="008B10E6" w:rsidRPr="00906B09" w:rsidRDefault="008B10E6" w:rsidP="00A102D7">
            <w:pPr>
              <w:pStyle w:val="TableContents"/>
              <w:jc w:val="left"/>
            </w:pPr>
            <w:r w:rsidRPr="00906B09">
              <w:rPr>
                <w:b/>
                <w:sz w:val="18"/>
                <w:szCs w:val="18"/>
              </w:rPr>
              <w:t>Checks the sign</w:t>
            </w:r>
            <w:r w:rsidRPr="00906B09">
              <w:rPr>
                <w:sz w:val="18"/>
                <w:szCs w:val="18"/>
              </w:rPr>
              <w:t xml:space="preserve"> of a value (-1: negative, 1: positive or zero)</w:t>
            </w:r>
          </w:p>
        </w:tc>
        <w:tc>
          <w:tcPr>
            <w:tcW w:w="1843" w:type="dxa"/>
            <w:shd w:val="clear" w:color="auto" w:fill="auto"/>
            <w:tcMar>
              <w:top w:w="0" w:type="dxa"/>
              <w:left w:w="108" w:type="dxa"/>
              <w:bottom w:w="0" w:type="dxa"/>
              <w:right w:w="108" w:type="dxa"/>
            </w:tcMar>
          </w:tcPr>
          <w:p w14:paraId="693274B9" w14:textId="77777777" w:rsidR="008B10E6" w:rsidRPr="00906B09" w:rsidRDefault="008B10E6" w:rsidP="00A102D7">
            <w:pPr>
              <w:pStyle w:val="TableContents"/>
              <w:jc w:val="left"/>
              <w:rPr>
                <w:sz w:val="18"/>
                <w:szCs w:val="18"/>
              </w:rPr>
            </w:pPr>
            <w:r w:rsidRPr="00906B09">
              <w:rPr>
                <w:sz w:val="18"/>
                <w:szCs w:val="18"/>
              </w:rPr>
              <w:t>sign(param1)</w:t>
            </w:r>
          </w:p>
        </w:tc>
        <w:tc>
          <w:tcPr>
            <w:tcW w:w="1275" w:type="dxa"/>
            <w:shd w:val="clear" w:color="auto" w:fill="auto"/>
            <w:tcMar>
              <w:top w:w="0" w:type="dxa"/>
              <w:left w:w="108" w:type="dxa"/>
              <w:bottom w:w="0" w:type="dxa"/>
              <w:right w:w="108" w:type="dxa"/>
            </w:tcMar>
          </w:tcPr>
          <w:p w14:paraId="4FB4DC6F" w14:textId="77777777" w:rsidR="008B10E6" w:rsidRPr="00906B09" w:rsidRDefault="008B10E6" w:rsidP="00A102D7">
            <w:pPr>
              <w:pStyle w:val="TableContents"/>
              <w:rPr>
                <w:sz w:val="18"/>
                <w:szCs w:val="18"/>
              </w:rPr>
            </w:pPr>
            <w:r w:rsidRPr="00906B09">
              <w:rPr>
                <w:sz w:val="18"/>
                <w:szCs w:val="18"/>
              </w:rPr>
              <w:t>Math&amp;Trigo</w:t>
            </w:r>
          </w:p>
        </w:tc>
      </w:tr>
      <w:tr w:rsidR="008B10E6" w:rsidRPr="00906B09" w14:paraId="465AC9F3" w14:textId="77777777" w:rsidTr="006E721A">
        <w:tc>
          <w:tcPr>
            <w:tcW w:w="1560" w:type="dxa"/>
            <w:shd w:val="clear" w:color="auto" w:fill="auto"/>
            <w:tcMar>
              <w:top w:w="0" w:type="dxa"/>
              <w:left w:w="108" w:type="dxa"/>
              <w:bottom w:w="0" w:type="dxa"/>
              <w:right w:w="108" w:type="dxa"/>
            </w:tcMar>
          </w:tcPr>
          <w:p w14:paraId="171088BD" w14:textId="77777777" w:rsidR="008B10E6" w:rsidRPr="00906B09" w:rsidRDefault="008B10E6" w:rsidP="00A102D7">
            <w:pPr>
              <w:pStyle w:val="TableContents"/>
              <w:rPr>
                <w:sz w:val="18"/>
                <w:szCs w:val="18"/>
              </w:rPr>
            </w:pPr>
            <w:r w:rsidRPr="00906B09">
              <w:rPr>
                <w:sz w:val="18"/>
                <w:szCs w:val="18"/>
              </w:rPr>
              <w:t>sin</w:t>
            </w:r>
          </w:p>
        </w:tc>
        <w:tc>
          <w:tcPr>
            <w:tcW w:w="4961" w:type="dxa"/>
            <w:shd w:val="clear" w:color="auto" w:fill="auto"/>
            <w:tcMar>
              <w:top w:w="0" w:type="dxa"/>
              <w:left w:w="108" w:type="dxa"/>
              <w:bottom w:w="0" w:type="dxa"/>
              <w:right w:w="108" w:type="dxa"/>
            </w:tcMar>
          </w:tcPr>
          <w:p w14:paraId="705A8403" w14:textId="77777777" w:rsidR="008B10E6" w:rsidRPr="00906B09" w:rsidRDefault="008B10E6" w:rsidP="00A102D7">
            <w:pPr>
              <w:pStyle w:val="TableContents"/>
              <w:jc w:val="left"/>
              <w:rPr>
                <w:sz w:val="18"/>
                <w:szCs w:val="18"/>
              </w:rPr>
            </w:pPr>
            <w:r w:rsidRPr="00906B09">
              <w:rPr>
                <w:sz w:val="18"/>
                <w:szCs w:val="18"/>
              </w:rPr>
              <w:t>sine (radian)</w:t>
            </w:r>
          </w:p>
          <w:p w14:paraId="5B87609F" w14:textId="77777777" w:rsidR="008B10E6" w:rsidRPr="00906B09" w:rsidRDefault="008B10E6" w:rsidP="00A102D7">
            <w:pPr>
              <w:pStyle w:val="TableContents"/>
              <w:jc w:val="left"/>
              <w:rPr>
                <w:sz w:val="18"/>
                <w:szCs w:val="18"/>
              </w:rPr>
            </w:pPr>
            <w:r w:rsidRPr="00906B09">
              <w:rPr>
                <w:sz w:val="18"/>
                <w:szCs w:val="18"/>
              </w:rPr>
              <w:t>Calculates the sine (radian) of a value.</w:t>
            </w:r>
          </w:p>
        </w:tc>
        <w:tc>
          <w:tcPr>
            <w:tcW w:w="1843" w:type="dxa"/>
            <w:shd w:val="clear" w:color="auto" w:fill="auto"/>
            <w:tcMar>
              <w:top w:w="0" w:type="dxa"/>
              <w:left w:w="108" w:type="dxa"/>
              <w:bottom w:w="0" w:type="dxa"/>
              <w:right w:w="108" w:type="dxa"/>
            </w:tcMar>
          </w:tcPr>
          <w:p w14:paraId="7392A593" w14:textId="77777777" w:rsidR="008B10E6" w:rsidRPr="00906B09" w:rsidRDefault="008B10E6" w:rsidP="00A102D7">
            <w:pPr>
              <w:pStyle w:val="TableContents"/>
              <w:jc w:val="left"/>
              <w:rPr>
                <w:sz w:val="18"/>
                <w:szCs w:val="18"/>
              </w:rPr>
            </w:pPr>
            <w:r w:rsidRPr="00906B09">
              <w:rPr>
                <w:sz w:val="18"/>
                <w:szCs w:val="18"/>
              </w:rPr>
              <w:t>sin(param1)</w:t>
            </w:r>
          </w:p>
        </w:tc>
        <w:tc>
          <w:tcPr>
            <w:tcW w:w="1275" w:type="dxa"/>
            <w:shd w:val="clear" w:color="auto" w:fill="auto"/>
            <w:tcMar>
              <w:top w:w="0" w:type="dxa"/>
              <w:left w:w="108" w:type="dxa"/>
              <w:bottom w:w="0" w:type="dxa"/>
              <w:right w:w="108" w:type="dxa"/>
            </w:tcMar>
          </w:tcPr>
          <w:p w14:paraId="5BE6F53B" w14:textId="77777777" w:rsidR="008B10E6" w:rsidRPr="00906B09" w:rsidRDefault="008B10E6" w:rsidP="00A102D7">
            <w:pPr>
              <w:pStyle w:val="TableContents"/>
              <w:rPr>
                <w:sz w:val="18"/>
                <w:szCs w:val="18"/>
              </w:rPr>
            </w:pPr>
            <w:r w:rsidRPr="00906B09">
              <w:rPr>
                <w:sz w:val="18"/>
                <w:szCs w:val="18"/>
              </w:rPr>
              <w:t>Math&amp;Trigo</w:t>
            </w:r>
          </w:p>
        </w:tc>
      </w:tr>
      <w:tr w:rsidR="008B10E6" w:rsidRPr="00906B09" w14:paraId="0F8281E5" w14:textId="77777777" w:rsidTr="006E721A">
        <w:tc>
          <w:tcPr>
            <w:tcW w:w="1560" w:type="dxa"/>
            <w:shd w:val="clear" w:color="auto" w:fill="auto"/>
            <w:tcMar>
              <w:top w:w="0" w:type="dxa"/>
              <w:left w:w="108" w:type="dxa"/>
              <w:bottom w:w="0" w:type="dxa"/>
              <w:right w:w="108" w:type="dxa"/>
            </w:tcMar>
          </w:tcPr>
          <w:p w14:paraId="2402503D" w14:textId="77777777" w:rsidR="008B10E6" w:rsidRPr="00906B09" w:rsidRDefault="008B10E6" w:rsidP="00A102D7">
            <w:pPr>
              <w:pStyle w:val="TableContents"/>
              <w:rPr>
                <w:sz w:val="18"/>
                <w:szCs w:val="18"/>
              </w:rPr>
            </w:pPr>
            <w:r w:rsidRPr="00906B09">
              <w:rPr>
                <w:sz w:val="18"/>
                <w:szCs w:val="18"/>
              </w:rPr>
              <w:t>sind</w:t>
            </w:r>
          </w:p>
        </w:tc>
        <w:tc>
          <w:tcPr>
            <w:tcW w:w="4961" w:type="dxa"/>
            <w:shd w:val="clear" w:color="auto" w:fill="auto"/>
            <w:tcMar>
              <w:top w:w="0" w:type="dxa"/>
              <w:left w:w="108" w:type="dxa"/>
              <w:bottom w:w="0" w:type="dxa"/>
              <w:right w:w="108" w:type="dxa"/>
            </w:tcMar>
          </w:tcPr>
          <w:p w14:paraId="07CCE94A" w14:textId="77777777" w:rsidR="008B10E6" w:rsidRPr="00906B09" w:rsidRDefault="008B10E6" w:rsidP="00A102D7">
            <w:pPr>
              <w:pStyle w:val="TableContents"/>
              <w:jc w:val="left"/>
              <w:rPr>
                <w:sz w:val="18"/>
                <w:szCs w:val="18"/>
              </w:rPr>
            </w:pPr>
            <w:r w:rsidRPr="00906B09">
              <w:rPr>
                <w:sz w:val="18"/>
                <w:szCs w:val="18"/>
              </w:rPr>
              <w:t>sine (degreee)</w:t>
            </w:r>
          </w:p>
          <w:p w14:paraId="5B1E670A" w14:textId="77777777" w:rsidR="008B10E6" w:rsidRPr="00906B09" w:rsidRDefault="008B10E6" w:rsidP="00A102D7">
            <w:pPr>
              <w:pStyle w:val="TableContents"/>
              <w:jc w:val="left"/>
              <w:rPr>
                <w:sz w:val="18"/>
                <w:szCs w:val="18"/>
              </w:rPr>
            </w:pPr>
            <w:r w:rsidRPr="00906B09">
              <w:rPr>
                <w:sz w:val="18"/>
                <w:szCs w:val="18"/>
              </w:rPr>
              <w:t>Calculates the sine (degreee) of a value.</w:t>
            </w:r>
          </w:p>
        </w:tc>
        <w:tc>
          <w:tcPr>
            <w:tcW w:w="1843" w:type="dxa"/>
            <w:shd w:val="clear" w:color="auto" w:fill="auto"/>
            <w:tcMar>
              <w:top w:w="0" w:type="dxa"/>
              <w:left w:w="108" w:type="dxa"/>
              <w:bottom w:w="0" w:type="dxa"/>
              <w:right w:w="108" w:type="dxa"/>
            </w:tcMar>
          </w:tcPr>
          <w:p w14:paraId="3863DC73" w14:textId="77777777" w:rsidR="008B10E6" w:rsidRPr="00906B09" w:rsidRDefault="008B10E6" w:rsidP="00A102D7">
            <w:pPr>
              <w:pStyle w:val="TableContents"/>
              <w:jc w:val="left"/>
              <w:rPr>
                <w:sz w:val="18"/>
                <w:szCs w:val="18"/>
              </w:rPr>
            </w:pPr>
            <w:r w:rsidRPr="00906B09">
              <w:rPr>
                <w:sz w:val="18"/>
                <w:szCs w:val="18"/>
              </w:rPr>
              <w:t>sind(param1)</w:t>
            </w:r>
          </w:p>
        </w:tc>
        <w:tc>
          <w:tcPr>
            <w:tcW w:w="1275" w:type="dxa"/>
            <w:shd w:val="clear" w:color="auto" w:fill="auto"/>
            <w:tcMar>
              <w:top w:w="0" w:type="dxa"/>
              <w:left w:w="108" w:type="dxa"/>
              <w:bottom w:w="0" w:type="dxa"/>
              <w:right w:w="108" w:type="dxa"/>
            </w:tcMar>
          </w:tcPr>
          <w:p w14:paraId="6A0CFE3E" w14:textId="77777777" w:rsidR="008B10E6" w:rsidRPr="00906B09" w:rsidRDefault="008B10E6" w:rsidP="00A102D7">
            <w:pPr>
              <w:pStyle w:val="TableContents"/>
              <w:rPr>
                <w:sz w:val="18"/>
                <w:szCs w:val="18"/>
              </w:rPr>
            </w:pPr>
            <w:r w:rsidRPr="00906B09">
              <w:rPr>
                <w:sz w:val="18"/>
                <w:szCs w:val="18"/>
              </w:rPr>
              <w:t>Math&amp;Trigo</w:t>
            </w:r>
          </w:p>
        </w:tc>
      </w:tr>
      <w:tr w:rsidR="008B10E6" w:rsidRPr="00906B09" w14:paraId="7BBFABD3" w14:textId="77777777" w:rsidTr="006E721A">
        <w:tc>
          <w:tcPr>
            <w:tcW w:w="1560" w:type="dxa"/>
            <w:shd w:val="clear" w:color="auto" w:fill="auto"/>
            <w:tcMar>
              <w:top w:w="0" w:type="dxa"/>
              <w:left w:w="108" w:type="dxa"/>
              <w:bottom w:w="0" w:type="dxa"/>
              <w:right w:w="108" w:type="dxa"/>
            </w:tcMar>
          </w:tcPr>
          <w:p w14:paraId="1CBDDADA" w14:textId="77777777" w:rsidR="008B10E6" w:rsidRPr="00906B09" w:rsidRDefault="008B10E6" w:rsidP="00A102D7">
            <w:pPr>
              <w:pStyle w:val="TableContents"/>
              <w:rPr>
                <w:sz w:val="18"/>
                <w:szCs w:val="18"/>
              </w:rPr>
            </w:pPr>
            <w:r w:rsidRPr="00906B09">
              <w:rPr>
                <w:sz w:val="18"/>
                <w:szCs w:val="18"/>
              </w:rPr>
              <w:t>sqr</w:t>
            </w:r>
          </w:p>
        </w:tc>
        <w:tc>
          <w:tcPr>
            <w:tcW w:w="4961" w:type="dxa"/>
            <w:shd w:val="clear" w:color="auto" w:fill="auto"/>
            <w:tcMar>
              <w:top w:w="0" w:type="dxa"/>
              <w:left w:w="108" w:type="dxa"/>
              <w:bottom w:w="0" w:type="dxa"/>
              <w:right w:w="108" w:type="dxa"/>
            </w:tcMar>
          </w:tcPr>
          <w:p w14:paraId="3A819A90" w14:textId="77777777" w:rsidR="008B10E6" w:rsidRPr="00906B09" w:rsidRDefault="008B10E6" w:rsidP="00A102D7">
            <w:pPr>
              <w:pStyle w:val="TableContents"/>
              <w:jc w:val="left"/>
              <w:rPr>
                <w:sz w:val="18"/>
                <w:szCs w:val="18"/>
              </w:rPr>
            </w:pPr>
            <w:r w:rsidRPr="00906B09">
              <w:rPr>
                <w:sz w:val="18"/>
                <w:szCs w:val="18"/>
              </w:rPr>
              <w:t>square</w:t>
            </w:r>
          </w:p>
          <w:p w14:paraId="19135717" w14:textId="77777777" w:rsidR="008B10E6" w:rsidRPr="00906B09" w:rsidRDefault="008B10E6" w:rsidP="00A102D7">
            <w:pPr>
              <w:pStyle w:val="TableContents"/>
              <w:jc w:val="left"/>
              <w:rPr>
                <w:sz w:val="18"/>
                <w:szCs w:val="18"/>
              </w:rPr>
            </w:pPr>
            <w:r w:rsidRPr="00906B09">
              <w:rPr>
                <w:sz w:val="18"/>
                <w:szCs w:val="18"/>
              </w:rPr>
              <w:t>Calculates the square of a value.</w:t>
            </w:r>
          </w:p>
        </w:tc>
        <w:tc>
          <w:tcPr>
            <w:tcW w:w="1843" w:type="dxa"/>
            <w:shd w:val="clear" w:color="auto" w:fill="auto"/>
            <w:tcMar>
              <w:top w:w="0" w:type="dxa"/>
              <w:left w:w="108" w:type="dxa"/>
              <w:bottom w:w="0" w:type="dxa"/>
              <w:right w:w="108" w:type="dxa"/>
            </w:tcMar>
          </w:tcPr>
          <w:p w14:paraId="1600B97E" w14:textId="77777777" w:rsidR="008B10E6" w:rsidRPr="00906B09" w:rsidRDefault="008B10E6" w:rsidP="00A102D7">
            <w:pPr>
              <w:pStyle w:val="TableContents"/>
              <w:jc w:val="left"/>
              <w:rPr>
                <w:sz w:val="18"/>
                <w:szCs w:val="18"/>
              </w:rPr>
            </w:pPr>
            <w:r w:rsidRPr="00906B09">
              <w:rPr>
                <w:sz w:val="18"/>
                <w:szCs w:val="18"/>
              </w:rPr>
              <w:t>sqr(param1)</w:t>
            </w:r>
          </w:p>
        </w:tc>
        <w:tc>
          <w:tcPr>
            <w:tcW w:w="1275" w:type="dxa"/>
            <w:shd w:val="clear" w:color="auto" w:fill="auto"/>
            <w:tcMar>
              <w:top w:w="0" w:type="dxa"/>
              <w:left w:w="108" w:type="dxa"/>
              <w:bottom w:w="0" w:type="dxa"/>
              <w:right w:w="108" w:type="dxa"/>
            </w:tcMar>
          </w:tcPr>
          <w:p w14:paraId="34D8C9BA" w14:textId="77777777" w:rsidR="008B10E6" w:rsidRPr="00906B09" w:rsidRDefault="008B10E6" w:rsidP="00A102D7">
            <w:pPr>
              <w:pStyle w:val="TableContents"/>
              <w:rPr>
                <w:sz w:val="18"/>
                <w:szCs w:val="18"/>
              </w:rPr>
            </w:pPr>
            <w:r w:rsidRPr="00906B09">
              <w:rPr>
                <w:sz w:val="18"/>
                <w:szCs w:val="18"/>
              </w:rPr>
              <w:t>Math&amp;Trigo</w:t>
            </w:r>
          </w:p>
        </w:tc>
      </w:tr>
      <w:tr w:rsidR="008B10E6" w:rsidRPr="00906B09" w14:paraId="3467755E" w14:textId="77777777" w:rsidTr="006E721A">
        <w:tc>
          <w:tcPr>
            <w:tcW w:w="1560" w:type="dxa"/>
            <w:shd w:val="clear" w:color="auto" w:fill="auto"/>
            <w:tcMar>
              <w:top w:w="0" w:type="dxa"/>
              <w:left w:w="108" w:type="dxa"/>
              <w:bottom w:w="0" w:type="dxa"/>
              <w:right w:w="108" w:type="dxa"/>
            </w:tcMar>
          </w:tcPr>
          <w:p w14:paraId="032FB3E5" w14:textId="77777777" w:rsidR="008B10E6" w:rsidRPr="00906B09" w:rsidRDefault="008B10E6" w:rsidP="00A102D7">
            <w:pPr>
              <w:pStyle w:val="TableContents"/>
              <w:rPr>
                <w:sz w:val="18"/>
                <w:szCs w:val="18"/>
              </w:rPr>
            </w:pPr>
            <w:r w:rsidRPr="00906B09">
              <w:rPr>
                <w:sz w:val="18"/>
                <w:szCs w:val="18"/>
              </w:rPr>
              <w:t>sqrt</w:t>
            </w:r>
          </w:p>
        </w:tc>
        <w:tc>
          <w:tcPr>
            <w:tcW w:w="4961" w:type="dxa"/>
            <w:shd w:val="clear" w:color="auto" w:fill="auto"/>
            <w:tcMar>
              <w:top w:w="0" w:type="dxa"/>
              <w:left w:w="108" w:type="dxa"/>
              <w:bottom w:w="0" w:type="dxa"/>
              <w:right w:w="108" w:type="dxa"/>
            </w:tcMar>
          </w:tcPr>
          <w:p w14:paraId="5814FD94" w14:textId="77777777" w:rsidR="008B10E6" w:rsidRPr="00906B09" w:rsidRDefault="008B10E6" w:rsidP="00A102D7">
            <w:pPr>
              <w:pStyle w:val="TableContents"/>
              <w:jc w:val="left"/>
              <w:rPr>
                <w:sz w:val="18"/>
                <w:szCs w:val="18"/>
              </w:rPr>
            </w:pPr>
            <w:r w:rsidRPr="00906B09">
              <w:rPr>
                <w:sz w:val="18"/>
                <w:szCs w:val="18"/>
              </w:rPr>
              <w:t>square root</w:t>
            </w:r>
          </w:p>
          <w:p w14:paraId="3851091C" w14:textId="77777777" w:rsidR="008B10E6" w:rsidRPr="00906B09" w:rsidRDefault="008B10E6" w:rsidP="00A102D7">
            <w:pPr>
              <w:pStyle w:val="TableContents"/>
              <w:jc w:val="left"/>
              <w:rPr>
                <w:sz w:val="18"/>
                <w:szCs w:val="18"/>
              </w:rPr>
            </w:pPr>
            <w:r w:rsidRPr="00906B09">
              <w:rPr>
                <w:sz w:val="18"/>
                <w:szCs w:val="18"/>
              </w:rPr>
              <w:t>Calculates the square root of a value.</w:t>
            </w:r>
          </w:p>
        </w:tc>
        <w:tc>
          <w:tcPr>
            <w:tcW w:w="1843" w:type="dxa"/>
            <w:shd w:val="clear" w:color="auto" w:fill="auto"/>
            <w:tcMar>
              <w:top w:w="0" w:type="dxa"/>
              <w:left w:w="108" w:type="dxa"/>
              <w:bottom w:w="0" w:type="dxa"/>
              <w:right w:w="108" w:type="dxa"/>
            </w:tcMar>
          </w:tcPr>
          <w:p w14:paraId="17D748B2" w14:textId="77777777" w:rsidR="008B10E6" w:rsidRPr="00906B09" w:rsidRDefault="008B10E6" w:rsidP="00A102D7">
            <w:pPr>
              <w:pStyle w:val="TableContents"/>
              <w:jc w:val="left"/>
              <w:rPr>
                <w:sz w:val="18"/>
                <w:szCs w:val="18"/>
              </w:rPr>
            </w:pPr>
            <w:r w:rsidRPr="00906B09">
              <w:rPr>
                <w:sz w:val="18"/>
                <w:szCs w:val="18"/>
              </w:rPr>
              <w:t>sqrt(param1)</w:t>
            </w:r>
          </w:p>
        </w:tc>
        <w:tc>
          <w:tcPr>
            <w:tcW w:w="1275" w:type="dxa"/>
            <w:shd w:val="clear" w:color="auto" w:fill="auto"/>
            <w:tcMar>
              <w:top w:w="0" w:type="dxa"/>
              <w:left w:w="108" w:type="dxa"/>
              <w:bottom w:w="0" w:type="dxa"/>
              <w:right w:w="108" w:type="dxa"/>
            </w:tcMar>
          </w:tcPr>
          <w:p w14:paraId="390CA01E" w14:textId="77777777" w:rsidR="008B10E6" w:rsidRPr="00906B09" w:rsidRDefault="008B10E6" w:rsidP="00A102D7">
            <w:pPr>
              <w:pStyle w:val="TableContents"/>
              <w:rPr>
                <w:sz w:val="18"/>
                <w:szCs w:val="18"/>
              </w:rPr>
            </w:pPr>
            <w:r w:rsidRPr="00906B09">
              <w:rPr>
                <w:sz w:val="18"/>
                <w:szCs w:val="18"/>
              </w:rPr>
              <w:t>Math&amp;Trigo</w:t>
            </w:r>
          </w:p>
        </w:tc>
      </w:tr>
      <w:tr w:rsidR="008B10E6" w:rsidRPr="00906B09" w14:paraId="75A1E3DA" w14:textId="77777777" w:rsidTr="006E721A">
        <w:tc>
          <w:tcPr>
            <w:tcW w:w="1560" w:type="dxa"/>
            <w:shd w:val="clear" w:color="auto" w:fill="auto"/>
            <w:tcMar>
              <w:top w:w="0" w:type="dxa"/>
              <w:left w:w="108" w:type="dxa"/>
              <w:bottom w:w="0" w:type="dxa"/>
              <w:right w:w="108" w:type="dxa"/>
            </w:tcMar>
          </w:tcPr>
          <w:p w14:paraId="000E6228" w14:textId="77777777" w:rsidR="008B10E6" w:rsidRPr="00906B09" w:rsidRDefault="008B10E6" w:rsidP="00A102D7">
            <w:pPr>
              <w:pStyle w:val="TableContents"/>
              <w:rPr>
                <w:sz w:val="18"/>
                <w:szCs w:val="18"/>
              </w:rPr>
            </w:pPr>
            <w:r w:rsidRPr="00906B09">
              <w:rPr>
                <w:sz w:val="18"/>
                <w:szCs w:val="18"/>
              </w:rPr>
              <w:t>tan</w:t>
            </w:r>
          </w:p>
        </w:tc>
        <w:tc>
          <w:tcPr>
            <w:tcW w:w="4961" w:type="dxa"/>
            <w:shd w:val="clear" w:color="auto" w:fill="auto"/>
            <w:tcMar>
              <w:top w:w="0" w:type="dxa"/>
              <w:left w:w="108" w:type="dxa"/>
              <w:bottom w:w="0" w:type="dxa"/>
              <w:right w:w="108" w:type="dxa"/>
            </w:tcMar>
          </w:tcPr>
          <w:p w14:paraId="42D84530" w14:textId="77777777" w:rsidR="008B10E6" w:rsidRPr="00906B09" w:rsidRDefault="008B10E6" w:rsidP="00A102D7">
            <w:pPr>
              <w:pStyle w:val="TableContents"/>
              <w:jc w:val="left"/>
              <w:rPr>
                <w:sz w:val="18"/>
                <w:szCs w:val="18"/>
              </w:rPr>
            </w:pPr>
            <w:r w:rsidRPr="00906B09">
              <w:rPr>
                <w:sz w:val="18"/>
                <w:szCs w:val="18"/>
              </w:rPr>
              <w:t>tangent (radian)</w:t>
            </w:r>
          </w:p>
          <w:p w14:paraId="7DE3262A" w14:textId="77777777" w:rsidR="008B10E6" w:rsidRPr="00906B09" w:rsidRDefault="008B10E6" w:rsidP="00A102D7">
            <w:pPr>
              <w:pStyle w:val="TableContents"/>
              <w:jc w:val="left"/>
              <w:rPr>
                <w:sz w:val="18"/>
                <w:szCs w:val="18"/>
              </w:rPr>
            </w:pPr>
            <w:r w:rsidRPr="00906B09">
              <w:rPr>
                <w:sz w:val="18"/>
                <w:szCs w:val="18"/>
              </w:rPr>
              <w:t>Calculates the tangent (radian) of a value.</w:t>
            </w:r>
          </w:p>
        </w:tc>
        <w:tc>
          <w:tcPr>
            <w:tcW w:w="1843" w:type="dxa"/>
            <w:shd w:val="clear" w:color="auto" w:fill="auto"/>
            <w:tcMar>
              <w:top w:w="0" w:type="dxa"/>
              <w:left w:w="108" w:type="dxa"/>
              <w:bottom w:w="0" w:type="dxa"/>
              <w:right w:w="108" w:type="dxa"/>
            </w:tcMar>
          </w:tcPr>
          <w:p w14:paraId="0E3C1E09" w14:textId="77777777" w:rsidR="008B10E6" w:rsidRPr="00906B09" w:rsidRDefault="008B10E6" w:rsidP="00A102D7">
            <w:pPr>
              <w:pStyle w:val="TableContents"/>
              <w:jc w:val="left"/>
              <w:rPr>
                <w:sz w:val="18"/>
                <w:szCs w:val="18"/>
              </w:rPr>
            </w:pPr>
            <w:r w:rsidRPr="00906B09">
              <w:rPr>
                <w:sz w:val="18"/>
                <w:szCs w:val="18"/>
              </w:rPr>
              <w:t>tan(param1)</w:t>
            </w:r>
          </w:p>
        </w:tc>
        <w:tc>
          <w:tcPr>
            <w:tcW w:w="1275" w:type="dxa"/>
            <w:shd w:val="clear" w:color="auto" w:fill="auto"/>
            <w:tcMar>
              <w:top w:w="0" w:type="dxa"/>
              <w:left w:w="108" w:type="dxa"/>
              <w:bottom w:w="0" w:type="dxa"/>
              <w:right w:w="108" w:type="dxa"/>
            </w:tcMar>
          </w:tcPr>
          <w:p w14:paraId="3358EDA7" w14:textId="77777777" w:rsidR="008B10E6" w:rsidRPr="00906B09" w:rsidRDefault="008B10E6" w:rsidP="00A102D7">
            <w:pPr>
              <w:pStyle w:val="TableContents"/>
              <w:rPr>
                <w:sz w:val="18"/>
                <w:szCs w:val="18"/>
              </w:rPr>
            </w:pPr>
            <w:r w:rsidRPr="00906B09">
              <w:rPr>
                <w:sz w:val="18"/>
                <w:szCs w:val="18"/>
              </w:rPr>
              <w:t>Math&amp;Trigo</w:t>
            </w:r>
          </w:p>
        </w:tc>
      </w:tr>
      <w:tr w:rsidR="008B10E6" w:rsidRPr="00906B09" w14:paraId="101BF0AD" w14:textId="77777777" w:rsidTr="006E721A">
        <w:tc>
          <w:tcPr>
            <w:tcW w:w="1560" w:type="dxa"/>
            <w:shd w:val="clear" w:color="auto" w:fill="auto"/>
            <w:tcMar>
              <w:top w:w="0" w:type="dxa"/>
              <w:left w:w="108" w:type="dxa"/>
              <w:bottom w:w="0" w:type="dxa"/>
              <w:right w:w="108" w:type="dxa"/>
            </w:tcMar>
          </w:tcPr>
          <w:p w14:paraId="5EAF0746" w14:textId="77777777" w:rsidR="008B10E6" w:rsidRPr="00906B09" w:rsidRDefault="008B10E6" w:rsidP="00A102D7">
            <w:pPr>
              <w:pStyle w:val="TableContents"/>
              <w:rPr>
                <w:sz w:val="18"/>
                <w:szCs w:val="18"/>
              </w:rPr>
            </w:pPr>
            <w:r w:rsidRPr="00906B09">
              <w:rPr>
                <w:sz w:val="18"/>
                <w:szCs w:val="18"/>
              </w:rPr>
              <w:lastRenderedPageBreak/>
              <w:t>tand</w:t>
            </w:r>
          </w:p>
        </w:tc>
        <w:tc>
          <w:tcPr>
            <w:tcW w:w="4961" w:type="dxa"/>
            <w:shd w:val="clear" w:color="auto" w:fill="auto"/>
            <w:tcMar>
              <w:top w:w="0" w:type="dxa"/>
              <w:left w:w="108" w:type="dxa"/>
              <w:bottom w:w="0" w:type="dxa"/>
              <w:right w:w="108" w:type="dxa"/>
            </w:tcMar>
          </w:tcPr>
          <w:p w14:paraId="7BB6E39D" w14:textId="77777777" w:rsidR="008B10E6" w:rsidRPr="00906B09" w:rsidRDefault="008B10E6" w:rsidP="00A102D7">
            <w:pPr>
              <w:pStyle w:val="TableContents"/>
              <w:jc w:val="left"/>
              <w:rPr>
                <w:sz w:val="18"/>
                <w:szCs w:val="18"/>
              </w:rPr>
            </w:pPr>
            <w:r w:rsidRPr="00906B09">
              <w:rPr>
                <w:sz w:val="18"/>
                <w:szCs w:val="18"/>
              </w:rPr>
              <w:t>tangent (degree)</w:t>
            </w:r>
          </w:p>
          <w:p w14:paraId="32470069" w14:textId="77777777" w:rsidR="008B10E6" w:rsidRPr="00906B09" w:rsidRDefault="008B10E6" w:rsidP="00A102D7">
            <w:pPr>
              <w:pStyle w:val="TableContents"/>
              <w:jc w:val="left"/>
              <w:rPr>
                <w:sz w:val="18"/>
                <w:szCs w:val="18"/>
              </w:rPr>
            </w:pPr>
            <w:r w:rsidRPr="00906B09">
              <w:rPr>
                <w:sz w:val="18"/>
                <w:szCs w:val="18"/>
              </w:rPr>
              <w:t>Calculates the tangent (degree) of a value.</w:t>
            </w:r>
          </w:p>
        </w:tc>
        <w:tc>
          <w:tcPr>
            <w:tcW w:w="1843" w:type="dxa"/>
            <w:shd w:val="clear" w:color="auto" w:fill="auto"/>
            <w:tcMar>
              <w:top w:w="0" w:type="dxa"/>
              <w:left w:w="108" w:type="dxa"/>
              <w:bottom w:w="0" w:type="dxa"/>
              <w:right w:w="108" w:type="dxa"/>
            </w:tcMar>
          </w:tcPr>
          <w:p w14:paraId="68E79814" w14:textId="77777777" w:rsidR="008B10E6" w:rsidRPr="00906B09" w:rsidRDefault="008B10E6" w:rsidP="00A102D7">
            <w:pPr>
              <w:pStyle w:val="TableContents"/>
              <w:jc w:val="left"/>
              <w:rPr>
                <w:sz w:val="18"/>
                <w:szCs w:val="18"/>
              </w:rPr>
            </w:pPr>
            <w:r w:rsidRPr="00906B09">
              <w:rPr>
                <w:sz w:val="18"/>
                <w:szCs w:val="18"/>
              </w:rPr>
              <w:t>tand(param1)</w:t>
            </w:r>
          </w:p>
        </w:tc>
        <w:tc>
          <w:tcPr>
            <w:tcW w:w="1275" w:type="dxa"/>
            <w:shd w:val="clear" w:color="auto" w:fill="auto"/>
            <w:tcMar>
              <w:top w:w="0" w:type="dxa"/>
              <w:left w:w="108" w:type="dxa"/>
              <w:bottom w:w="0" w:type="dxa"/>
              <w:right w:w="108" w:type="dxa"/>
            </w:tcMar>
          </w:tcPr>
          <w:p w14:paraId="17C2329A" w14:textId="77777777" w:rsidR="008B10E6" w:rsidRPr="00906B09" w:rsidRDefault="008B10E6" w:rsidP="00A102D7">
            <w:pPr>
              <w:pStyle w:val="TableContents"/>
              <w:rPr>
                <w:sz w:val="18"/>
                <w:szCs w:val="18"/>
              </w:rPr>
            </w:pPr>
            <w:r w:rsidRPr="00906B09">
              <w:rPr>
                <w:sz w:val="18"/>
                <w:szCs w:val="18"/>
              </w:rPr>
              <w:t>Math&amp;Trigo</w:t>
            </w:r>
          </w:p>
        </w:tc>
      </w:tr>
      <w:tr w:rsidR="008B10E6" w:rsidRPr="00906B09" w14:paraId="616C1960" w14:textId="77777777" w:rsidTr="006E721A">
        <w:tc>
          <w:tcPr>
            <w:tcW w:w="1560" w:type="dxa"/>
            <w:shd w:val="clear" w:color="auto" w:fill="auto"/>
            <w:tcMar>
              <w:top w:w="0" w:type="dxa"/>
              <w:left w:w="108" w:type="dxa"/>
              <w:bottom w:w="0" w:type="dxa"/>
              <w:right w:w="108" w:type="dxa"/>
            </w:tcMar>
          </w:tcPr>
          <w:p w14:paraId="1AECCF34" w14:textId="77777777" w:rsidR="008B10E6" w:rsidRPr="00906B09" w:rsidRDefault="008B10E6" w:rsidP="00A102D7">
            <w:pPr>
              <w:pStyle w:val="TableContents"/>
              <w:rPr>
                <w:sz w:val="18"/>
                <w:szCs w:val="18"/>
              </w:rPr>
            </w:pPr>
            <w:r w:rsidRPr="00906B09">
              <w:rPr>
                <w:sz w:val="18"/>
                <w:szCs w:val="18"/>
              </w:rPr>
              <w:t>to_date</w:t>
            </w:r>
          </w:p>
        </w:tc>
        <w:tc>
          <w:tcPr>
            <w:tcW w:w="4961" w:type="dxa"/>
            <w:shd w:val="clear" w:color="auto" w:fill="auto"/>
            <w:tcMar>
              <w:top w:w="0" w:type="dxa"/>
              <w:left w:w="108" w:type="dxa"/>
              <w:bottom w:w="0" w:type="dxa"/>
              <w:right w:w="108" w:type="dxa"/>
            </w:tcMar>
          </w:tcPr>
          <w:p w14:paraId="09D5B3C5" w14:textId="77777777" w:rsidR="008B10E6" w:rsidRPr="00906B09" w:rsidRDefault="008B10E6" w:rsidP="00A102D7">
            <w:pPr>
              <w:pStyle w:val="TableContents"/>
              <w:jc w:val="left"/>
              <w:rPr>
                <w:sz w:val="18"/>
                <w:szCs w:val="18"/>
              </w:rPr>
            </w:pPr>
            <w:r w:rsidRPr="00906B09">
              <w:rPr>
                <w:sz w:val="18"/>
                <w:szCs w:val="18"/>
              </w:rPr>
              <w:t>Date formats conversion</w:t>
            </w:r>
          </w:p>
          <w:p w14:paraId="665E30AE" w14:textId="77777777" w:rsidR="008B10E6" w:rsidRPr="00906B09" w:rsidRDefault="008B10E6" w:rsidP="00A102D7">
            <w:pPr>
              <w:pStyle w:val="TableContents"/>
              <w:jc w:val="left"/>
              <w:rPr>
                <w:sz w:val="18"/>
                <w:szCs w:val="18"/>
              </w:rPr>
            </w:pPr>
            <w:r w:rsidRPr="00906B09">
              <w:rPr>
                <w:sz w:val="18"/>
                <w:szCs w:val="18"/>
              </w:rPr>
              <w:t>Translates a string value into a date value</w:t>
            </w:r>
          </w:p>
          <w:p w14:paraId="467E722E" w14:textId="77777777" w:rsidR="008B10E6" w:rsidRPr="00906B09" w:rsidRDefault="008B10E6" w:rsidP="00A102D7">
            <w:pPr>
              <w:pStyle w:val="TableContents"/>
              <w:jc w:val="left"/>
              <w:rPr>
                <w:sz w:val="18"/>
                <w:szCs w:val="18"/>
              </w:rPr>
            </w:pPr>
            <w:r w:rsidRPr="00906B09">
              <w:rPr>
                <w:sz w:val="18"/>
                <w:szCs w:val="18"/>
              </w:rPr>
              <w:t>Allowed formats are:</w:t>
            </w:r>
          </w:p>
          <w:p w14:paraId="7BEF28EC" w14:textId="77777777" w:rsidR="008B10E6" w:rsidRPr="00906B09" w:rsidRDefault="008B10E6" w:rsidP="00A102D7">
            <w:pPr>
              <w:pStyle w:val="TableContents"/>
              <w:jc w:val="left"/>
              <w:rPr>
                <w:sz w:val="18"/>
                <w:szCs w:val="18"/>
              </w:rPr>
            </w:pPr>
            <w:r w:rsidRPr="00906B09">
              <w:rPr>
                <w:sz w:val="18"/>
                <w:szCs w:val="18"/>
              </w:rPr>
              <w:t> YYYY-MM-DD HH:MN:SS.MS string.</w:t>
            </w:r>
          </w:p>
          <w:p w14:paraId="2101DA40" w14:textId="77777777" w:rsidR="008B10E6" w:rsidRPr="00906B09" w:rsidRDefault="008B10E6" w:rsidP="00A102D7">
            <w:pPr>
              <w:pStyle w:val="TableContents"/>
              <w:jc w:val="left"/>
              <w:rPr>
                <w:sz w:val="18"/>
                <w:szCs w:val="18"/>
              </w:rPr>
            </w:pPr>
            <w:r w:rsidRPr="00906B09">
              <w:rPr>
                <w:sz w:val="18"/>
                <w:szCs w:val="18"/>
              </w:rPr>
              <w:t> For instance:</w:t>
            </w:r>
          </w:p>
          <w:p w14:paraId="5F1E8E1C" w14:textId="77777777" w:rsidR="008B10E6" w:rsidRPr="00906B09" w:rsidRDefault="008B10E6" w:rsidP="00A102D7">
            <w:pPr>
              <w:pStyle w:val="TableContents"/>
              <w:jc w:val="left"/>
              <w:rPr>
                <w:sz w:val="18"/>
                <w:szCs w:val="18"/>
              </w:rPr>
            </w:pPr>
            <w:r w:rsidRPr="00906B09">
              <w:rPr>
                <w:sz w:val="18"/>
                <w:szCs w:val="18"/>
              </w:rPr>
              <w:t> '1995-12-05 12:02:10.1230'</w:t>
            </w:r>
          </w:p>
          <w:p w14:paraId="323E9F3D" w14:textId="77777777" w:rsidR="008B10E6" w:rsidRPr="00906B09" w:rsidRDefault="008B10E6" w:rsidP="00A102D7">
            <w:pPr>
              <w:pStyle w:val="TableContents"/>
              <w:jc w:val="left"/>
              <w:rPr>
                <w:sz w:val="18"/>
                <w:szCs w:val="18"/>
              </w:rPr>
            </w:pPr>
            <w:r w:rsidRPr="00906B09">
              <w:rPr>
                <w:sz w:val="18"/>
                <w:szCs w:val="18"/>
              </w:rPr>
              <w:t> '1995-12-05 12:02:10'</w:t>
            </w:r>
          </w:p>
          <w:p w14:paraId="276FC38C" w14:textId="77777777" w:rsidR="008B10E6" w:rsidRPr="00906B09" w:rsidRDefault="008B10E6" w:rsidP="00A102D7">
            <w:pPr>
              <w:pStyle w:val="TableContents"/>
              <w:jc w:val="left"/>
              <w:rPr>
                <w:sz w:val="18"/>
                <w:szCs w:val="18"/>
              </w:rPr>
            </w:pPr>
            <w:r w:rsidRPr="00906B09">
              <w:rPr>
                <w:sz w:val="18"/>
                <w:szCs w:val="18"/>
              </w:rPr>
              <w:t> '1995-12-05'</w:t>
            </w:r>
          </w:p>
          <w:p w14:paraId="05ADAA47" w14:textId="77777777" w:rsidR="008B10E6" w:rsidRPr="00906B09" w:rsidRDefault="008B10E6" w:rsidP="00A102D7">
            <w:pPr>
              <w:pStyle w:val="TableContents"/>
              <w:jc w:val="left"/>
              <w:rPr>
                <w:sz w:val="18"/>
                <w:szCs w:val="18"/>
              </w:rPr>
            </w:pPr>
          </w:p>
          <w:p w14:paraId="726A2627" w14:textId="77777777" w:rsidR="008B10E6" w:rsidRPr="00906B09" w:rsidRDefault="008B10E6" w:rsidP="00A102D7">
            <w:pPr>
              <w:pStyle w:val="TableContents"/>
              <w:jc w:val="left"/>
              <w:rPr>
                <w:sz w:val="18"/>
                <w:szCs w:val="18"/>
              </w:rPr>
            </w:pPr>
            <w:r w:rsidRPr="00906B09">
              <w:rPr>
                <w:sz w:val="18"/>
                <w:szCs w:val="18"/>
              </w:rPr>
              <w:t> a Julian string: format:positive 'Days Seconds Microseconds'</w:t>
            </w:r>
          </w:p>
          <w:p w14:paraId="6D46A77E" w14:textId="77777777" w:rsidR="008B10E6" w:rsidRPr="00906B09" w:rsidRDefault="008B10E6" w:rsidP="00A102D7">
            <w:pPr>
              <w:pStyle w:val="TableContents"/>
              <w:jc w:val="left"/>
              <w:rPr>
                <w:sz w:val="18"/>
                <w:szCs w:val="18"/>
              </w:rPr>
            </w:pPr>
            <w:r w:rsidRPr="00906B09">
              <w:rPr>
                <w:sz w:val="18"/>
                <w:szCs w:val="18"/>
              </w:rPr>
              <w:t> Seconds must be stricty less 86400 and Microseconds must be stricty less than 1000000</w:t>
            </w:r>
          </w:p>
          <w:p w14:paraId="4A947A65" w14:textId="77777777" w:rsidR="008B10E6" w:rsidRPr="00906B09" w:rsidRDefault="008B10E6" w:rsidP="00A102D7">
            <w:pPr>
              <w:pStyle w:val="TableContents"/>
              <w:jc w:val="left"/>
              <w:rPr>
                <w:sz w:val="18"/>
                <w:szCs w:val="18"/>
              </w:rPr>
            </w:pPr>
            <w:r w:rsidRPr="00906B09">
              <w:rPr>
                <w:sz w:val="18"/>
                <w:szCs w:val="18"/>
              </w:rPr>
              <w:t> For instance:</w:t>
            </w:r>
          </w:p>
          <w:p w14:paraId="3D2844A4" w14:textId="77777777" w:rsidR="008B10E6" w:rsidRPr="00906B09" w:rsidRDefault="008B10E6" w:rsidP="00A102D7">
            <w:pPr>
              <w:pStyle w:val="TableContents"/>
              <w:jc w:val="left"/>
              <w:rPr>
                <w:sz w:val="18"/>
                <w:szCs w:val="18"/>
              </w:rPr>
            </w:pPr>
            <w:r w:rsidRPr="00906B09">
              <w:rPr>
                <w:sz w:val="18"/>
                <w:szCs w:val="18"/>
              </w:rPr>
              <w:t> '2530 230 4569'</w:t>
            </w:r>
          </w:p>
          <w:p w14:paraId="4CDE1A26" w14:textId="77777777" w:rsidR="008B10E6" w:rsidRPr="00906B09" w:rsidRDefault="008B10E6" w:rsidP="00A102D7">
            <w:pPr>
              <w:pStyle w:val="TableContents"/>
              <w:jc w:val="left"/>
              <w:rPr>
                <w:sz w:val="18"/>
                <w:szCs w:val="18"/>
              </w:rPr>
            </w:pPr>
          </w:p>
          <w:p w14:paraId="7F9E0416" w14:textId="77777777" w:rsidR="008B10E6" w:rsidRPr="00906B09" w:rsidRDefault="008B10E6" w:rsidP="00A102D7">
            <w:pPr>
              <w:pStyle w:val="TableContents"/>
              <w:jc w:val="left"/>
              <w:rPr>
                <w:sz w:val="18"/>
                <w:szCs w:val="18"/>
              </w:rPr>
            </w:pPr>
            <w:r w:rsidRPr="00906B09">
              <w:rPr>
                <w:sz w:val="18"/>
                <w:szCs w:val="18"/>
              </w:rPr>
              <w:t> a Julian string: format:positive decimal Julian day</w:t>
            </w:r>
          </w:p>
          <w:p w14:paraId="6C0FA97D" w14:textId="77777777" w:rsidR="008B10E6" w:rsidRPr="00906B09" w:rsidRDefault="008B10E6" w:rsidP="00A102D7">
            <w:pPr>
              <w:pStyle w:val="TableContents"/>
              <w:jc w:val="left"/>
              <w:rPr>
                <w:sz w:val="18"/>
                <w:szCs w:val="18"/>
              </w:rPr>
            </w:pPr>
            <w:r w:rsidRPr="00906B09">
              <w:rPr>
                <w:sz w:val="18"/>
                <w:szCs w:val="18"/>
              </w:rPr>
              <w:t> For instance:</w:t>
            </w:r>
          </w:p>
          <w:p w14:paraId="2FE61706" w14:textId="77777777" w:rsidR="008B10E6" w:rsidRPr="00906B09" w:rsidRDefault="008B10E6" w:rsidP="00A102D7">
            <w:pPr>
              <w:pStyle w:val="TableContents"/>
              <w:jc w:val="left"/>
              <w:rPr>
                <w:sz w:val="18"/>
                <w:szCs w:val="18"/>
              </w:rPr>
            </w:pPr>
            <w:r w:rsidRPr="00906B09">
              <w:rPr>
                <w:sz w:val="18"/>
                <w:szCs w:val="18"/>
              </w:rPr>
              <w:t> '850.2536985'</w:t>
            </w:r>
          </w:p>
          <w:p w14:paraId="290E0956" w14:textId="77777777" w:rsidR="008B10E6" w:rsidRPr="00906B09" w:rsidRDefault="008B10E6" w:rsidP="00A102D7">
            <w:pPr>
              <w:pStyle w:val="TableContents"/>
              <w:jc w:val="left"/>
              <w:rPr>
                <w:sz w:val="18"/>
                <w:szCs w:val="18"/>
              </w:rPr>
            </w:pPr>
          </w:p>
          <w:p w14:paraId="1A88FF03" w14:textId="77777777" w:rsidR="008B10E6" w:rsidRPr="00906B09" w:rsidRDefault="008B10E6" w:rsidP="00A102D7">
            <w:pPr>
              <w:pStyle w:val="TableContents"/>
              <w:jc w:val="left"/>
              <w:rPr>
                <w:sz w:val="18"/>
                <w:szCs w:val="18"/>
              </w:rPr>
            </w:pPr>
            <w:r w:rsidRPr="00906B09">
              <w:rPr>
                <w:sz w:val="18"/>
                <w:szCs w:val="18"/>
              </w:rPr>
              <w:t>For Julian string, it can contain its reference date at the end by specifying @YYYY where YYYY is the reference year that's must be one of 1950, 1958, 1985, 1990, 2000</w:t>
            </w:r>
          </w:p>
          <w:p w14:paraId="14ABD69B" w14:textId="77777777" w:rsidR="008B10E6" w:rsidRPr="00906B09" w:rsidRDefault="008B10E6" w:rsidP="00A102D7">
            <w:pPr>
              <w:pStyle w:val="TableContents"/>
              <w:jc w:val="left"/>
              <w:rPr>
                <w:sz w:val="18"/>
                <w:szCs w:val="18"/>
              </w:rPr>
            </w:pPr>
            <w:r w:rsidRPr="00906B09">
              <w:rPr>
                <w:sz w:val="18"/>
                <w:szCs w:val="18"/>
              </w:rPr>
              <w:t>The reference year YYYY stands for YYYY-01-01 00:00:00.0</w:t>
            </w:r>
          </w:p>
          <w:p w14:paraId="1F54BAD9" w14:textId="77777777" w:rsidR="008B10E6" w:rsidRPr="00906B09" w:rsidRDefault="008B10E6" w:rsidP="00A102D7">
            <w:pPr>
              <w:pStyle w:val="TableContents"/>
              <w:jc w:val="left"/>
              <w:rPr>
                <w:sz w:val="18"/>
                <w:szCs w:val="18"/>
              </w:rPr>
            </w:pPr>
            <w:r w:rsidRPr="00906B09">
              <w:rPr>
                <w:sz w:val="18"/>
                <w:szCs w:val="18"/>
              </w:rPr>
              <w:t>If no reference date is specified the default reference date (1950) is used.</w:t>
            </w:r>
          </w:p>
          <w:p w14:paraId="1090D5B3" w14:textId="77777777" w:rsidR="008B10E6" w:rsidRPr="00906B09" w:rsidRDefault="008B10E6" w:rsidP="00A102D7">
            <w:pPr>
              <w:pStyle w:val="TableContents"/>
              <w:jc w:val="left"/>
              <w:rPr>
                <w:sz w:val="18"/>
                <w:szCs w:val="18"/>
              </w:rPr>
            </w:pPr>
            <w:r w:rsidRPr="00906B09">
              <w:rPr>
                <w:sz w:val="18"/>
                <w:szCs w:val="18"/>
              </w:rPr>
              <w:t> For instance:</w:t>
            </w:r>
          </w:p>
          <w:p w14:paraId="1F62F6B7" w14:textId="77777777" w:rsidR="008B10E6" w:rsidRPr="00906B09" w:rsidRDefault="008B10E6" w:rsidP="00A102D7">
            <w:pPr>
              <w:pStyle w:val="TableContents"/>
              <w:jc w:val="left"/>
              <w:rPr>
                <w:sz w:val="18"/>
                <w:szCs w:val="18"/>
              </w:rPr>
            </w:pPr>
            <w:r w:rsidRPr="00906B09">
              <w:rPr>
                <w:sz w:val="18"/>
                <w:szCs w:val="18"/>
              </w:rPr>
              <w:t> '2530 230 4569@2000'</w:t>
            </w:r>
          </w:p>
          <w:p w14:paraId="329F9748" w14:textId="77777777" w:rsidR="008B10E6" w:rsidRPr="00906B09" w:rsidRDefault="008B10E6" w:rsidP="00A102D7">
            <w:pPr>
              <w:pStyle w:val="TableContents"/>
              <w:jc w:val="left"/>
              <w:rPr>
                <w:sz w:val="18"/>
                <w:szCs w:val="18"/>
              </w:rPr>
            </w:pPr>
            <w:r w:rsidRPr="00906B09">
              <w:rPr>
                <w:sz w:val="18"/>
                <w:szCs w:val="18"/>
              </w:rPr>
              <w:t> '850.2536985@1990'</w:t>
            </w:r>
          </w:p>
          <w:p w14:paraId="2F7B85F7" w14:textId="77777777" w:rsidR="008B10E6" w:rsidRPr="00906B09" w:rsidRDefault="008B10E6" w:rsidP="00A102D7">
            <w:pPr>
              <w:pStyle w:val="TableContents"/>
              <w:jc w:val="left"/>
              <w:rPr>
                <w:sz w:val="18"/>
                <w:szCs w:val="18"/>
              </w:rPr>
            </w:pPr>
            <w:r w:rsidRPr="00906B09">
              <w:rPr>
                <w:sz w:val="18"/>
                <w:szCs w:val="18"/>
              </w:rPr>
              <w:t> '850.2536985@1950' is equal to '850.2536985'</w:t>
            </w:r>
          </w:p>
          <w:p w14:paraId="30CF2248" w14:textId="77777777" w:rsidR="008B10E6" w:rsidRPr="00906B09" w:rsidRDefault="008B10E6" w:rsidP="00A102D7">
            <w:pPr>
              <w:pStyle w:val="TableContents"/>
              <w:jc w:val="left"/>
              <w:rPr>
                <w:sz w:val="18"/>
                <w:szCs w:val="18"/>
              </w:rPr>
            </w:pPr>
          </w:p>
          <w:p w14:paraId="1562FDEC" w14:textId="77777777" w:rsidR="008B10E6" w:rsidRPr="00906B09" w:rsidRDefault="008B10E6" w:rsidP="00A102D7">
            <w:pPr>
              <w:pStyle w:val="TableContents"/>
              <w:jc w:val="left"/>
              <w:rPr>
                <w:sz w:val="18"/>
                <w:szCs w:val="18"/>
              </w:rPr>
            </w:pPr>
            <w:r w:rsidRPr="00906B09">
              <w:rPr>
                <w:sz w:val="18"/>
                <w:szCs w:val="18"/>
              </w:rPr>
              <w:t>Dates prior to 1950-01-01 00:00:00.0 are invalid</w:t>
            </w:r>
          </w:p>
        </w:tc>
        <w:tc>
          <w:tcPr>
            <w:tcW w:w="1843" w:type="dxa"/>
            <w:shd w:val="clear" w:color="auto" w:fill="auto"/>
            <w:tcMar>
              <w:top w:w="0" w:type="dxa"/>
              <w:left w:w="108" w:type="dxa"/>
              <w:bottom w:w="0" w:type="dxa"/>
              <w:right w:w="108" w:type="dxa"/>
            </w:tcMar>
          </w:tcPr>
          <w:p w14:paraId="11B41171" w14:textId="77777777" w:rsidR="008B10E6" w:rsidRPr="00906B09" w:rsidRDefault="008B10E6" w:rsidP="00A102D7">
            <w:pPr>
              <w:pStyle w:val="TableContents"/>
              <w:jc w:val="left"/>
              <w:rPr>
                <w:sz w:val="18"/>
                <w:szCs w:val="18"/>
              </w:rPr>
            </w:pPr>
            <w:r w:rsidRPr="00906B09">
              <w:rPr>
                <w:sz w:val="18"/>
                <w:szCs w:val="18"/>
              </w:rPr>
              <w:t>to_date(param1)</w:t>
            </w:r>
          </w:p>
        </w:tc>
        <w:tc>
          <w:tcPr>
            <w:tcW w:w="1275" w:type="dxa"/>
            <w:shd w:val="clear" w:color="auto" w:fill="auto"/>
            <w:tcMar>
              <w:top w:w="0" w:type="dxa"/>
              <w:left w:w="108" w:type="dxa"/>
              <w:bottom w:w="0" w:type="dxa"/>
              <w:right w:w="108" w:type="dxa"/>
            </w:tcMar>
          </w:tcPr>
          <w:p w14:paraId="440DD333" w14:textId="77777777" w:rsidR="008B10E6" w:rsidRPr="00906B09" w:rsidRDefault="008B10E6" w:rsidP="00A102D7">
            <w:pPr>
              <w:pStyle w:val="TableContents"/>
              <w:rPr>
                <w:sz w:val="18"/>
                <w:szCs w:val="18"/>
              </w:rPr>
            </w:pPr>
            <w:r w:rsidRPr="00906B09">
              <w:rPr>
                <w:sz w:val="18"/>
                <w:szCs w:val="18"/>
              </w:rPr>
              <w:t>Date&amp;Time</w:t>
            </w:r>
          </w:p>
        </w:tc>
      </w:tr>
    </w:tbl>
    <w:p w14:paraId="0B166D84" w14:textId="77777777" w:rsidR="008B10E6" w:rsidRPr="00906B09" w:rsidRDefault="008B10E6" w:rsidP="00786E48"/>
    <w:p w14:paraId="76741B2B" w14:textId="77777777" w:rsidR="004D53EA" w:rsidRPr="00906B09" w:rsidRDefault="003134EF" w:rsidP="00B8004B">
      <w:r w:rsidRPr="00906B09">
        <w:t>NOTE: except when explicitly stated (as with iif3, is_default) every expression involving a default value (also called missing value) is a default value. A true expression is an expression which is not 0 and not a default value. The descriptions below are for expressions which do not contain default values (to simplify their writing). For example the result of ‘A || B’ (A or B) is a default value if B is one even if A is true. 0 and default values are considered as false values (! X is a default value if X is also one, so X is false and ! X too).</w:t>
      </w:r>
    </w:p>
    <w:p w14:paraId="5F4345FE" w14:textId="77777777" w:rsidR="00A90560" w:rsidRPr="00906B09" w:rsidRDefault="00A90560" w:rsidP="00A90560">
      <w:pPr>
        <w:pStyle w:val="Heading5"/>
      </w:pPr>
      <w:r w:rsidRPr="00906B09">
        <w:t>Formulas</w:t>
      </w:r>
    </w:p>
    <w:p w14:paraId="32E10767" w14:textId="77777777" w:rsidR="00A90560" w:rsidRPr="00906B09" w:rsidRDefault="00A90560" w:rsidP="00A90560">
      <w:r w:rsidRPr="00906B09">
        <w:t xml:space="preserve">In the </w:t>
      </w:r>
      <w:r w:rsidR="00D91FBF" w:rsidRPr="00906B09">
        <w:rPr>
          <w:b/>
        </w:rPr>
        <w:t>“insert formula”</w:t>
      </w:r>
      <w:r w:rsidR="00D91FBF" w:rsidRPr="00906B09">
        <w:t>button</w:t>
      </w:r>
      <w:r w:rsidRPr="00906B09">
        <w:t>, you will find pre-defined formulas (Sea Surface Height and Sea Level Anomaly formulas from the different satellites’ GDR fields, and also 'Ocean editing' formulas, to use as selection criteria to select only valid data over ocean). If you have saved as formula an expression in the current workspace (or imported one from another workspace), you will also find it here. Any expression, i.e. valid combination of data fields and functions can be saved as formula. You can insert a developed formula and modify it, or use a formula as part of an expression.</w:t>
      </w:r>
    </w:p>
    <w:p w14:paraId="7DE5C3FE" w14:textId="77777777" w:rsidR="003134EF" w:rsidRPr="00906B09" w:rsidRDefault="00A90560" w:rsidP="00A90560">
      <w:r w:rsidRPr="00906B09">
        <w:t>The formula will appear either by its name only (if you leave the ‘as alias’ checked), or complete (if you un-check ‘as alias’).</w:t>
      </w:r>
    </w:p>
    <w:p w14:paraId="729CF5B6" w14:textId="77777777" w:rsidR="004D53EA" w:rsidRPr="00906B09" w:rsidRDefault="004D53EA" w:rsidP="004D53EA"/>
    <w:p w14:paraId="0A8B2C80" w14:textId="77777777" w:rsidR="004D53EA" w:rsidRPr="00906B09" w:rsidRDefault="009A5BD4" w:rsidP="006A0E57">
      <w:pPr>
        <w:jc w:val="center"/>
      </w:pPr>
      <w:r w:rsidRPr="00906B09">
        <w:rPr>
          <w:noProof/>
          <w:lang w:val="pt-PT" w:eastAsia="pt-PT"/>
        </w:rPr>
        <w:lastRenderedPageBreak/>
        <w:drawing>
          <wp:inline distT="0" distB="0" distL="0" distR="0" wp14:anchorId="1C1AF51A" wp14:editId="5FD1EEC7">
            <wp:extent cx="3862705" cy="2719070"/>
            <wp:effectExtent l="19050" t="0" r="4445" b="0"/>
            <wp:docPr id="37"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62705" cy="2719070"/>
                    </a:xfrm>
                    <a:prstGeom prst="rect">
                      <a:avLst/>
                    </a:prstGeom>
                    <a:noFill/>
                    <a:ln>
                      <a:noFill/>
                      <a:prstDash/>
                    </a:ln>
                  </pic:spPr>
                </pic:pic>
              </a:graphicData>
            </a:graphic>
          </wp:inline>
        </w:drawing>
      </w:r>
    </w:p>
    <w:p w14:paraId="1836D4D6" w14:textId="77777777" w:rsidR="00C7669A" w:rsidRPr="00906B09" w:rsidRDefault="00C7669A" w:rsidP="00D52A9C"/>
    <w:p w14:paraId="0A8FE146" w14:textId="77777777" w:rsidR="00F353BB" w:rsidRPr="00906B09" w:rsidRDefault="008E6C6C">
      <w:pPr>
        <w:pStyle w:val="Caption"/>
      </w:pPr>
      <w:bookmarkStart w:id="339" w:name="_Toc449978549"/>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14</w:t>
      </w:r>
      <w:r w:rsidR="00172F16" w:rsidRPr="00906B09">
        <w:fldChar w:fldCharType="end"/>
      </w:r>
      <w:r w:rsidRPr="00906B09">
        <w:t>: The 'Formulas' pop-up window, with the list of available formulas, top (sorted in alphabetical order).</w:t>
      </w:r>
      <w:bookmarkEnd w:id="339"/>
    </w:p>
    <w:p w14:paraId="4CC1F180" w14:textId="77777777" w:rsidR="00F353BB" w:rsidRPr="00906B09" w:rsidRDefault="008E6C6C">
      <w:pPr>
        <w:pStyle w:val="Caption"/>
      </w:pPr>
      <w:r w:rsidRPr="00906B09">
        <w:t>Here, one of them (</w:t>
      </w:r>
      <w:r w:rsidR="00D91FBF" w:rsidRPr="00906B09">
        <w:t>Ocean_data_editing_GFO_from_cycle_83</w:t>
      </w:r>
      <w:r w:rsidRPr="00906B09">
        <w:t>) is selected, thus you can see the unit of the formula ('count', i.e. no unit, this is a selection formula), and the full formula in the box below.  The check-box 'As alias' enables to insert the formula by its name only ('as alias') or, when unchecked, to insert in its full extent.</w:t>
      </w:r>
    </w:p>
    <w:p w14:paraId="475AA8BF" w14:textId="77777777" w:rsidR="006D228A" w:rsidRPr="00906B09" w:rsidRDefault="006D228A" w:rsidP="006D228A"/>
    <w:p w14:paraId="7C087AC7" w14:textId="77777777" w:rsidR="006D228A" w:rsidRPr="00906B09" w:rsidRDefault="006D228A" w:rsidP="006D228A">
      <w:r w:rsidRPr="00906B09">
        <w:rPr>
          <w:noProof/>
          <w:lang w:val="pt-PT" w:eastAsia="pt-PT"/>
        </w:rPr>
        <w:drawing>
          <wp:inline distT="0" distB="0" distL="0" distR="0" wp14:anchorId="2E78CEDE" wp14:editId="6BA4E1E7">
            <wp:extent cx="6010666" cy="3570245"/>
            <wp:effectExtent l="19050" t="0" r="9134" b="0"/>
            <wp:docPr id="38"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010666" cy="3570245"/>
                    </a:xfrm>
                    <a:prstGeom prst="rect">
                      <a:avLst/>
                    </a:prstGeom>
                    <a:noFill/>
                    <a:ln>
                      <a:noFill/>
                      <a:prstDash/>
                    </a:ln>
                  </pic:spPr>
                </pic:pic>
              </a:graphicData>
            </a:graphic>
          </wp:inline>
        </w:drawing>
      </w:r>
    </w:p>
    <w:p w14:paraId="6C5B2ADD" w14:textId="3957B5C2" w:rsidR="006D228A" w:rsidRPr="00906B09" w:rsidRDefault="006D228A" w:rsidP="000C23ED">
      <w:pPr>
        <w:pStyle w:val="Caption"/>
      </w:pPr>
      <w:bookmarkStart w:id="340" w:name="_Toc449978550"/>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15</w:t>
      </w:r>
      <w:r w:rsidR="00172F16" w:rsidRPr="00906B09">
        <w:fldChar w:fldCharType="end"/>
      </w:r>
      <w:r w:rsidRPr="00906B09">
        <w:t>: use of a pre-defined formula (</w:t>
      </w:r>
      <w:r w:rsidR="00D91FBF" w:rsidRPr="00906B09">
        <w:t>Ocean_data_editing_GFO_from_cycle_83</w:t>
      </w:r>
      <w:r w:rsidRPr="00906B09">
        <w:t xml:space="preserve">), by inserting its developed version Note the use in this particular formula of another formula as alias </w:t>
      </w:r>
      <w:r w:rsidR="00D91FBF" w:rsidRPr="00906B09">
        <w:t>%{Ocean_data_editing_GFO_from_cycle_83}</w:t>
      </w:r>
      <w:ins w:id="341" w:author="Ricardo Capote" w:date="2016-06-16T15:14:00Z">
        <w:r w:rsidR="005B750D" w:rsidRPr="00906B09">
          <w:t xml:space="preserve"> </w:t>
        </w:r>
      </w:ins>
      <w:r w:rsidRPr="00906B09">
        <w:t>on the next to last line)</w:t>
      </w:r>
      <w:bookmarkEnd w:id="340"/>
    </w:p>
    <w:p w14:paraId="008842D2" w14:textId="77777777" w:rsidR="005660F4" w:rsidRPr="00906B09" w:rsidRDefault="005660F4" w:rsidP="00D91FBF"/>
    <w:p w14:paraId="06782060" w14:textId="77777777" w:rsidR="00D91FBF" w:rsidRPr="00906B09" w:rsidRDefault="002F538A" w:rsidP="00D91FBF">
      <w:r w:rsidRPr="00906B09">
        <w:t>To apply the inserted formula to the selected Data Expression in the tree item, click the button “</w:t>
      </w:r>
      <w:r w:rsidRPr="00906B09">
        <w:rPr>
          <w:b/>
        </w:rPr>
        <w:t>Assign to the selected tree item</w:t>
      </w:r>
      <w:r w:rsidRPr="00906B09">
        <w:t>”.</w:t>
      </w:r>
    </w:p>
    <w:p w14:paraId="497EAB30" w14:textId="77777777" w:rsidR="00A34349" w:rsidRPr="00906B09" w:rsidRDefault="00A34349" w:rsidP="00A34349">
      <w:pPr>
        <w:pStyle w:val="Heading5"/>
      </w:pPr>
      <w:r w:rsidRPr="00906B09">
        <w:lastRenderedPageBreak/>
        <w:t>Algorithms</w:t>
      </w:r>
    </w:p>
    <w:p w14:paraId="1B7A2B23" w14:textId="77777777" w:rsidR="00A34349" w:rsidRPr="00906B09" w:rsidRDefault="00A34349" w:rsidP="00A34349">
      <w:r w:rsidRPr="00906B09">
        <w:t>Algorithms provide means of computing complex operations. They are pre-defined and compiled within BRAT. They include an algorithm name and a number of input parameters (depending on the algorithm) to be filled in by the user. The button “insert algorithm” enable to access the available algorithms with the relevant information provided.</w:t>
      </w:r>
    </w:p>
    <w:p w14:paraId="38D59803" w14:textId="77777777" w:rsidR="00A34349" w:rsidRPr="00906B09" w:rsidRDefault="00A34349" w:rsidP="00A34349">
      <w:r w:rsidRPr="00906B09">
        <w:t>Eleven algorithms are available at this time:</w:t>
      </w:r>
    </w:p>
    <w:p w14:paraId="75356AB3" w14:textId="77777777" w:rsidR="00A34349" w:rsidRPr="00906B09" w:rsidRDefault="00A34349" w:rsidP="00F43C8D">
      <w:pPr>
        <w:pStyle w:val="Indent2withBullet"/>
      </w:pPr>
      <w:r w:rsidRPr="00906B09">
        <w:t>computation of U (zonal)  and of V (meridional) component of geostrophic velocities from gridded data</w:t>
      </w:r>
    </w:p>
    <w:p w14:paraId="1D4B5D66" w14:textId="77777777" w:rsidR="00A34349" w:rsidRPr="00906B09" w:rsidRDefault="00A34349" w:rsidP="00E00375">
      <w:pPr>
        <w:pStyle w:val="Indent2withBullet"/>
      </w:pPr>
      <w:r w:rsidRPr="00906B09">
        <w:t>computation of across-track geostrophic velocities from along-track data.</w:t>
      </w:r>
    </w:p>
    <w:p w14:paraId="6F4ADC02" w14:textId="77777777" w:rsidR="00A34349" w:rsidRPr="00906B09" w:rsidRDefault="00A34349" w:rsidP="0044571C">
      <w:pPr>
        <w:pStyle w:val="Indent2withBullet"/>
      </w:pPr>
      <w:r w:rsidRPr="00906B09">
        <w:t>Filters to apply on along-track data (Gaussian, Median, Lanczos or Loess)</w:t>
      </w:r>
    </w:p>
    <w:p w14:paraId="25E71D48" w14:textId="77777777" w:rsidR="00A34349" w:rsidRPr="00906B09" w:rsidRDefault="00A34349" w:rsidP="00974859">
      <w:pPr>
        <w:pStyle w:val="Indent2withBullet"/>
      </w:pPr>
      <w:r w:rsidRPr="00906B09">
        <w:t>Filters to apply on gridded data (Gaussian, Median, Lanczos or Loess)</w:t>
      </w:r>
    </w:p>
    <w:p w14:paraId="2E5B2401" w14:textId="77777777" w:rsidR="00C7669A" w:rsidRPr="00906B09" w:rsidRDefault="00A34349" w:rsidP="00A34349">
      <w:r w:rsidRPr="00906B09">
        <w:t>Note that, as in the all of BRAT, computations are done in SI units. If the field(s) you are using have a unit defined, BRAT will take care of the conversion. However, beware if there is no unit really defined (“count”). BRAT will then consider the data as in S.I.</w:t>
      </w:r>
    </w:p>
    <w:p w14:paraId="798113D3" w14:textId="77777777" w:rsidR="00762ABA" w:rsidRPr="00906B09" w:rsidRDefault="00762ABA" w:rsidP="00A34349"/>
    <w:p w14:paraId="67E28135" w14:textId="77777777" w:rsidR="00C032A6" w:rsidRPr="00906B09" w:rsidRDefault="00C032A6" w:rsidP="005660F4">
      <w:pPr>
        <w:pStyle w:val="Caption"/>
        <w:keepNext/>
      </w:pPr>
      <w:bookmarkStart w:id="342" w:name="_Toc449978523"/>
      <w:r w:rsidRPr="00906B09">
        <w:t xml:space="preserve">Table </w:t>
      </w:r>
      <w:r w:rsidR="00172F16" w:rsidRPr="00906B09">
        <w:fldChar w:fldCharType="begin"/>
      </w:r>
      <w:r w:rsidRPr="00906B09">
        <w:instrText xml:space="preserve"> SEQ Table \* ARABIC </w:instrText>
      </w:r>
      <w:r w:rsidR="00172F16" w:rsidRPr="00906B09">
        <w:fldChar w:fldCharType="separate"/>
      </w:r>
      <w:r w:rsidR="00F62EB0">
        <w:rPr>
          <w:noProof/>
        </w:rPr>
        <w:t>4</w:t>
      </w:r>
      <w:r w:rsidR="00172F16" w:rsidRPr="00906B09">
        <w:fldChar w:fldCharType="end"/>
      </w:r>
      <w:r w:rsidRPr="00906B09">
        <w:t>: BRAT algorithms</w:t>
      </w:r>
      <w:bookmarkEnd w:id="342"/>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2410"/>
        <w:gridCol w:w="3402"/>
        <w:gridCol w:w="3686"/>
      </w:tblGrid>
      <w:tr w:rsidR="00B137FF" w:rsidRPr="00906B09" w14:paraId="2D56DAD1" w14:textId="77777777" w:rsidTr="00F91213">
        <w:trPr>
          <w:tblHeader/>
        </w:trPr>
        <w:tc>
          <w:tcPr>
            <w:tcW w:w="2410" w:type="dxa"/>
            <w:shd w:val="clear" w:color="auto" w:fill="1C94F8"/>
            <w:tcMar>
              <w:top w:w="0" w:type="dxa"/>
              <w:left w:w="108" w:type="dxa"/>
              <w:bottom w:w="0" w:type="dxa"/>
              <w:right w:w="108" w:type="dxa"/>
            </w:tcMar>
          </w:tcPr>
          <w:p w14:paraId="7783BC52" w14:textId="77777777" w:rsidR="0040612E" w:rsidRPr="00906B09" w:rsidRDefault="0040612E" w:rsidP="005660F4">
            <w:pPr>
              <w:pStyle w:val="TableHeader"/>
              <w:keepNext/>
            </w:pPr>
            <w:r w:rsidRPr="00906B09">
              <w:t>Name</w:t>
            </w:r>
          </w:p>
        </w:tc>
        <w:tc>
          <w:tcPr>
            <w:tcW w:w="3402" w:type="dxa"/>
            <w:shd w:val="clear" w:color="auto" w:fill="1C94F8"/>
            <w:tcMar>
              <w:top w:w="0" w:type="dxa"/>
              <w:left w:w="108" w:type="dxa"/>
              <w:bottom w:w="0" w:type="dxa"/>
              <w:right w:w="108" w:type="dxa"/>
            </w:tcMar>
          </w:tcPr>
          <w:p w14:paraId="13DC8F7A" w14:textId="77777777" w:rsidR="0040612E" w:rsidRPr="00906B09" w:rsidRDefault="0040612E" w:rsidP="005660F4">
            <w:pPr>
              <w:pStyle w:val="TableHeader"/>
              <w:keepNext/>
            </w:pPr>
            <w:r w:rsidRPr="00906B09">
              <w:t>Description</w:t>
            </w:r>
          </w:p>
        </w:tc>
        <w:tc>
          <w:tcPr>
            <w:tcW w:w="3686" w:type="dxa"/>
            <w:shd w:val="clear" w:color="auto" w:fill="1C94F8"/>
            <w:tcMar>
              <w:top w:w="0" w:type="dxa"/>
              <w:left w:w="108" w:type="dxa"/>
              <w:bottom w:w="0" w:type="dxa"/>
              <w:right w:w="108" w:type="dxa"/>
            </w:tcMar>
          </w:tcPr>
          <w:p w14:paraId="0F78EE33" w14:textId="77777777" w:rsidR="0040612E" w:rsidRPr="00906B09" w:rsidRDefault="0040612E" w:rsidP="005660F4">
            <w:pPr>
              <w:pStyle w:val="TableHeader"/>
              <w:keepNext/>
            </w:pPr>
            <w:r w:rsidRPr="00906B09">
              <w:t>Input parameters</w:t>
            </w:r>
          </w:p>
        </w:tc>
      </w:tr>
      <w:tr w:rsidR="00F91213" w:rsidRPr="00906B09" w14:paraId="2899E457" w14:textId="77777777" w:rsidTr="00F91213">
        <w:tc>
          <w:tcPr>
            <w:tcW w:w="2410" w:type="dxa"/>
            <w:shd w:val="clear" w:color="auto" w:fill="auto"/>
            <w:tcMar>
              <w:top w:w="0" w:type="dxa"/>
              <w:left w:w="108" w:type="dxa"/>
              <w:bottom w:w="0" w:type="dxa"/>
              <w:right w:w="108" w:type="dxa"/>
            </w:tcMar>
          </w:tcPr>
          <w:p w14:paraId="781557EB" w14:textId="77777777" w:rsidR="0040612E" w:rsidRPr="00906B09" w:rsidRDefault="0040612E" w:rsidP="005660F4">
            <w:pPr>
              <w:pStyle w:val="TableContents"/>
              <w:keepNext/>
              <w:rPr>
                <w:sz w:val="18"/>
                <w:szCs w:val="18"/>
              </w:rPr>
            </w:pPr>
            <w:r w:rsidRPr="00906B09">
              <w:rPr>
                <w:sz w:val="18"/>
                <w:szCs w:val="18"/>
              </w:rPr>
              <w:t>BratAlgoGeosVelAtp</w:t>
            </w:r>
          </w:p>
        </w:tc>
        <w:tc>
          <w:tcPr>
            <w:tcW w:w="3402" w:type="dxa"/>
            <w:shd w:val="clear" w:color="auto" w:fill="auto"/>
            <w:tcMar>
              <w:top w:w="0" w:type="dxa"/>
              <w:left w:w="108" w:type="dxa"/>
              <w:bottom w:w="0" w:type="dxa"/>
              <w:right w:w="108" w:type="dxa"/>
            </w:tcMar>
          </w:tcPr>
          <w:p w14:paraId="65DAC3F6" w14:textId="77777777" w:rsidR="0040612E" w:rsidRPr="00906B09" w:rsidRDefault="0040612E" w:rsidP="005660F4">
            <w:pPr>
              <w:pStyle w:val="TableContents"/>
              <w:keepNext/>
              <w:jc w:val="left"/>
              <w:rPr>
                <w:sz w:val="18"/>
                <w:szCs w:val="18"/>
              </w:rPr>
            </w:pPr>
            <w:r w:rsidRPr="00906B09">
              <w:rPr>
                <w:sz w:val="18"/>
                <w:szCs w:val="18"/>
              </w:rPr>
              <w:t>Geostrophic velocity computation for along-track data; result is the value of the geostrophic velocity component perpendicular to the track.</w:t>
            </w:r>
          </w:p>
          <w:p w14:paraId="149C9C4C" w14:textId="77777777" w:rsidR="0040612E" w:rsidRPr="00906B09" w:rsidRDefault="0040612E" w:rsidP="005660F4">
            <w:pPr>
              <w:pStyle w:val="TableContents"/>
              <w:keepNext/>
              <w:jc w:val="left"/>
              <w:rPr>
                <w:sz w:val="18"/>
                <w:szCs w:val="18"/>
              </w:rPr>
            </w:pPr>
            <w:r w:rsidRPr="00906B09">
              <w:rPr>
                <w:sz w:val="18"/>
                <w:szCs w:val="18"/>
              </w:rPr>
              <w:t>Input data must contain at least longitude, latitude and a field corresponding to an height information.</w:t>
            </w:r>
          </w:p>
        </w:tc>
        <w:tc>
          <w:tcPr>
            <w:tcW w:w="3686" w:type="dxa"/>
            <w:shd w:val="clear" w:color="auto" w:fill="auto"/>
            <w:tcMar>
              <w:top w:w="0" w:type="dxa"/>
              <w:left w:w="108" w:type="dxa"/>
              <w:bottom w:w="0" w:type="dxa"/>
              <w:right w:w="108" w:type="dxa"/>
            </w:tcMar>
          </w:tcPr>
          <w:p w14:paraId="5724C09D" w14:textId="77777777" w:rsidR="0040612E" w:rsidRPr="00906B09" w:rsidRDefault="0040612E" w:rsidP="005660F4">
            <w:pPr>
              <w:pStyle w:val="TableContents"/>
              <w:keepNext/>
              <w:jc w:val="left"/>
            </w:pPr>
            <w:r w:rsidRPr="00906B09">
              <w:rPr>
                <w:b/>
                <w:bCs/>
                <w:sz w:val="18"/>
                <w:szCs w:val="18"/>
              </w:rPr>
              <w:t>Latitude</w:t>
            </w:r>
            <w:r w:rsidRPr="00906B09">
              <w:rPr>
                <w:sz w:val="18"/>
                <w:szCs w:val="18"/>
              </w:rPr>
              <w:t>: to be replaced by the name of the latitude field within the data</w:t>
            </w:r>
          </w:p>
          <w:p w14:paraId="37FE18EF" w14:textId="77777777" w:rsidR="0040612E" w:rsidRPr="00906B09" w:rsidRDefault="0040612E" w:rsidP="005660F4">
            <w:pPr>
              <w:pStyle w:val="TableContents"/>
              <w:keepNext/>
              <w:jc w:val="left"/>
            </w:pPr>
            <w:r w:rsidRPr="00906B09">
              <w:rPr>
                <w:b/>
                <w:bCs/>
                <w:sz w:val="18"/>
                <w:szCs w:val="18"/>
              </w:rPr>
              <w:t>Longitude</w:t>
            </w:r>
            <w:r w:rsidRPr="00906B09">
              <w:rPr>
                <w:sz w:val="18"/>
                <w:szCs w:val="18"/>
              </w:rPr>
              <w:t>: to be replaced by the name of the longitude field within the data</w:t>
            </w:r>
          </w:p>
          <w:p w14:paraId="2A0F50C2" w14:textId="77777777" w:rsidR="0040612E" w:rsidRPr="00906B09" w:rsidRDefault="0040612E" w:rsidP="005660F4">
            <w:pPr>
              <w:pStyle w:val="TableContents"/>
              <w:keepNext/>
              <w:jc w:val="left"/>
            </w:pPr>
            <w:r w:rsidRPr="00906B09">
              <w:rPr>
                <w:b/>
                <w:bCs/>
                <w:sz w:val="18"/>
                <w:szCs w:val="18"/>
              </w:rPr>
              <w:t>Height</w:t>
            </w:r>
            <w:r w:rsidRPr="00906B09">
              <w:rPr>
                <w:sz w:val="18"/>
                <w:szCs w:val="18"/>
              </w:rPr>
              <w:t>: to be replaced by the name of a field corresponding to an height (e.g. SLA, ADT...), or a formula enabling to compute it.</w:t>
            </w:r>
          </w:p>
        </w:tc>
      </w:tr>
      <w:tr w:rsidR="00F91213" w:rsidRPr="00906B09" w14:paraId="76D08C0F" w14:textId="77777777" w:rsidTr="00F91213">
        <w:tc>
          <w:tcPr>
            <w:tcW w:w="2410" w:type="dxa"/>
            <w:shd w:val="clear" w:color="auto" w:fill="auto"/>
            <w:tcMar>
              <w:top w:w="0" w:type="dxa"/>
              <w:left w:w="108" w:type="dxa"/>
              <w:bottom w:w="0" w:type="dxa"/>
              <w:right w:w="108" w:type="dxa"/>
            </w:tcMar>
          </w:tcPr>
          <w:p w14:paraId="32D9AA7C" w14:textId="77777777" w:rsidR="0040612E" w:rsidRPr="00906B09" w:rsidRDefault="0040612E" w:rsidP="00A102D7">
            <w:pPr>
              <w:pStyle w:val="TableContents"/>
              <w:rPr>
                <w:sz w:val="18"/>
                <w:szCs w:val="18"/>
              </w:rPr>
            </w:pPr>
            <w:r w:rsidRPr="00906B09">
              <w:rPr>
                <w:sz w:val="18"/>
                <w:szCs w:val="18"/>
              </w:rPr>
              <w:t>BratAlgoGeosVelGridU</w:t>
            </w:r>
          </w:p>
        </w:tc>
        <w:tc>
          <w:tcPr>
            <w:tcW w:w="3402" w:type="dxa"/>
            <w:shd w:val="clear" w:color="auto" w:fill="auto"/>
            <w:tcMar>
              <w:top w:w="0" w:type="dxa"/>
              <w:left w:w="108" w:type="dxa"/>
              <w:bottom w:w="0" w:type="dxa"/>
              <w:right w:w="108" w:type="dxa"/>
            </w:tcMar>
          </w:tcPr>
          <w:p w14:paraId="636E1875" w14:textId="77777777" w:rsidR="0040612E" w:rsidRPr="00906B09" w:rsidRDefault="0040612E" w:rsidP="00A102D7">
            <w:pPr>
              <w:pStyle w:val="TableContents"/>
              <w:jc w:val="left"/>
              <w:rPr>
                <w:sz w:val="18"/>
                <w:szCs w:val="18"/>
              </w:rPr>
            </w:pPr>
            <w:r w:rsidRPr="00906B09">
              <w:rPr>
                <w:sz w:val="18"/>
                <w:szCs w:val="18"/>
              </w:rPr>
              <w:t>Geostrophic velocity computation for gridded data; result is the value of the geostrophic velocity zonal (North) component, U.</w:t>
            </w:r>
          </w:p>
          <w:p w14:paraId="11AD304D" w14:textId="77777777" w:rsidR="0040612E" w:rsidRPr="00906B09" w:rsidRDefault="0040612E" w:rsidP="00A102D7">
            <w:pPr>
              <w:pStyle w:val="TableContents"/>
              <w:jc w:val="left"/>
              <w:rPr>
                <w:sz w:val="18"/>
                <w:szCs w:val="18"/>
              </w:rPr>
            </w:pPr>
            <w:r w:rsidRPr="00906B09">
              <w:rPr>
                <w:sz w:val="18"/>
                <w:szCs w:val="18"/>
              </w:rPr>
              <w:t>Input data must contain at least longitude, latitude and a field corresponding to an height information.</w:t>
            </w:r>
          </w:p>
        </w:tc>
        <w:tc>
          <w:tcPr>
            <w:tcW w:w="3686" w:type="dxa"/>
            <w:shd w:val="clear" w:color="auto" w:fill="auto"/>
            <w:tcMar>
              <w:top w:w="0" w:type="dxa"/>
              <w:left w:w="108" w:type="dxa"/>
              <w:bottom w:w="0" w:type="dxa"/>
              <w:right w:w="108" w:type="dxa"/>
            </w:tcMar>
          </w:tcPr>
          <w:p w14:paraId="3C22ADC0" w14:textId="77777777" w:rsidR="0040612E" w:rsidRPr="00906B09" w:rsidRDefault="0040612E" w:rsidP="00A102D7">
            <w:pPr>
              <w:pStyle w:val="TableContents"/>
              <w:jc w:val="left"/>
            </w:pPr>
            <w:r w:rsidRPr="00906B09">
              <w:rPr>
                <w:b/>
                <w:bCs/>
                <w:sz w:val="18"/>
                <w:szCs w:val="18"/>
              </w:rPr>
              <w:t>Latitude</w:t>
            </w:r>
            <w:r w:rsidRPr="00906B09">
              <w:rPr>
                <w:sz w:val="18"/>
                <w:szCs w:val="18"/>
              </w:rPr>
              <w:t>: to be replaced by the name of the latitude field within the data</w:t>
            </w:r>
          </w:p>
          <w:p w14:paraId="197065EF" w14:textId="77777777" w:rsidR="0040612E" w:rsidRPr="00906B09" w:rsidRDefault="0040612E" w:rsidP="00A102D7">
            <w:pPr>
              <w:pStyle w:val="TableContents"/>
              <w:jc w:val="left"/>
            </w:pPr>
            <w:r w:rsidRPr="00906B09">
              <w:rPr>
                <w:b/>
                <w:bCs/>
                <w:sz w:val="18"/>
                <w:szCs w:val="18"/>
              </w:rPr>
              <w:t>Longitude</w:t>
            </w:r>
            <w:r w:rsidRPr="00906B09">
              <w:rPr>
                <w:sz w:val="18"/>
                <w:szCs w:val="18"/>
              </w:rPr>
              <w:t>: to be replaced by the name of the longitude field within the data</w:t>
            </w:r>
          </w:p>
          <w:p w14:paraId="08034ABC" w14:textId="77777777" w:rsidR="0040612E" w:rsidRPr="00906B09" w:rsidRDefault="0040612E" w:rsidP="00A102D7">
            <w:pPr>
              <w:pStyle w:val="TableContents"/>
              <w:jc w:val="left"/>
            </w:pPr>
            <w:r w:rsidRPr="00906B09">
              <w:rPr>
                <w:b/>
                <w:bCs/>
                <w:sz w:val="18"/>
                <w:szCs w:val="18"/>
              </w:rPr>
              <w:t>Height</w:t>
            </w:r>
            <w:r w:rsidRPr="00906B09">
              <w:rPr>
                <w:sz w:val="18"/>
                <w:szCs w:val="18"/>
              </w:rPr>
              <w:t>: to be replaced by the name of a field corresponding to an height (e.g. SLA, ADT...), or a formula enabling to compute it.</w:t>
            </w:r>
          </w:p>
          <w:p w14:paraId="0156B7A9" w14:textId="77777777" w:rsidR="0040612E" w:rsidRPr="00906B09" w:rsidRDefault="0040612E" w:rsidP="00A102D7">
            <w:pPr>
              <w:pStyle w:val="TableContents"/>
              <w:jc w:val="left"/>
            </w:pPr>
            <w:r w:rsidRPr="00906B09">
              <w:rPr>
                <w:b/>
                <w:bCs/>
                <w:sz w:val="18"/>
                <w:szCs w:val="18"/>
              </w:rPr>
              <w:t>5</w:t>
            </w:r>
            <w:r w:rsidRPr="00906B09">
              <w:rPr>
                <w:sz w:val="18"/>
                <w:szCs w:val="18"/>
              </w:rPr>
              <w:t>: latitude North and South below which the computation won't be done, to take into account the lack of Coriolis force at the Equator.</w:t>
            </w:r>
          </w:p>
        </w:tc>
      </w:tr>
      <w:tr w:rsidR="00F91213" w:rsidRPr="00906B09" w14:paraId="5611CD60" w14:textId="77777777" w:rsidTr="00F91213">
        <w:tc>
          <w:tcPr>
            <w:tcW w:w="2410" w:type="dxa"/>
            <w:shd w:val="clear" w:color="auto" w:fill="auto"/>
            <w:tcMar>
              <w:top w:w="0" w:type="dxa"/>
              <w:left w:w="108" w:type="dxa"/>
              <w:bottom w:w="0" w:type="dxa"/>
              <w:right w:w="108" w:type="dxa"/>
            </w:tcMar>
          </w:tcPr>
          <w:p w14:paraId="399A0819" w14:textId="77777777" w:rsidR="0040612E" w:rsidRPr="00906B09" w:rsidRDefault="0040612E" w:rsidP="00A102D7">
            <w:pPr>
              <w:pStyle w:val="TableContents"/>
              <w:rPr>
                <w:sz w:val="18"/>
                <w:szCs w:val="18"/>
              </w:rPr>
            </w:pPr>
            <w:r w:rsidRPr="00906B09">
              <w:rPr>
                <w:sz w:val="18"/>
                <w:szCs w:val="18"/>
              </w:rPr>
              <w:t>BratAlgoGeosVelGridV</w:t>
            </w:r>
          </w:p>
        </w:tc>
        <w:tc>
          <w:tcPr>
            <w:tcW w:w="3402" w:type="dxa"/>
            <w:shd w:val="clear" w:color="auto" w:fill="auto"/>
            <w:tcMar>
              <w:top w:w="0" w:type="dxa"/>
              <w:left w:w="108" w:type="dxa"/>
              <w:bottom w:w="0" w:type="dxa"/>
              <w:right w:w="108" w:type="dxa"/>
            </w:tcMar>
          </w:tcPr>
          <w:p w14:paraId="653574A2" w14:textId="77777777" w:rsidR="0040612E" w:rsidRPr="00906B09" w:rsidRDefault="0040612E" w:rsidP="00A102D7">
            <w:pPr>
              <w:pStyle w:val="TableContents"/>
              <w:jc w:val="left"/>
              <w:rPr>
                <w:sz w:val="18"/>
                <w:szCs w:val="18"/>
              </w:rPr>
            </w:pPr>
            <w:r w:rsidRPr="00906B09">
              <w:rPr>
                <w:sz w:val="18"/>
                <w:szCs w:val="18"/>
              </w:rPr>
              <w:t>Geostrophic velocity computation for gridded data;</w:t>
            </w:r>
          </w:p>
          <w:p w14:paraId="4EC8449D" w14:textId="77777777" w:rsidR="0040612E" w:rsidRPr="00906B09" w:rsidRDefault="0040612E" w:rsidP="00A102D7">
            <w:pPr>
              <w:pStyle w:val="TableContents"/>
              <w:jc w:val="left"/>
              <w:rPr>
                <w:sz w:val="18"/>
                <w:szCs w:val="18"/>
              </w:rPr>
            </w:pPr>
            <w:r w:rsidRPr="00906B09">
              <w:rPr>
                <w:sz w:val="18"/>
                <w:szCs w:val="18"/>
              </w:rPr>
              <w:t>result is the value of the geostrophic velocity meridional (East) component, V</w:t>
            </w:r>
          </w:p>
          <w:p w14:paraId="73FD2C19" w14:textId="77777777" w:rsidR="0040612E" w:rsidRPr="00906B09" w:rsidRDefault="0040612E" w:rsidP="00A102D7">
            <w:pPr>
              <w:pStyle w:val="TableContents"/>
              <w:jc w:val="left"/>
              <w:rPr>
                <w:sz w:val="18"/>
                <w:szCs w:val="18"/>
              </w:rPr>
            </w:pPr>
            <w:r w:rsidRPr="00906B09">
              <w:rPr>
                <w:sz w:val="18"/>
                <w:szCs w:val="18"/>
              </w:rPr>
              <w:t>Input data must contain at least longitude, latitude and a field corresponding to an height information.</w:t>
            </w:r>
          </w:p>
        </w:tc>
        <w:tc>
          <w:tcPr>
            <w:tcW w:w="3686" w:type="dxa"/>
            <w:shd w:val="clear" w:color="auto" w:fill="auto"/>
            <w:tcMar>
              <w:top w:w="0" w:type="dxa"/>
              <w:left w:w="108" w:type="dxa"/>
              <w:bottom w:w="0" w:type="dxa"/>
              <w:right w:w="108" w:type="dxa"/>
            </w:tcMar>
          </w:tcPr>
          <w:p w14:paraId="5291BEF4" w14:textId="77777777" w:rsidR="0040612E" w:rsidRPr="00906B09" w:rsidRDefault="0040612E" w:rsidP="00A102D7">
            <w:pPr>
              <w:pStyle w:val="TableContents"/>
              <w:jc w:val="left"/>
            </w:pPr>
            <w:r w:rsidRPr="00906B09">
              <w:rPr>
                <w:b/>
                <w:bCs/>
                <w:sz w:val="18"/>
                <w:szCs w:val="18"/>
              </w:rPr>
              <w:t>Latitude</w:t>
            </w:r>
            <w:r w:rsidRPr="00906B09">
              <w:rPr>
                <w:sz w:val="18"/>
                <w:szCs w:val="18"/>
              </w:rPr>
              <w:t>: to be replaced by the name of the latitude field within the data</w:t>
            </w:r>
          </w:p>
          <w:p w14:paraId="3C578ADB" w14:textId="77777777" w:rsidR="0040612E" w:rsidRPr="00906B09" w:rsidRDefault="0040612E" w:rsidP="00A102D7">
            <w:pPr>
              <w:pStyle w:val="TableContents"/>
              <w:jc w:val="left"/>
            </w:pPr>
            <w:r w:rsidRPr="00906B09">
              <w:rPr>
                <w:b/>
                <w:bCs/>
                <w:sz w:val="18"/>
                <w:szCs w:val="18"/>
              </w:rPr>
              <w:t>Longitude</w:t>
            </w:r>
            <w:r w:rsidRPr="00906B09">
              <w:rPr>
                <w:sz w:val="18"/>
                <w:szCs w:val="18"/>
              </w:rPr>
              <w:t>: to be replaced by the name of the longitude field within the data</w:t>
            </w:r>
          </w:p>
          <w:p w14:paraId="0576C2D6" w14:textId="77777777" w:rsidR="0040612E" w:rsidRPr="00906B09" w:rsidRDefault="0040612E" w:rsidP="00A102D7">
            <w:pPr>
              <w:pStyle w:val="TableContents"/>
              <w:jc w:val="left"/>
            </w:pPr>
            <w:r w:rsidRPr="00906B09">
              <w:rPr>
                <w:b/>
                <w:bCs/>
                <w:sz w:val="18"/>
                <w:szCs w:val="18"/>
              </w:rPr>
              <w:t>Height</w:t>
            </w:r>
            <w:r w:rsidRPr="00906B09">
              <w:rPr>
                <w:sz w:val="18"/>
                <w:szCs w:val="18"/>
              </w:rPr>
              <w:t>: to be replaced by the name of a field corresponding to an height (e.g. SLA, ADT...), or a formula enabling to compute it.</w:t>
            </w:r>
          </w:p>
          <w:p w14:paraId="381D45F6" w14:textId="77777777" w:rsidR="0040612E" w:rsidRPr="00906B09" w:rsidRDefault="0040612E" w:rsidP="00A102D7">
            <w:pPr>
              <w:pStyle w:val="TableContents"/>
              <w:jc w:val="left"/>
            </w:pPr>
            <w:r w:rsidRPr="00906B09">
              <w:rPr>
                <w:b/>
                <w:bCs/>
                <w:sz w:val="18"/>
                <w:szCs w:val="18"/>
              </w:rPr>
              <w:t>5</w:t>
            </w:r>
            <w:r w:rsidRPr="00906B09">
              <w:rPr>
                <w:sz w:val="18"/>
                <w:szCs w:val="18"/>
              </w:rPr>
              <w:t>: latitude North and South below which the computation won't be done, to take into account the lack of Coriolis force at the Equator</w:t>
            </w:r>
          </w:p>
        </w:tc>
      </w:tr>
      <w:tr w:rsidR="00F91213" w:rsidRPr="00906B09" w14:paraId="4EF67037" w14:textId="77777777" w:rsidTr="00F91213">
        <w:tc>
          <w:tcPr>
            <w:tcW w:w="2410" w:type="dxa"/>
            <w:shd w:val="clear" w:color="auto" w:fill="auto"/>
            <w:tcMar>
              <w:top w:w="0" w:type="dxa"/>
              <w:left w:w="108" w:type="dxa"/>
              <w:bottom w:w="0" w:type="dxa"/>
              <w:right w:w="108" w:type="dxa"/>
            </w:tcMar>
          </w:tcPr>
          <w:p w14:paraId="0400C202" w14:textId="77777777" w:rsidR="0040612E" w:rsidRPr="00906B09" w:rsidRDefault="0040612E" w:rsidP="00A102D7">
            <w:pPr>
              <w:pStyle w:val="TableContents"/>
              <w:rPr>
                <w:sz w:val="18"/>
                <w:szCs w:val="18"/>
              </w:rPr>
            </w:pPr>
            <w:r w:rsidRPr="00906B09">
              <w:rPr>
                <w:sz w:val="18"/>
                <w:szCs w:val="18"/>
              </w:rPr>
              <w:t>BratAlgoFilterGaussianAtp</w:t>
            </w:r>
          </w:p>
        </w:tc>
        <w:tc>
          <w:tcPr>
            <w:tcW w:w="3402" w:type="dxa"/>
            <w:shd w:val="clear" w:color="auto" w:fill="auto"/>
            <w:tcMar>
              <w:top w:w="0" w:type="dxa"/>
              <w:left w:w="108" w:type="dxa"/>
              <w:bottom w:w="0" w:type="dxa"/>
              <w:right w:w="108" w:type="dxa"/>
            </w:tcMar>
          </w:tcPr>
          <w:p w14:paraId="2C1F69F2" w14:textId="77777777" w:rsidR="0040612E" w:rsidRPr="00906B09" w:rsidRDefault="0040612E" w:rsidP="00A102D7">
            <w:pPr>
              <w:pStyle w:val="TableContents"/>
              <w:jc w:val="left"/>
              <w:rPr>
                <w:sz w:val="18"/>
                <w:szCs w:val="18"/>
              </w:rPr>
            </w:pPr>
            <w:r w:rsidRPr="00906B09">
              <w:rPr>
                <w:sz w:val="18"/>
                <w:szCs w:val="18"/>
              </w:rPr>
              <w:t>Gaussian Kernel filter for along-track data.</w:t>
            </w:r>
          </w:p>
          <w:p w14:paraId="4C302AA0" w14:textId="77777777" w:rsidR="0040612E" w:rsidRPr="00906B09" w:rsidRDefault="0040612E" w:rsidP="00A102D7">
            <w:pPr>
              <w:pStyle w:val="TableContents"/>
              <w:jc w:val="left"/>
              <w:rPr>
                <w:sz w:val="18"/>
                <w:szCs w:val="18"/>
              </w:rPr>
            </w:pPr>
          </w:p>
          <w:p w14:paraId="6EE0216D" w14:textId="77777777" w:rsidR="0040612E" w:rsidRPr="00906B09" w:rsidRDefault="0040612E" w:rsidP="00A102D7">
            <w:pPr>
              <w:pStyle w:val="TableContents"/>
              <w:jc w:val="left"/>
              <w:rPr>
                <w:sz w:val="18"/>
                <w:szCs w:val="18"/>
              </w:rPr>
            </w:pPr>
            <w:r w:rsidRPr="00906B09">
              <w:rPr>
                <w:sz w:val="18"/>
                <w:szCs w:val="18"/>
              </w:rPr>
              <w:t>A gaussian filter is a linear weighted mean filter. Weights in the filter are calculated according to a gaussian distribution.</w:t>
            </w:r>
          </w:p>
        </w:tc>
        <w:tc>
          <w:tcPr>
            <w:tcW w:w="3686" w:type="dxa"/>
            <w:shd w:val="clear" w:color="auto" w:fill="auto"/>
            <w:tcMar>
              <w:top w:w="0" w:type="dxa"/>
              <w:left w:w="108" w:type="dxa"/>
              <w:bottom w:w="0" w:type="dxa"/>
              <w:right w:w="108" w:type="dxa"/>
            </w:tcMar>
          </w:tcPr>
          <w:p w14:paraId="276F429E" w14:textId="77777777" w:rsidR="0040612E" w:rsidRPr="00906B09" w:rsidRDefault="0040612E" w:rsidP="00A102D7">
            <w:pPr>
              <w:pStyle w:val="TableContents"/>
              <w:jc w:val="left"/>
            </w:pPr>
            <w:r w:rsidRPr="00906B09">
              <w:rPr>
                <w:b/>
                <w:sz w:val="18"/>
                <w:szCs w:val="18"/>
              </w:rPr>
              <w:t>Expr</w:t>
            </w:r>
            <w:r w:rsidRPr="00906B09">
              <w:rPr>
                <w:sz w:val="18"/>
                <w:szCs w:val="18"/>
              </w:rPr>
              <w:t xml:space="preserve">: The input data (variable or Brat expression) on which the filter is applied </w:t>
            </w:r>
            <w:r w:rsidRPr="00906B09">
              <w:rPr>
                <w:b/>
                <w:sz w:val="18"/>
                <w:szCs w:val="18"/>
              </w:rPr>
              <w:t>WindowLength</w:t>
            </w:r>
            <w:r w:rsidRPr="00906B09">
              <w:rPr>
                <w:sz w:val="18"/>
                <w:szCs w:val="18"/>
              </w:rPr>
              <w:t>: Window/region size (N). The value must be odd.</w:t>
            </w:r>
          </w:p>
          <w:p w14:paraId="725B7027" w14:textId="77777777" w:rsidR="0040612E" w:rsidRPr="00906B09" w:rsidRDefault="0040612E" w:rsidP="00A102D7">
            <w:pPr>
              <w:pStyle w:val="TableContents"/>
              <w:jc w:val="left"/>
            </w:pPr>
            <w:r w:rsidRPr="00906B09">
              <w:rPr>
                <w:b/>
                <w:sz w:val="18"/>
                <w:szCs w:val="18"/>
              </w:rPr>
              <w:t>1</w:t>
            </w:r>
            <w:r w:rsidRPr="00906B09">
              <w:rPr>
                <w:sz w:val="18"/>
                <w:szCs w:val="18"/>
              </w:rPr>
              <w:t>: The standard deviation (sigma) of the distribution. Set by default to 1. The parameter must be a constant value.</w:t>
            </w:r>
          </w:p>
          <w:p w14:paraId="38EA7052" w14:textId="77777777" w:rsidR="0040612E" w:rsidRPr="00906B09" w:rsidRDefault="0040612E" w:rsidP="00A102D7">
            <w:pPr>
              <w:pStyle w:val="TableContents"/>
              <w:jc w:val="left"/>
            </w:pPr>
            <w:r w:rsidRPr="00906B09">
              <w:rPr>
                <w:b/>
                <w:sz w:val="18"/>
                <w:szCs w:val="18"/>
              </w:rPr>
              <w:t>3</w:t>
            </w:r>
            <w:r w:rsidRPr="00906B09">
              <w:rPr>
                <w:sz w:val="18"/>
                <w:szCs w:val="18"/>
              </w:rPr>
              <w:t xml:space="preserve">: The coefficient of spreading to the left and right of the distribution." Set by default </w:t>
            </w:r>
            <w:r w:rsidRPr="00906B09">
              <w:rPr>
                <w:sz w:val="18"/>
                <w:szCs w:val="18"/>
              </w:rPr>
              <w:lastRenderedPageBreak/>
              <w:t>to 3. The parameter must be a strictly positive constant value. Usually in practice, the value used is 3 with sigma equals to 1. The part of Gaussian distribution utilized is the range [(-3 x sigma), (3 x sigma)], the Gaussian distribution is truncated at points +/- (3 x sigma). When the range is [(-3 x sigma), (3 x sigma)], the bell-shaped curve adjusts the corner values to 0.01.</w:t>
            </w:r>
          </w:p>
          <w:p w14:paraId="14E3BFDA" w14:textId="77777777" w:rsidR="0040612E" w:rsidRPr="00906B09" w:rsidRDefault="0040612E" w:rsidP="00A102D7">
            <w:pPr>
              <w:pStyle w:val="TableContents"/>
              <w:jc w:val="left"/>
            </w:pPr>
            <w:r w:rsidRPr="00906B09">
              <w:rPr>
                <w:b/>
                <w:sz w:val="18"/>
                <w:szCs w:val="18"/>
              </w:rPr>
              <w:t>ValidPts</w:t>
            </w:r>
            <w:r w:rsidRPr="00906B09">
              <w:rPr>
                <w:sz w:val="18"/>
                <w:szCs w:val="18"/>
              </w:rPr>
              <w:t>: The minimum number of valid points below which the algorithm is not applied.</w:t>
            </w:r>
          </w:p>
          <w:p w14:paraId="0043BB4E" w14:textId="77777777" w:rsidR="0040612E" w:rsidRPr="00906B09" w:rsidRDefault="0040612E" w:rsidP="00A102D7">
            <w:pPr>
              <w:pStyle w:val="TableContents"/>
              <w:jc w:val="left"/>
            </w:pPr>
            <w:r w:rsidRPr="00906B09">
              <w:rPr>
                <w:b/>
                <w:sz w:val="18"/>
                <w:szCs w:val="18"/>
              </w:rPr>
              <w:t>0</w:t>
            </w:r>
            <w:r w:rsidRPr="00906B09">
              <w:rPr>
                <w:sz w:val="18"/>
                <w:szCs w:val="18"/>
              </w:rPr>
              <w:t>: A flag to specify if the algorithm is applied when the current data is 'defaut value' (no value). 0: not applied, 1: applied.</w:t>
            </w:r>
          </w:p>
          <w:p w14:paraId="41756026" w14:textId="77777777" w:rsidR="0040612E" w:rsidRPr="00906B09" w:rsidRDefault="0040612E" w:rsidP="00A102D7">
            <w:pPr>
              <w:pStyle w:val="TableContents"/>
              <w:jc w:val="left"/>
              <w:rPr>
                <w:sz w:val="18"/>
                <w:szCs w:val="18"/>
              </w:rPr>
            </w:pPr>
          </w:p>
        </w:tc>
      </w:tr>
      <w:tr w:rsidR="00F91213" w:rsidRPr="00906B09" w14:paraId="6A63C9CE" w14:textId="77777777" w:rsidTr="00F91213">
        <w:tc>
          <w:tcPr>
            <w:tcW w:w="2410" w:type="dxa"/>
            <w:shd w:val="clear" w:color="auto" w:fill="auto"/>
            <w:tcMar>
              <w:top w:w="0" w:type="dxa"/>
              <w:left w:w="108" w:type="dxa"/>
              <w:bottom w:w="0" w:type="dxa"/>
              <w:right w:w="108" w:type="dxa"/>
            </w:tcMar>
          </w:tcPr>
          <w:p w14:paraId="5F3BD11C" w14:textId="77777777" w:rsidR="0040612E" w:rsidRPr="00906B09" w:rsidRDefault="0040612E" w:rsidP="00A102D7">
            <w:pPr>
              <w:pStyle w:val="TableContents"/>
              <w:rPr>
                <w:sz w:val="18"/>
                <w:szCs w:val="18"/>
              </w:rPr>
            </w:pPr>
            <w:r w:rsidRPr="00906B09">
              <w:rPr>
                <w:sz w:val="18"/>
                <w:szCs w:val="18"/>
              </w:rPr>
              <w:lastRenderedPageBreak/>
              <w:t>BratAlgoFilterGaussianGrid</w:t>
            </w:r>
          </w:p>
        </w:tc>
        <w:tc>
          <w:tcPr>
            <w:tcW w:w="3402" w:type="dxa"/>
            <w:shd w:val="clear" w:color="auto" w:fill="auto"/>
            <w:tcMar>
              <w:top w:w="0" w:type="dxa"/>
              <w:left w:w="108" w:type="dxa"/>
              <w:bottom w:w="0" w:type="dxa"/>
              <w:right w:w="108" w:type="dxa"/>
            </w:tcMar>
          </w:tcPr>
          <w:p w14:paraId="14D204ED" w14:textId="77777777" w:rsidR="0040612E" w:rsidRPr="00906B09" w:rsidRDefault="0040612E" w:rsidP="00A102D7">
            <w:pPr>
              <w:pStyle w:val="TableContents"/>
              <w:jc w:val="left"/>
              <w:rPr>
                <w:sz w:val="18"/>
                <w:szCs w:val="18"/>
              </w:rPr>
            </w:pPr>
            <w:r w:rsidRPr="00906B09">
              <w:rPr>
                <w:sz w:val="18"/>
                <w:szCs w:val="18"/>
              </w:rPr>
              <w:t>Gaussian Kernel filter for gridded data.</w:t>
            </w:r>
          </w:p>
          <w:p w14:paraId="5813C533" w14:textId="77777777" w:rsidR="0040612E" w:rsidRPr="00906B09" w:rsidRDefault="0040612E" w:rsidP="00A102D7">
            <w:pPr>
              <w:pStyle w:val="TableContents"/>
              <w:jc w:val="left"/>
              <w:rPr>
                <w:sz w:val="18"/>
                <w:szCs w:val="18"/>
              </w:rPr>
            </w:pPr>
          </w:p>
          <w:p w14:paraId="09810BD9" w14:textId="77777777" w:rsidR="0040612E" w:rsidRPr="00906B09" w:rsidRDefault="0040612E" w:rsidP="00A102D7">
            <w:pPr>
              <w:pStyle w:val="TableContents"/>
              <w:jc w:val="left"/>
              <w:rPr>
                <w:sz w:val="18"/>
                <w:szCs w:val="18"/>
              </w:rPr>
            </w:pPr>
            <w:r w:rsidRPr="00906B09">
              <w:rPr>
                <w:sz w:val="18"/>
                <w:szCs w:val="18"/>
              </w:rPr>
              <w:t>A gaussian filter is a linear weighted mean filter. Weights in the filter are calculated according to a gaussian distribution.</w:t>
            </w:r>
          </w:p>
          <w:p w14:paraId="36B040E6" w14:textId="77777777" w:rsidR="0040612E" w:rsidRPr="00906B09" w:rsidRDefault="0040612E" w:rsidP="00A102D7">
            <w:pPr>
              <w:pStyle w:val="TableContents"/>
              <w:jc w:val="left"/>
              <w:rPr>
                <w:sz w:val="18"/>
                <w:szCs w:val="18"/>
              </w:rPr>
            </w:pPr>
          </w:p>
        </w:tc>
        <w:tc>
          <w:tcPr>
            <w:tcW w:w="3686" w:type="dxa"/>
            <w:shd w:val="clear" w:color="auto" w:fill="auto"/>
            <w:tcMar>
              <w:top w:w="0" w:type="dxa"/>
              <w:left w:w="108" w:type="dxa"/>
              <w:bottom w:w="0" w:type="dxa"/>
              <w:right w:w="108" w:type="dxa"/>
            </w:tcMar>
          </w:tcPr>
          <w:p w14:paraId="22B692D2" w14:textId="77777777" w:rsidR="0040612E" w:rsidRPr="00906B09" w:rsidRDefault="0040612E" w:rsidP="00A102D7">
            <w:pPr>
              <w:pStyle w:val="TableContents"/>
              <w:jc w:val="left"/>
            </w:pPr>
            <w:r w:rsidRPr="00906B09">
              <w:rPr>
                <w:b/>
                <w:sz w:val="18"/>
                <w:szCs w:val="18"/>
              </w:rPr>
              <w:t>Expr</w:t>
            </w:r>
            <w:r w:rsidRPr="00906B09">
              <w:rPr>
                <w:sz w:val="18"/>
                <w:szCs w:val="18"/>
              </w:rPr>
              <w:t xml:space="preserve">: The input data (variable or Brat expression) on which the filter is applied </w:t>
            </w:r>
            <w:r w:rsidRPr="00906B09">
              <w:rPr>
                <w:b/>
                <w:sz w:val="18"/>
                <w:szCs w:val="18"/>
              </w:rPr>
              <w:t>WindowLength</w:t>
            </w:r>
            <w:r w:rsidRPr="00906B09">
              <w:rPr>
                <w:sz w:val="18"/>
                <w:szCs w:val="18"/>
              </w:rPr>
              <w:t>: Window/region size (N x N). The value must be odd.</w:t>
            </w:r>
          </w:p>
          <w:p w14:paraId="512B3EE8" w14:textId="77777777" w:rsidR="0040612E" w:rsidRPr="00906B09" w:rsidRDefault="0040612E" w:rsidP="00A102D7">
            <w:pPr>
              <w:pStyle w:val="TableContents"/>
              <w:jc w:val="left"/>
            </w:pPr>
            <w:r w:rsidRPr="00906B09">
              <w:rPr>
                <w:b/>
                <w:sz w:val="18"/>
                <w:szCs w:val="18"/>
              </w:rPr>
              <w:t>1</w:t>
            </w:r>
            <w:r w:rsidRPr="00906B09">
              <w:rPr>
                <w:sz w:val="18"/>
                <w:szCs w:val="18"/>
              </w:rPr>
              <w:t>: The standard deviation (sigma) of the distribution. Set by default to 1. The parameter must be a constant value.</w:t>
            </w:r>
          </w:p>
          <w:p w14:paraId="0319221A" w14:textId="77777777" w:rsidR="0040612E" w:rsidRPr="00906B09" w:rsidRDefault="0040612E" w:rsidP="00A102D7">
            <w:pPr>
              <w:pStyle w:val="TableContents"/>
              <w:jc w:val="left"/>
            </w:pPr>
            <w:r w:rsidRPr="00906B09">
              <w:rPr>
                <w:b/>
                <w:sz w:val="18"/>
                <w:szCs w:val="18"/>
              </w:rPr>
              <w:t>3</w:t>
            </w:r>
            <w:r w:rsidRPr="00906B09">
              <w:rPr>
                <w:sz w:val="18"/>
                <w:szCs w:val="18"/>
              </w:rPr>
              <w:t>: The coefficient of spreading to the left and right of the distribution." Set by default to 3. The parameter must be a strictly positive constant value. Usually in practice, the value used is 3 with sigma equals to 1. The part of Gaussian distribution utilized is the range [(-3 x sigma), (3 x sigma)], the Gaussian distribution is truncated at points +/- (3 x sigma). When the range is [(-3 x sigma), (3 x sigma)], the bell-shaped curve adjusts the corner values to 0.01.</w:t>
            </w:r>
          </w:p>
          <w:p w14:paraId="763DEE6C" w14:textId="77777777" w:rsidR="0040612E" w:rsidRPr="00906B09" w:rsidRDefault="0040612E" w:rsidP="00A102D7">
            <w:pPr>
              <w:pStyle w:val="TableContents"/>
              <w:jc w:val="left"/>
            </w:pPr>
            <w:r w:rsidRPr="00906B09">
              <w:rPr>
                <w:b/>
                <w:sz w:val="18"/>
                <w:szCs w:val="18"/>
              </w:rPr>
              <w:t>ValidPts</w:t>
            </w:r>
            <w:r w:rsidRPr="00906B09">
              <w:rPr>
                <w:sz w:val="18"/>
                <w:szCs w:val="18"/>
              </w:rPr>
              <w:t>: The minimum number of valid points below which the algorithm is not applied.</w:t>
            </w:r>
          </w:p>
          <w:p w14:paraId="40F0A12B" w14:textId="77777777" w:rsidR="0040612E" w:rsidRPr="00906B09" w:rsidRDefault="0040612E" w:rsidP="00A102D7">
            <w:pPr>
              <w:pStyle w:val="TableContents"/>
              <w:jc w:val="left"/>
            </w:pPr>
            <w:r w:rsidRPr="00906B09">
              <w:rPr>
                <w:b/>
                <w:sz w:val="18"/>
                <w:szCs w:val="18"/>
              </w:rPr>
              <w:t>0</w:t>
            </w:r>
            <w:r w:rsidRPr="00906B09">
              <w:rPr>
                <w:sz w:val="18"/>
                <w:szCs w:val="18"/>
              </w:rPr>
              <w:t>: A flag to specify if the algorithm is applied when the current data is 'defaut value' (no value). 0: not applied, 1: applied.</w:t>
            </w:r>
          </w:p>
        </w:tc>
      </w:tr>
      <w:tr w:rsidR="00F91213" w:rsidRPr="00906B09" w14:paraId="0F2CF09D" w14:textId="77777777" w:rsidTr="00F91213">
        <w:tc>
          <w:tcPr>
            <w:tcW w:w="2410" w:type="dxa"/>
            <w:shd w:val="clear" w:color="auto" w:fill="auto"/>
            <w:tcMar>
              <w:top w:w="0" w:type="dxa"/>
              <w:left w:w="108" w:type="dxa"/>
              <w:bottom w:w="0" w:type="dxa"/>
              <w:right w:w="108" w:type="dxa"/>
            </w:tcMar>
          </w:tcPr>
          <w:p w14:paraId="1141E637" w14:textId="77777777" w:rsidR="0040612E" w:rsidRPr="00906B09" w:rsidRDefault="0040612E" w:rsidP="00A102D7">
            <w:pPr>
              <w:pStyle w:val="TableContents"/>
              <w:rPr>
                <w:sz w:val="18"/>
                <w:szCs w:val="18"/>
              </w:rPr>
            </w:pPr>
            <w:r w:rsidRPr="00906B09">
              <w:rPr>
                <w:sz w:val="18"/>
                <w:szCs w:val="18"/>
              </w:rPr>
              <w:t>BratAlgoFilterLanczosAtp</w:t>
            </w:r>
          </w:p>
        </w:tc>
        <w:tc>
          <w:tcPr>
            <w:tcW w:w="3402" w:type="dxa"/>
            <w:shd w:val="clear" w:color="auto" w:fill="auto"/>
            <w:tcMar>
              <w:top w:w="0" w:type="dxa"/>
              <w:left w:w="108" w:type="dxa"/>
              <w:bottom w:w="0" w:type="dxa"/>
              <w:right w:w="108" w:type="dxa"/>
            </w:tcMar>
          </w:tcPr>
          <w:p w14:paraId="2829818E" w14:textId="77777777" w:rsidR="0040612E" w:rsidRPr="00906B09" w:rsidRDefault="0040612E" w:rsidP="00A102D7">
            <w:pPr>
              <w:pStyle w:val="TableContents"/>
              <w:jc w:val="left"/>
              <w:rPr>
                <w:sz w:val="18"/>
                <w:szCs w:val="18"/>
              </w:rPr>
            </w:pPr>
            <w:r w:rsidRPr="00906B09">
              <w:rPr>
                <w:sz w:val="18"/>
                <w:szCs w:val="18"/>
              </w:rPr>
              <w:t>Lanczos kernel filter for along-track data.</w:t>
            </w:r>
          </w:p>
          <w:p w14:paraId="5B5BF98E" w14:textId="77777777" w:rsidR="0040612E" w:rsidRPr="00906B09" w:rsidRDefault="0040612E" w:rsidP="00A102D7">
            <w:pPr>
              <w:pStyle w:val="TableContents"/>
              <w:jc w:val="left"/>
              <w:rPr>
                <w:sz w:val="18"/>
                <w:szCs w:val="18"/>
              </w:rPr>
            </w:pPr>
          </w:p>
          <w:p w14:paraId="728195AC" w14:textId="77777777" w:rsidR="0040612E" w:rsidRPr="00906B09" w:rsidRDefault="0040612E" w:rsidP="00A102D7">
            <w:pPr>
              <w:pStyle w:val="TableContents"/>
              <w:jc w:val="left"/>
              <w:rPr>
                <w:sz w:val="18"/>
                <w:szCs w:val="18"/>
              </w:rPr>
            </w:pPr>
            <w:r w:rsidRPr="00906B09">
              <w:rPr>
                <w:sz w:val="18"/>
                <w:szCs w:val="18"/>
              </w:rPr>
              <w:t>A Lanczos filter is a weighted filter. Weights in the filter are calculated in the Frequency space, using Fourier transform.</w:t>
            </w:r>
          </w:p>
        </w:tc>
        <w:tc>
          <w:tcPr>
            <w:tcW w:w="3686" w:type="dxa"/>
            <w:shd w:val="clear" w:color="auto" w:fill="auto"/>
            <w:tcMar>
              <w:top w:w="0" w:type="dxa"/>
              <w:left w:w="108" w:type="dxa"/>
              <w:bottom w:w="0" w:type="dxa"/>
              <w:right w:w="108" w:type="dxa"/>
            </w:tcMar>
          </w:tcPr>
          <w:p w14:paraId="7057E68F" w14:textId="77777777" w:rsidR="0040612E" w:rsidRPr="00906B09" w:rsidRDefault="0040612E" w:rsidP="00A102D7">
            <w:pPr>
              <w:pStyle w:val="TableContents"/>
              <w:jc w:val="left"/>
            </w:pPr>
            <w:r w:rsidRPr="00906B09">
              <w:rPr>
                <w:b/>
                <w:sz w:val="18"/>
                <w:szCs w:val="18"/>
              </w:rPr>
              <w:t>Expr</w:t>
            </w:r>
            <w:r w:rsidRPr="00906B09">
              <w:rPr>
                <w:sz w:val="18"/>
                <w:szCs w:val="18"/>
              </w:rPr>
              <w:t xml:space="preserve">: The input data (variable or Brat expression) on which the filter is applied </w:t>
            </w:r>
            <w:r w:rsidRPr="00906B09">
              <w:rPr>
                <w:b/>
                <w:sz w:val="18"/>
                <w:szCs w:val="18"/>
              </w:rPr>
              <w:t>WindowLength</w:t>
            </w:r>
            <w:r w:rsidRPr="00906B09">
              <w:rPr>
                <w:sz w:val="18"/>
                <w:szCs w:val="18"/>
              </w:rPr>
              <w:t>: Window/region size (N). The value must be odd.</w:t>
            </w:r>
          </w:p>
          <w:p w14:paraId="7734FE8C" w14:textId="77777777" w:rsidR="0040612E" w:rsidRPr="00906B09" w:rsidRDefault="0040612E" w:rsidP="00A102D7">
            <w:pPr>
              <w:pStyle w:val="TableContents"/>
              <w:jc w:val="left"/>
            </w:pPr>
            <w:r w:rsidRPr="00906B09">
              <w:rPr>
                <w:b/>
                <w:sz w:val="18"/>
                <w:szCs w:val="18"/>
              </w:rPr>
              <w:t>CutOff</w:t>
            </w:r>
            <w:r w:rsidRPr="00906B09">
              <w:rPr>
                <w:sz w:val="18"/>
                <w:szCs w:val="18"/>
              </w:rPr>
              <w:t>: The value of the cut-off period (number of data points). The frequency (1/CutOff) is the value at which the response passes from one to zero.</w:t>
            </w:r>
          </w:p>
          <w:p w14:paraId="471631C7" w14:textId="77777777" w:rsidR="0040612E" w:rsidRPr="00906B09" w:rsidRDefault="0040612E" w:rsidP="00A102D7">
            <w:pPr>
              <w:pStyle w:val="TableContents"/>
              <w:jc w:val="left"/>
            </w:pPr>
            <w:r w:rsidRPr="00906B09">
              <w:rPr>
                <w:b/>
                <w:sz w:val="18"/>
                <w:szCs w:val="18"/>
              </w:rPr>
              <w:t>ValidPts</w:t>
            </w:r>
            <w:r w:rsidRPr="00906B09">
              <w:rPr>
                <w:sz w:val="18"/>
                <w:szCs w:val="18"/>
              </w:rPr>
              <w:t>: The minimum number of valid points below which the algorithm is not applied.</w:t>
            </w:r>
          </w:p>
          <w:p w14:paraId="39806EF1" w14:textId="77777777" w:rsidR="0040612E" w:rsidRPr="00906B09" w:rsidRDefault="0040612E" w:rsidP="00A102D7">
            <w:pPr>
              <w:pStyle w:val="TableContents"/>
              <w:jc w:val="left"/>
            </w:pPr>
            <w:r w:rsidRPr="00906B09">
              <w:rPr>
                <w:b/>
                <w:sz w:val="18"/>
                <w:szCs w:val="18"/>
              </w:rPr>
              <w:t>0</w:t>
            </w:r>
            <w:r w:rsidRPr="00906B09">
              <w:rPr>
                <w:sz w:val="18"/>
                <w:szCs w:val="18"/>
              </w:rPr>
              <w:t>: A flag to specify if the algorithm is applied when the current data is 'defaut value' (no value). 0: not applied, 1: applied.</w:t>
            </w:r>
          </w:p>
        </w:tc>
      </w:tr>
      <w:tr w:rsidR="00F91213" w:rsidRPr="00906B09" w14:paraId="3F1B3D3B" w14:textId="77777777" w:rsidTr="00F91213">
        <w:tc>
          <w:tcPr>
            <w:tcW w:w="2410" w:type="dxa"/>
            <w:shd w:val="clear" w:color="auto" w:fill="auto"/>
            <w:tcMar>
              <w:top w:w="0" w:type="dxa"/>
              <w:left w:w="108" w:type="dxa"/>
              <w:bottom w:w="0" w:type="dxa"/>
              <w:right w:w="108" w:type="dxa"/>
            </w:tcMar>
          </w:tcPr>
          <w:p w14:paraId="4A178170" w14:textId="77777777" w:rsidR="0040612E" w:rsidRPr="00906B09" w:rsidRDefault="0040612E" w:rsidP="00A102D7">
            <w:pPr>
              <w:pStyle w:val="TableContents"/>
              <w:rPr>
                <w:sz w:val="18"/>
                <w:szCs w:val="18"/>
              </w:rPr>
            </w:pPr>
            <w:r w:rsidRPr="00906B09">
              <w:rPr>
                <w:sz w:val="18"/>
                <w:szCs w:val="18"/>
              </w:rPr>
              <w:t>BratAlgoFilterLanczosGrid</w:t>
            </w:r>
          </w:p>
        </w:tc>
        <w:tc>
          <w:tcPr>
            <w:tcW w:w="3402" w:type="dxa"/>
            <w:shd w:val="clear" w:color="auto" w:fill="auto"/>
            <w:tcMar>
              <w:top w:w="0" w:type="dxa"/>
              <w:left w:w="108" w:type="dxa"/>
              <w:bottom w:w="0" w:type="dxa"/>
              <w:right w:w="108" w:type="dxa"/>
            </w:tcMar>
          </w:tcPr>
          <w:p w14:paraId="02CD8DB1" w14:textId="77777777" w:rsidR="0040612E" w:rsidRPr="00906B09" w:rsidRDefault="0040612E" w:rsidP="00A102D7">
            <w:pPr>
              <w:pStyle w:val="TableContents"/>
              <w:jc w:val="left"/>
              <w:rPr>
                <w:sz w:val="18"/>
                <w:szCs w:val="18"/>
              </w:rPr>
            </w:pPr>
            <w:r w:rsidRPr="00906B09">
              <w:rPr>
                <w:sz w:val="18"/>
                <w:szCs w:val="18"/>
              </w:rPr>
              <w:t>Lanczos kernel filter for gridded data.</w:t>
            </w:r>
          </w:p>
          <w:p w14:paraId="22C17746" w14:textId="77777777" w:rsidR="0040612E" w:rsidRPr="00906B09" w:rsidRDefault="0040612E" w:rsidP="00A102D7">
            <w:pPr>
              <w:pStyle w:val="TableContents"/>
              <w:jc w:val="left"/>
              <w:rPr>
                <w:sz w:val="18"/>
                <w:szCs w:val="18"/>
              </w:rPr>
            </w:pPr>
          </w:p>
          <w:p w14:paraId="73098634" w14:textId="77777777" w:rsidR="0040612E" w:rsidRPr="00906B09" w:rsidRDefault="0040612E" w:rsidP="00A102D7">
            <w:pPr>
              <w:pStyle w:val="TableContents"/>
              <w:jc w:val="left"/>
              <w:rPr>
                <w:sz w:val="18"/>
                <w:szCs w:val="18"/>
              </w:rPr>
            </w:pPr>
            <w:r w:rsidRPr="00906B09">
              <w:rPr>
                <w:sz w:val="18"/>
                <w:szCs w:val="18"/>
              </w:rPr>
              <w:t>A Lanczos filter is a weighted filter. Weights in the filter are calculated in the Frequency space, using Fourier transform.</w:t>
            </w:r>
          </w:p>
        </w:tc>
        <w:tc>
          <w:tcPr>
            <w:tcW w:w="3686" w:type="dxa"/>
            <w:shd w:val="clear" w:color="auto" w:fill="auto"/>
            <w:tcMar>
              <w:top w:w="0" w:type="dxa"/>
              <w:left w:w="108" w:type="dxa"/>
              <w:bottom w:w="0" w:type="dxa"/>
              <w:right w:w="108" w:type="dxa"/>
            </w:tcMar>
          </w:tcPr>
          <w:p w14:paraId="4F6E7E90" w14:textId="77777777" w:rsidR="0040612E" w:rsidRPr="00906B09" w:rsidRDefault="0040612E" w:rsidP="00A102D7">
            <w:pPr>
              <w:pStyle w:val="TableContents"/>
              <w:jc w:val="left"/>
            </w:pPr>
            <w:r w:rsidRPr="00906B09">
              <w:rPr>
                <w:b/>
                <w:sz w:val="18"/>
                <w:szCs w:val="18"/>
              </w:rPr>
              <w:t>Expr</w:t>
            </w:r>
            <w:r w:rsidRPr="00906B09">
              <w:rPr>
                <w:sz w:val="18"/>
                <w:szCs w:val="18"/>
              </w:rPr>
              <w:t xml:space="preserve">: The input data (variable or Brat expression) on which the filter is applied </w:t>
            </w:r>
            <w:r w:rsidRPr="00906B09">
              <w:rPr>
                <w:b/>
                <w:sz w:val="18"/>
                <w:szCs w:val="18"/>
              </w:rPr>
              <w:t>WindowLength</w:t>
            </w:r>
            <w:r w:rsidRPr="00906B09">
              <w:rPr>
                <w:sz w:val="18"/>
                <w:szCs w:val="18"/>
              </w:rPr>
              <w:t>: Window/region size (N x N). . The value must be odd.</w:t>
            </w:r>
          </w:p>
          <w:p w14:paraId="5CFA35F3" w14:textId="77777777" w:rsidR="0040612E" w:rsidRPr="00906B09" w:rsidRDefault="0040612E" w:rsidP="00A102D7">
            <w:pPr>
              <w:pStyle w:val="TableContents"/>
              <w:jc w:val="left"/>
            </w:pPr>
            <w:r w:rsidRPr="00906B09">
              <w:rPr>
                <w:b/>
                <w:sz w:val="18"/>
                <w:szCs w:val="18"/>
              </w:rPr>
              <w:t>CutOff</w:t>
            </w:r>
            <w:r w:rsidRPr="00906B09">
              <w:rPr>
                <w:sz w:val="18"/>
                <w:szCs w:val="18"/>
              </w:rPr>
              <w:t>: The value of the cut-off period (number of data points). The frequency (1/CutOff) is the value at which the response passes from one to zero.</w:t>
            </w:r>
          </w:p>
          <w:p w14:paraId="05F48ABD" w14:textId="77777777" w:rsidR="0040612E" w:rsidRPr="00906B09" w:rsidRDefault="0040612E" w:rsidP="00A102D7">
            <w:pPr>
              <w:pStyle w:val="TableContents"/>
              <w:jc w:val="left"/>
            </w:pPr>
            <w:r w:rsidRPr="00906B09">
              <w:rPr>
                <w:b/>
                <w:sz w:val="18"/>
                <w:szCs w:val="18"/>
              </w:rPr>
              <w:t>ValidPts</w:t>
            </w:r>
            <w:r w:rsidRPr="00906B09">
              <w:rPr>
                <w:sz w:val="18"/>
                <w:szCs w:val="18"/>
              </w:rPr>
              <w:t xml:space="preserve">: The minimum number of valid points below which the algorithm is not </w:t>
            </w:r>
            <w:r w:rsidRPr="00906B09">
              <w:rPr>
                <w:sz w:val="18"/>
                <w:szCs w:val="18"/>
              </w:rPr>
              <w:lastRenderedPageBreak/>
              <w:t>applied.</w:t>
            </w:r>
          </w:p>
          <w:p w14:paraId="117B37E0" w14:textId="77777777" w:rsidR="0040612E" w:rsidRPr="00906B09" w:rsidRDefault="0040612E" w:rsidP="00A102D7">
            <w:pPr>
              <w:pStyle w:val="TableContents"/>
              <w:jc w:val="left"/>
            </w:pPr>
            <w:r w:rsidRPr="00906B09">
              <w:rPr>
                <w:b/>
                <w:sz w:val="18"/>
                <w:szCs w:val="18"/>
              </w:rPr>
              <w:t>0</w:t>
            </w:r>
            <w:r w:rsidRPr="00906B09">
              <w:rPr>
                <w:sz w:val="18"/>
                <w:szCs w:val="18"/>
              </w:rPr>
              <w:t>: A flag to specify if the algorithm is applied when the current data is 'defaut value' (no value). 0: not applied, 1: applied.</w:t>
            </w:r>
          </w:p>
        </w:tc>
      </w:tr>
      <w:tr w:rsidR="00F91213" w:rsidRPr="00906B09" w14:paraId="7FD73E08" w14:textId="77777777" w:rsidTr="00F91213">
        <w:tc>
          <w:tcPr>
            <w:tcW w:w="2410" w:type="dxa"/>
            <w:shd w:val="clear" w:color="auto" w:fill="auto"/>
            <w:tcMar>
              <w:top w:w="0" w:type="dxa"/>
              <w:left w:w="108" w:type="dxa"/>
              <w:bottom w:w="0" w:type="dxa"/>
              <w:right w:w="108" w:type="dxa"/>
            </w:tcMar>
          </w:tcPr>
          <w:p w14:paraId="1308C466" w14:textId="77777777" w:rsidR="0040612E" w:rsidRPr="00906B09" w:rsidRDefault="0040612E" w:rsidP="00A102D7">
            <w:pPr>
              <w:pStyle w:val="TableContents"/>
              <w:rPr>
                <w:sz w:val="18"/>
                <w:szCs w:val="18"/>
              </w:rPr>
            </w:pPr>
            <w:r w:rsidRPr="00906B09">
              <w:rPr>
                <w:sz w:val="18"/>
                <w:szCs w:val="18"/>
              </w:rPr>
              <w:lastRenderedPageBreak/>
              <w:t>BratAlgoFilterLoessAtp</w:t>
            </w:r>
          </w:p>
        </w:tc>
        <w:tc>
          <w:tcPr>
            <w:tcW w:w="3402" w:type="dxa"/>
            <w:shd w:val="clear" w:color="auto" w:fill="auto"/>
            <w:tcMar>
              <w:top w:w="0" w:type="dxa"/>
              <w:left w:w="108" w:type="dxa"/>
              <w:bottom w:w="0" w:type="dxa"/>
              <w:right w:w="108" w:type="dxa"/>
            </w:tcMar>
          </w:tcPr>
          <w:p w14:paraId="526326DD" w14:textId="77777777" w:rsidR="0040612E" w:rsidRPr="00906B09" w:rsidRDefault="0040612E" w:rsidP="00A102D7">
            <w:pPr>
              <w:pStyle w:val="TableContents"/>
              <w:jc w:val="left"/>
              <w:rPr>
                <w:sz w:val="18"/>
                <w:szCs w:val="18"/>
              </w:rPr>
            </w:pPr>
            <w:r w:rsidRPr="00906B09">
              <w:rPr>
                <w:sz w:val="18"/>
                <w:szCs w:val="18"/>
              </w:rPr>
              <w:t>Loess kernel filter for along-track data.</w:t>
            </w:r>
          </w:p>
          <w:p w14:paraId="40D6D3C3" w14:textId="77777777" w:rsidR="0040612E" w:rsidRPr="00906B09" w:rsidRDefault="0040612E" w:rsidP="00A102D7">
            <w:pPr>
              <w:pStyle w:val="TableContents"/>
              <w:jc w:val="left"/>
              <w:rPr>
                <w:sz w:val="18"/>
                <w:szCs w:val="18"/>
              </w:rPr>
            </w:pPr>
          </w:p>
          <w:p w14:paraId="0C86B3C3" w14:textId="77777777" w:rsidR="0040612E" w:rsidRPr="00906B09" w:rsidRDefault="0040612E" w:rsidP="00A102D7">
            <w:pPr>
              <w:pStyle w:val="TableContents"/>
              <w:jc w:val="left"/>
              <w:rPr>
                <w:sz w:val="18"/>
                <w:szCs w:val="18"/>
              </w:rPr>
            </w:pPr>
            <w:r w:rsidRPr="00906B09">
              <w:rPr>
                <w:sz w:val="18"/>
                <w:szCs w:val="18"/>
              </w:rPr>
              <w:t>A Loess filter is a low-pass filter mostly used for smoothing. It is based on a local regression using weighted linear least squares and a 2nd degree polynomial model</w:t>
            </w:r>
          </w:p>
        </w:tc>
        <w:tc>
          <w:tcPr>
            <w:tcW w:w="3686" w:type="dxa"/>
            <w:shd w:val="clear" w:color="auto" w:fill="auto"/>
            <w:tcMar>
              <w:top w:w="0" w:type="dxa"/>
              <w:left w:w="108" w:type="dxa"/>
              <w:bottom w:w="0" w:type="dxa"/>
              <w:right w:w="108" w:type="dxa"/>
            </w:tcMar>
          </w:tcPr>
          <w:p w14:paraId="26AB041A" w14:textId="77777777" w:rsidR="0040612E" w:rsidRPr="00906B09" w:rsidRDefault="0040612E" w:rsidP="00A102D7">
            <w:pPr>
              <w:pStyle w:val="TableContents"/>
              <w:jc w:val="left"/>
            </w:pPr>
            <w:r w:rsidRPr="00906B09">
              <w:rPr>
                <w:b/>
                <w:sz w:val="18"/>
                <w:szCs w:val="18"/>
              </w:rPr>
              <w:t>Expr</w:t>
            </w:r>
            <w:r w:rsidRPr="00906B09">
              <w:rPr>
                <w:sz w:val="18"/>
                <w:szCs w:val="18"/>
              </w:rPr>
              <w:t>: The input data (variable or Brat expression) on which the filter is applied</w:t>
            </w:r>
          </w:p>
          <w:p w14:paraId="09C91F22" w14:textId="77777777" w:rsidR="0040612E" w:rsidRPr="00906B09" w:rsidRDefault="0040612E" w:rsidP="00A102D7">
            <w:pPr>
              <w:pStyle w:val="TableContents"/>
              <w:jc w:val="left"/>
            </w:pPr>
            <w:r w:rsidRPr="00906B09">
              <w:rPr>
                <w:b/>
                <w:sz w:val="18"/>
                <w:szCs w:val="18"/>
              </w:rPr>
              <w:t>X</w:t>
            </w:r>
            <w:r w:rsidRPr="00906B09">
              <w:rPr>
                <w:sz w:val="18"/>
                <w:szCs w:val="18"/>
              </w:rPr>
              <w:t>: The input data (X values) used to compute weights.</w:t>
            </w:r>
          </w:p>
          <w:p w14:paraId="03BC0BFC" w14:textId="77777777" w:rsidR="0040612E" w:rsidRPr="00906B09" w:rsidRDefault="0040612E" w:rsidP="00A102D7">
            <w:pPr>
              <w:pStyle w:val="TableContents"/>
              <w:jc w:val="left"/>
            </w:pPr>
            <w:r w:rsidRPr="00906B09">
              <w:rPr>
                <w:b/>
                <w:sz w:val="18"/>
                <w:szCs w:val="18"/>
              </w:rPr>
              <w:t>WindowLength</w:t>
            </w:r>
            <w:r w:rsidRPr="00906B09">
              <w:rPr>
                <w:sz w:val="18"/>
                <w:szCs w:val="18"/>
              </w:rPr>
              <w:t>: Window/region size. The value must be odd.</w:t>
            </w:r>
          </w:p>
          <w:p w14:paraId="6024719A" w14:textId="77777777" w:rsidR="0040612E" w:rsidRPr="00906B09" w:rsidRDefault="0040612E" w:rsidP="00A102D7">
            <w:pPr>
              <w:pStyle w:val="TableContents"/>
              <w:jc w:val="left"/>
            </w:pPr>
            <w:r w:rsidRPr="00906B09">
              <w:rPr>
                <w:b/>
                <w:sz w:val="18"/>
                <w:szCs w:val="18"/>
              </w:rPr>
              <w:t>ValidPts</w:t>
            </w:r>
            <w:r w:rsidRPr="00906B09">
              <w:rPr>
                <w:sz w:val="18"/>
                <w:szCs w:val="18"/>
              </w:rPr>
              <w:t>: The minimum number of valid points below which the algorithm is not applied.</w:t>
            </w:r>
          </w:p>
          <w:p w14:paraId="7126FD7B" w14:textId="77777777" w:rsidR="0040612E" w:rsidRPr="00906B09" w:rsidRDefault="0040612E" w:rsidP="00A102D7">
            <w:pPr>
              <w:pStyle w:val="TableContents"/>
              <w:jc w:val="left"/>
            </w:pPr>
            <w:r w:rsidRPr="00906B09">
              <w:rPr>
                <w:b/>
                <w:sz w:val="18"/>
                <w:szCs w:val="18"/>
              </w:rPr>
              <w:t>Extrapolate</w:t>
            </w:r>
            <w:r w:rsidRPr="00906B09">
              <w:rPr>
                <w:sz w:val="18"/>
                <w:szCs w:val="18"/>
              </w:rPr>
              <w:t>: A flag to specify if the algorithm is applied when the current data is 'defaut value' (no value). 0: not applied, 1: applied.</w:t>
            </w:r>
          </w:p>
        </w:tc>
      </w:tr>
      <w:tr w:rsidR="00F91213" w:rsidRPr="00906B09" w14:paraId="344A0024" w14:textId="77777777" w:rsidTr="00F91213">
        <w:tc>
          <w:tcPr>
            <w:tcW w:w="2410" w:type="dxa"/>
            <w:shd w:val="clear" w:color="auto" w:fill="auto"/>
            <w:tcMar>
              <w:top w:w="0" w:type="dxa"/>
              <w:left w:w="108" w:type="dxa"/>
              <w:bottom w:w="0" w:type="dxa"/>
              <w:right w:w="108" w:type="dxa"/>
            </w:tcMar>
          </w:tcPr>
          <w:p w14:paraId="7F73BDE7" w14:textId="77777777" w:rsidR="0040612E" w:rsidRPr="00906B09" w:rsidRDefault="0040612E" w:rsidP="00A102D7">
            <w:pPr>
              <w:pStyle w:val="TableContents"/>
              <w:rPr>
                <w:sz w:val="18"/>
                <w:szCs w:val="18"/>
              </w:rPr>
            </w:pPr>
            <w:r w:rsidRPr="00906B09">
              <w:rPr>
                <w:sz w:val="18"/>
                <w:szCs w:val="18"/>
              </w:rPr>
              <w:t>BratAlgoFilterLoessGrid</w:t>
            </w:r>
          </w:p>
        </w:tc>
        <w:tc>
          <w:tcPr>
            <w:tcW w:w="3402" w:type="dxa"/>
            <w:shd w:val="clear" w:color="auto" w:fill="auto"/>
            <w:tcMar>
              <w:top w:w="0" w:type="dxa"/>
              <w:left w:w="108" w:type="dxa"/>
              <w:bottom w:w="0" w:type="dxa"/>
              <w:right w:w="108" w:type="dxa"/>
            </w:tcMar>
          </w:tcPr>
          <w:p w14:paraId="164930A5" w14:textId="77777777" w:rsidR="0040612E" w:rsidRPr="00906B09" w:rsidRDefault="0040612E" w:rsidP="00A102D7">
            <w:pPr>
              <w:pStyle w:val="TableContents"/>
              <w:jc w:val="left"/>
              <w:rPr>
                <w:sz w:val="18"/>
                <w:szCs w:val="18"/>
              </w:rPr>
            </w:pPr>
            <w:r w:rsidRPr="00906B09">
              <w:rPr>
                <w:sz w:val="18"/>
                <w:szCs w:val="18"/>
              </w:rPr>
              <w:t>Loess kernel filter for gridded data. When used with X=longitude, Y=latitude, it is equivalent to the filter available in the 'set resolution/filter' box (but it can be applied here on any and every X and Y)</w:t>
            </w:r>
          </w:p>
          <w:p w14:paraId="10DBE8CF" w14:textId="77777777" w:rsidR="0040612E" w:rsidRPr="00906B09" w:rsidRDefault="0040612E" w:rsidP="00A102D7">
            <w:pPr>
              <w:pStyle w:val="TableContents"/>
              <w:jc w:val="left"/>
              <w:rPr>
                <w:sz w:val="18"/>
                <w:szCs w:val="18"/>
              </w:rPr>
            </w:pPr>
          </w:p>
          <w:p w14:paraId="5F7F0FE2" w14:textId="77777777" w:rsidR="0040612E" w:rsidRPr="00906B09" w:rsidRDefault="0040612E" w:rsidP="00A102D7">
            <w:pPr>
              <w:pStyle w:val="TableContents"/>
              <w:jc w:val="left"/>
              <w:rPr>
                <w:sz w:val="18"/>
                <w:szCs w:val="18"/>
              </w:rPr>
            </w:pPr>
            <w:r w:rsidRPr="00906B09">
              <w:rPr>
                <w:sz w:val="18"/>
                <w:szCs w:val="18"/>
              </w:rPr>
              <w:t>A Loess filter is a low-pass filter mostly used for smoothing. It is based on a local regression using weighted linear least squares and a 2nd degree polynomial model</w:t>
            </w:r>
          </w:p>
        </w:tc>
        <w:tc>
          <w:tcPr>
            <w:tcW w:w="3686" w:type="dxa"/>
            <w:shd w:val="clear" w:color="auto" w:fill="auto"/>
            <w:tcMar>
              <w:top w:w="0" w:type="dxa"/>
              <w:left w:w="108" w:type="dxa"/>
              <w:bottom w:w="0" w:type="dxa"/>
              <w:right w:w="108" w:type="dxa"/>
            </w:tcMar>
          </w:tcPr>
          <w:p w14:paraId="28914445" w14:textId="77777777" w:rsidR="0040612E" w:rsidRPr="00906B09" w:rsidRDefault="0040612E" w:rsidP="00A102D7">
            <w:pPr>
              <w:pStyle w:val="TableContents"/>
              <w:jc w:val="left"/>
            </w:pPr>
            <w:r w:rsidRPr="00906B09">
              <w:rPr>
                <w:b/>
                <w:sz w:val="18"/>
                <w:szCs w:val="18"/>
              </w:rPr>
              <w:t>Expr</w:t>
            </w:r>
            <w:r w:rsidRPr="00906B09">
              <w:rPr>
                <w:sz w:val="18"/>
                <w:szCs w:val="18"/>
              </w:rPr>
              <w:t xml:space="preserve">: The input data (variable or Brat expression) on which the filter is applied </w:t>
            </w:r>
            <w:r w:rsidRPr="00906B09">
              <w:rPr>
                <w:b/>
                <w:sz w:val="18"/>
                <w:szCs w:val="18"/>
              </w:rPr>
              <w:t>WindowWidth</w:t>
            </w:r>
            <w:r w:rsidRPr="00906B09">
              <w:rPr>
                <w:sz w:val="18"/>
                <w:szCs w:val="18"/>
              </w:rPr>
              <w:t xml:space="preserve">: Window/region width (x). The parameter must be a constant odd value. </w:t>
            </w:r>
            <w:r w:rsidRPr="00906B09">
              <w:rPr>
                <w:b/>
                <w:sz w:val="18"/>
                <w:szCs w:val="18"/>
              </w:rPr>
              <w:t>WindowHeight</w:t>
            </w:r>
            <w:r w:rsidRPr="00906B09">
              <w:rPr>
                <w:sz w:val="18"/>
                <w:szCs w:val="18"/>
              </w:rPr>
              <w:t xml:space="preserve">: Window/region height (y). The parameter must be a constant odd value. </w:t>
            </w:r>
            <w:r w:rsidRPr="00906B09">
              <w:rPr>
                <w:b/>
                <w:sz w:val="18"/>
                <w:szCs w:val="18"/>
              </w:rPr>
              <w:t>ValidPts</w:t>
            </w:r>
            <w:r w:rsidRPr="00906B09">
              <w:rPr>
                <w:sz w:val="18"/>
                <w:szCs w:val="18"/>
              </w:rPr>
              <w:t>: The minimum number of valid points below which the algorithm is not applied.</w:t>
            </w:r>
          </w:p>
          <w:p w14:paraId="67F4C582" w14:textId="77777777" w:rsidR="0040612E" w:rsidRPr="00906B09" w:rsidRDefault="0040612E" w:rsidP="00A102D7">
            <w:pPr>
              <w:pStyle w:val="TableContents"/>
              <w:jc w:val="left"/>
            </w:pPr>
            <w:r w:rsidRPr="00906B09">
              <w:rPr>
                <w:b/>
                <w:sz w:val="18"/>
                <w:szCs w:val="18"/>
              </w:rPr>
              <w:t>0</w:t>
            </w:r>
            <w:r w:rsidRPr="00906B09">
              <w:rPr>
                <w:sz w:val="18"/>
                <w:szCs w:val="18"/>
              </w:rPr>
              <w:t>: A flag to specify if the algorithm is applied when the current data is 'defaut value' (no value). 0: not applied, 1: applied.</w:t>
            </w:r>
          </w:p>
        </w:tc>
      </w:tr>
      <w:tr w:rsidR="00F91213" w:rsidRPr="00906B09" w14:paraId="4566E8DA" w14:textId="77777777" w:rsidTr="00F91213">
        <w:tc>
          <w:tcPr>
            <w:tcW w:w="2410" w:type="dxa"/>
            <w:shd w:val="clear" w:color="auto" w:fill="auto"/>
            <w:tcMar>
              <w:top w:w="0" w:type="dxa"/>
              <w:left w:w="108" w:type="dxa"/>
              <w:bottom w:w="0" w:type="dxa"/>
              <w:right w:w="108" w:type="dxa"/>
            </w:tcMar>
          </w:tcPr>
          <w:p w14:paraId="15F43ED8" w14:textId="77777777" w:rsidR="0040612E" w:rsidRPr="00906B09" w:rsidRDefault="0040612E" w:rsidP="00A102D7">
            <w:pPr>
              <w:pStyle w:val="TableContents"/>
              <w:rPr>
                <w:sz w:val="18"/>
                <w:szCs w:val="18"/>
              </w:rPr>
            </w:pPr>
            <w:r w:rsidRPr="00906B09">
              <w:rPr>
                <w:sz w:val="18"/>
                <w:szCs w:val="18"/>
              </w:rPr>
              <w:t>BratAlgoFilterMedianAtp</w:t>
            </w:r>
          </w:p>
        </w:tc>
        <w:tc>
          <w:tcPr>
            <w:tcW w:w="3402" w:type="dxa"/>
            <w:shd w:val="clear" w:color="auto" w:fill="auto"/>
            <w:tcMar>
              <w:top w:w="0" w:type="dxa"/>
              <w:left w:w="108" w:type="dxa"/>
              <w:bottom w:w="0" w:type="dxa"/>
              <w:right w:w="108" w:type="dxa"/>
            </w:tcMar>
          </w:tcPr>
          <w:p w14:paraId="561BAF2C" w14:textId="77777777" w:rsidR="0040612E" w:rsidRPr="00906B09" w:rsidRDefault="0040612E" w:rsidP="00A102D7">
            <w:pPr>
              <w:pStyle w:val="TableContents"/>
              <w:jc w:val="left"/>
              <w:rPr>
                <w:sz w:val="18"/>
                <w:szCs w:val="18"/>
              </w:rPr>
            </w:pPr>
            <w:r w:rsidRPr="00906B09">
              <w:rPr>
                <w:sz w:val="18"/>
                <w:szCs w:val="18"/>
              </w:rPr>
              <w:t>Median kernel filter for along-track data.</w:t>
            </w:r>
          </w:p>
          <w:p w14:paraId="7F1C087E" w14:textId="77777777" w:rsidR="0040612E" w:rsidRPr="00906B09" w:rsidRDefault="0040612E" w:rsidP="00A102D7">
            <w:pPr>
              <w:pStyle w:val="TableContents"/>
              <w:jc w:val="left"/>
              <w:rPr>
                <w:sz w:val="18"/>
                <w:szCs w:val="18"/>
              </w:rPr>
            </w:pPr>
          </w:p>
          <w:p w14:paraId="717EBDFC" w14:textId="77777777" w:rsidR="0040612E" w:rsidRPr="00906B09" w:rsidRDefault="0040612E" w:rsidP="00A102D7">
            <w:pPr>
              <w:pStyle w:val="TableContents"/>
              <w:jc w:val="left"/>
              <w:rPr>
                <w:sz w:val="18"/>
                <w:szCs w:val="18"/>
              </w:rPr>
            </w:pPr>
            <w:r w:rsidRPr="00906B09">
              <w:rPr>
                <w:sz w:val="18"/>
                <w:szCs w:val="18"/>
              </w:rPr>
              <w:t>A Median filter is often used for speckle noise reduction. A median filter is a non-linear filter which orders the elements within a window and pick the middle one.</w:t>
            </w:r>
          </w:p>
        </w:tc>
        <w:tc>
          <w:tcPr>
            <w:tcW w:w="3686" w:type="dxa"/>
            <w:shd w:val="clear" w:color="auto" w:fill="auto"/>
            <w:tcMar>
              <w:top w:w="0" w:type="dxa"/>
              <w:left w:w="108" w:type="dxa"/>
              <w:bottom w:w="0" w:type="dxa"/>
              <w:right w:w="108" w:type="dxa"/>
            </w:tcMar>
          </w:tcPr>
          <w:p w14:paraId="264B6243" w14:textId="77777777" w:rsidR="0040612E" w:rsidRPr="00906B09" w:rsidRDefault="0040612E" w:rsidP="00A102D7">
            <w:pPr>
              <w:pStyle w:val="TableContents"/>
              <w:jc w:val="left"/>
            </w:pPr>
            <w:r w:rsidRPr="00906B09">
              <w:rPr>
                <w:b/>
                <w:sz w:val="18"/>
                <w:szCs w:val="18"/>
              </w:rPr>
              <w:t>Expr</w:t>
            </w:r>
            <w:r w:rsidRPr="00906B09">
              <w:rPr>
                <w:sz w:val="18"/>
                <w:szCs w:val="18"/>
              </w:rPr>
              <w:t xml:space="preserve">: The input data (variable or Brat expression) on which the filter is applied </w:t>
            </w:r>
            <w:r w:rsidRPr="00906B09">
              <w:rPr>
                <w:b/>
                <w:sz w:val="18"/>
                <w:szCs w:val="18"/>
              </w:rPr>
              <w:t>WindowLength</w:t>
            </w:r>
            <w:r w:rsidRPr="00906B09">
              <w:rPr>
                <w:sz w:val="18"/>
                <w:szCs w:val="18"/>
              </w:rPr>
              <w:t xml:space="preserve">: Window/region size </w:t>
            </w:r>
            <w:r w:rsidRPr="00906B09">
              <w:rPr>
                <w:b/>
                <w:sz w:val="18"/>
                <w:szCs w:val="18"/>
              </w:rPr>
              <w:t>ValidPts</w:t>
            </w:r>
            <w:r w:rsidRPr="00906B09">
              <w:rPr>
                <w:sz w:val="18"/>
                <w:szCs w:val="18"/>
              </w:rPr>
              <w:t>: The minimum number of valid points below which the algorithm is not applied.</w:t>
            </w:r>
          </w:p>
          <w:p w14:paraId="3505659A" w14:textId="77777777" w:rsidR="0040612E" w:rsidRPr="00906B09" w:rsidRDefault="0040612E" w:rsidP="00A102D7">
            <w:pPr>
              <w:pStyle w:val="TableContents"/>
              <w:jc w:val="left"/>
            </w:pPr>
            <w:r w:rsidRPr="00906B09">
              <w:rPr>
                <w:b/>
                <w:sz w:val="18"/>
                <w:szCs w:val="18"/>
              </w:rPr>
              <w:t>0</w:t>
            </w:r>
            <w:r w:rsidRPr="00906B09">
              <w:rPr>
                <w:sz w:val="18"/>
                <w:szCs w:val="18"/>
              </w:rPr>
              <w:t>: A flag to specify if the algorithm is applied when the current data is 'defaut value' (no value). 0: not applied, 1: applied. Expr:</w:t>
            </w:r>
          </w:p>
          <w:p w14:paraId="2B17A6CE" w14:textId="77777777" w:rsidR="0040612E" w:rsidRPr="00906B09" w:rsidRDefault="0040612E" w:rsidP="00A102D7">
            <w:pPr>
              <w:pStyle w:val="TableContents"/>
              <w:jc w:val="left"/>
              <w:rPr>
                <w:sz w:val="18"/>
                <w:szCs w:val="18"/>
              </w:rPr>
            </w:pPr>
            <w:r w:rsidRPr="00906B09">
              <w:rPr>
                <w:sz w:val="18"/>
                <w:szCs w:val="18"/>
              </w:rPr>
              <w:t>WindowLength:</w:t>
            </w:r>
          </w:p>
        </w:tc>
      </w:tr>
      <w:tr w:rsidR="00F91213" w:rsidRPr="00906B09" w14:paraId="2F944534" w14:textId="77777777" w:rsidTr="00F91213">
        <w:tc>
          <w:tcPr>
            <w:tcW w:w="2410" w:type="dxa"/>
            <w:shd w:val="clear" w:color="auto" w:fill="auto"/>
            <w:tcMar>
              <w:top w:w="0" w:type="dxa"/>
              <w:left w:w="108" w:type="dxa"/>
              <w:bottom w:w="0" w:type="dxa"/>
              <w:right w:w="108" w:type="dxa"/>
            </w:tcMar>
          </w:tcPr>
          <w:p w14:paraId="17FFDFFE" w14:textId="77777777" w:rsidR="0040612E" w:rsidRPr="00906B09" w:rsidRDefault="0040612E" w:rsidP="00A102D7">
            <w:pPr>
              <w:pStyle w:val="TableContents"/>
              <w:rPr>
                <w:sz w:val="18"/>
                <w:szCs w:val="18"/>
              </w:rPr>
            </w:pPr>
            <w:r w:rsidRPr="00906B09">
              <w:rPr>
                <w:sz w:val="18"/>
                <w:szCs w:val="18"/>
              </w:rPr>
              <w:t>BratAlgoFilterMedianGrid</w:t>
            </w:r>
          </w:p>
        </w:tc>
        <w:tc>
          <w:tcPr>
            <w:tcW w:w="3402" w:type="dxa"/>
            <w:shd w:val="clear" w:color="auto" w:fill="auto"/>
            <w:tcMar>
              <w:top w:w="0" w:type="dxa"/>
              <w:left w:w="108" w:type="dxa"/>
              <w:bottom w:w="0" w:type="dxa"/>
              <w:right w:w="108" w:type="dxa"/>
            </w:tcMar>
          </w:tcPr>
          <w:p w14:paraId="4E40E339" w14:textId="77777777" w:rsidR="0040612E" w:rsidRPr="00906B09" w:rsidRDefault="0040612E" w:rsidP="00A102D7">
            <w:pPr>
              <w:pStyle w:val="TableContents"/>
              <w:jc w:val="left"/>
              <w:rPr>
                <w:sz w:val="18"/>
                <w:szCs w:val="18"/>
              </w:rPr>
            </w:pPr>
            <w:r w:rsidRPr="00906B09">
              <w:rPr>
                <w:sz w:val="18"/>
                <w:szCs w:val="18"/>
              </w:rPr>
              <w:t>Median kernel filter for gridded data.</w:t>
            </w:r>
          </w:p>
          <w:p w14:paraId="2A59D448" w14:textId="77777777" w:rsidR="0040612E" w:rsidRPr="00906B09" w:rsidRDefault="0040612E" w:rsidP="00A102D7">
            <w:pPr>
              <w:pStyle w:val="TableContents"/>
              <w:jc w:val="left"/>
              <w:rPr>
                <w:sz w:val="18"/>
                <w:szCs w:val="18"/>
              </w:rPr>
            </w:pPr>
          </w:p>
          <w:p w14:paraId="53318813" w14:textId="77777777" w:rsidR="0040612E" w:rsidRPr="00906B09" w:rsidRDefault="0040612E" w:rsidP="00A102D7">
            <w:pPr>
              <w:pStyle w:val="TableContents"/>
              <w:jc w:val="left"/>
              <w:rPr>
                <w:sz w:val="18"/>
                <w:szCs w:val="18"/>
              </w:rPr>
            </w:pPr>
            <w:r w:rsidRPr="00906B09">
              <w:rPr>
                <w:sz w:val="18"/>
                <w:szCs w:val="18"/>
              </w:rPr>
              <w:t>A Median filter is often used for speckle noise reduction. A median filter is a non-linear filter which orders the elements within a window and pick the middle one.</w:t>
            </w:r>
          </w:p>
        </w:tc>
        <w:tc>
          <w:tcPr>
            <w:tcW w:w="3686" w:type="dxa"/>
            <w:shd w:val="clear" w:color="auto" w:fill="auto"/>
            <w:tcMar>
              <w:top w:w="0" w:type="dxa"/>
              <w:left w:w="108" w:type="dxa"/>
              <w:bottom w:w="0" w:type="dxa"/>
              <w:right w:w="108" w:type="dxa"/>
            </w:tcMar>
          </w:tcPr>
          <w:p w14:paraId="2E3E2A67" w14:textId="77777777" w:rsidR="0040612E" w:rsidRPr="00906B09" w:rsidRDefault="0040612E" w:rsidP="00A102D7">
            <w:pPr>
              <w:pStyle w:val="TableContents"/>
              <w:jc w:val="left"/>
            </w:pPr>
            <w:r w:rsidRPr="00906B09">
              <w:rPr>
                <w:b/>
                <w:sz w:val="18"/>
                <w:szCs w:val="18"/>
              </w:rPr>
              <w:t>Expr</w:t>
            </w:r>
            <w:r w:rsidRPr="00906B09">
              <w:rPr>
                <w:sz w:val="18"/>
                <w:szCs w:val="18"/>
              </w:rPr>
              <w:t xml:space="preserve">: The input data (variable or Brat expression) on which the filter is applied </w:t>
            </w:r>
            <w:r w:rsidRPr="00906B09">
              <w:rPr>
                <w:b/>
                <w:sz w:val="18"/>
                <w:szCs w:val="18"/>
              </w:rPr>
              <w:t>WindowWidth</w:t>
            </w:r>
            <w:r w:rsidRPr="00906B09">
              <w:rPr>
                <w:sz w:val="18"/>
                <w:szCs w:val="18"/>
              </w:rPr>
              <w:t xml:space="preserve">: Window/region width (x) </w:t>
            </w:r>
            <w:r w:rsidRPr="00906B09">
              <w:rPr>
                <w:b/>
                <w:sz w:val="18"/>
                <w:szCs w:val="18"/>
              </w:rPr>
              <w:t>WindowHeight</w:t>
            </w:r>
            <w:r w:rsidRPr="00906B09">
              <w:rPr>
                <w:sz w:val="18"/>
                <w:szCs w:val="18"/>
              </w:rPr>
              <w:t xml:space="preserve">: Window/region height (y) </w:t>
            </w:r>
            <w:r w:rsidRPr="00906B09">
              <w:rPr>
                <w:b/>
                <w:sz w:val="18"/>
                <w:szCs w:val="18"/>
              </w:rPr>
              <w:t>ValidPts</w:t>
            </w:r>
            <w:r w:rsidRPr="00906B09">
              <w:rPr>
                <w:sz w:val="18"/>
                <w:szCs w:val="18"/>
              </w:rPr>
              <w:t>: The minimum number of valid points below which the algorithm is not applied.</w:t>
            </w:r>
          </w:p>
          <w:p w14:paraId="21ED81AB" w14:textId="77777777" w:rsidR="0040612E" w:rsidRPr="00906B09" w:rsidRDefault="0040612E" w:rsidP="00A102D7">
            <w:pPr>
              <w:pStyle w:val="TableContents"/>
              <w:jc w:val="left"/>
            </w:pPr>
            <w:r w:rsidRPr="00906B09">
              <w:rPr>
                <w:b/>
                <w:sz w:val="18"/>
                <w:szCs w:val="18"/>
              </w:rPr>
              <w:t>0</w:t>
            </w:r>
            <w:r w:rsidRPr="00906B09">
              <w:rPr>
                <w:sz w:val="18"/>
                <w:szCs w:val="18"/>
              </w:rPr>
              <w:t>: A flag to specify if the algorithm is applied when the current data is 'defaut value' (no value). 0: not applied, 1: applied.</w:t>
            </w:r>
          </w:p>
        </w:tc>
      </w:tr>
    </w:tbl>
    <w:p w14:paraId="662FABB0" w14:textId="77777777" w:rsidR="00762ABA" w:rsidRPr="00906B09" w:rsidRDefault="00762ABA" w:rsidP="00A34349"/>
    <w:p w14:paraId="4DDA69EF" w14:textId="77777777" w:rsidR="00C7669A" w:rsidRPr="00906B09" w:rsidRDefault="00C7669A" w:rsidP="00D52A9C"/>
    <w:p w14:paraId="4F1EDE59" w14:textId="77777777" w:rsidR="00C7669A" w:rsidRPr="00906B09" w:rsidRDefault="009A5BD4" w:rsidP="0075273F">
      <w:pPr>
        <w:jc w:val="center"/>
      </w:pPr>
      <w:r w:rsidRPr="00906B09">
        <w:rPr>
          <w:noProof/>
          <w:lang w:val="pt-PT" w:eastAsia="pt-PT"/>
        </w:rPr>
        <w:lastRenderedPageBreak/>
        <w:drawing>
          <wp:inline distT="0" distB="0" distL="0" distR="0" wp14:anchorId="2F7B5128" wp14:editId="28E53749">
            <wp:extent cx="4057015" cy="3347085"/>
            <wp:effectExtent l="19050" t="0" r="635" b="0"/>
            <wp:docPr id="39" name="image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57015" cy="3347085"/>
                    </a:xfrm>
                    <a:prstGeom prst="rect">
                      <a:avLst/>
                    </a:prstGeom>
                    <a:noFill/>
                    <a:ln>
                      <a:noFill/>
                      <a:prstDash/>
                    </a:ln>
                  </pic:spPr>
                </pic:pic>
              </a:graphicData>
            </a:graphic>
          </wp:inline>
        </w:drawing>
      </w:r>
    </w:p>
    <w:p w14:paraId="6E44E514" w14:textId="77777777" w:rsidR="00B762AB" w:rsidRPr="00906B09" w:rsidRDefault="00B762AB" w:rsidP="0075273F">
      <w:pPr>
        <w:pStyle w:val="Caption"/>
        <w:jc w:val="both"/>
      </w:pPr>
    </w:p>
    <w:p w14:paraId="64152DEB" w14:textId="77777777" w:rsidR="00F353BB" w:rsidRPr="00906B09" w:rsidRDefault="00B762AB">
      <w:pPr>
        <w:pStyle w:val="Caption"/>
      </w:pPr>
      <w:bookmarkStart w:id="343" w:name="_Toc449978551"/>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16</w:t>
      </w:r>
      <w:r w:rsidR="00172F16" w:rsidRPr="00906B09">
        <w:fldChar w:fldCharType="end"/>
      </w:r>
      <w:r w:rsidRPr="00906B09">
        <w:t>: Insert Algorithm pop-up, with the BratAlgoGeosVelGridV selected.</w:t>
      </w:r>
      <w:bookmarkEnd w:id="343"/>
    </w:p>
    <w:p w14:paraId="1B8F81BD" w14:textId="77777777" w:rsidR="00F353BB" w:rsidRPr="00906B09" w:rsidRDefault="00B762AB">
      <w:pPr>
        <w:pStyle w:val="Caption"/>
      </w:pPr>
      <w:r w:rsidRPr="00906B09">
        <w:t>A list of available algorithm is shown (top)</w:t>
      </w:r>
    </w:p>
    <w:p w14:paraId="6B7102AE" w14:textId="77777777" w:rsidR="00F353BB" w:rsidRPr="00906B09" w:rsidRDefault="00B762AB">
      <w:pPr>
        <w:pStyle w:val="Caption"/>
      </w:pPr>
      <w:r w:rsidRPr="00906B09">
        <w:t>Description of the selected algorithm is available (just below) as well as the necessary input parameters (middle) and standard output unit (here m/s, bottom). Clicking on “OK” will insert the call to the algorithm within the current expression (it will appear as exec('”BratAlgoGeosVelGridV”,%{lat],%{lon],Height,5) in the expression box.</w:t>
      </w:r>
    </w:p>
    <w:p w14:paraId="6980B0F0" w14:textId="77777777" w:rsidR="00F353BB" w:rsidRPr="00906B09" w:rsidRDefault="00B762AB">
      <w:pPr>
        <w:pStyle w:val="Caption"/>
      </w:pPr>
      <w:r w:rsidRPr="00906B09">
        <w:t>You then have to change the four input parameters (or not; most of the time, only “Height” will have to be changed;  Latitude and Longitude aliases are used, so they will work for any dataset) to fit your dataset and your needs.</w:t>
      </w:r>
    </w:p>
    <w:p w14:paraId="0910DE67" w14:textId="77777777" w:rsidR="00B762AB" w:rsidRPr="00906B09" w:rsidRDefault="00B762AB" w:rsidP="00B762AB"/>
    <w:p w14:paraId="6730C884" w14:textId="77777777" w:rsidR="00B762AB" w:rsidRPr="00906B09" w:rsidRDefault="0003027B" w:rsidP="00B762AB">
      <w:r w:rsidRPr="00906B09">
        <w:rPr>
          <w:noProof/>
          <w:lang w:val="pt-PT" w:eastAsia="pt-PT"/>
        </w:rPr>
        <w:lastRenderedPageBreak/>
        <w:drawing>
          <wp:inline distT="0" distB="0" distL="0" distR="0" wp14:anchorId="7C86B77E" wp14:editId="573A6405">
            <wp:extent cx="5891916" cy="3514476"/>
            <wp:effectExtent l="19050" t="0" r="0" b="0"/>
            <wp:docPr id="40" name="image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91916" cy="3514476"/>
                    </a:xfrm>
                    <a:prstGeom prst="rect">
                      <a:avLst/>
                    </a:prstGeom>
                    <a:noFill/>
                    <a:ln>
                      <a:noFill/>
                      <a:prstDash/>
                    </a:ln>
                  </pic:spPr>
                </pic:pic>
              </a:graphicData>
            </a:graphic>
          </wp:inline>
        </w:drawing>
      </w:r>
    </w:p>
    <w:p w14:paraId="55896B82" w14:textId="77777777" w:rsidR="0003027B" w:rsidRPr="00906B09" w:rsidRDefault="00A63E56" w:rsidP="000C23ED">
      <w:pPr>
        <w:pStyle w:val="Caption"/>
      </w:pPr>
      <w:bookmarkStart w:id="344" w:name="_Toc449978552"/>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17</w:t>
      </w:r>
      <w:r w:rsidR="00172F16" w:rsidRPr="00906B09">
        <w:fldChar w:fldCharType="end"/>
      </w:r>
      <w:r w:rsidRPr="00906B09">
        <w:t>: Operation resulting from the insertion of algorithms (here the “</w:t>
      </w:r>
      <w:r w:rsidR="00CF7579" w:rsidRPr="00906B09">
        <w:t>CustomAlgo</w:t>
      </w:r>
      <w:r w:rsidRPr="00906B09">
        <w:t>” algorithm is visible). Latitude, Longitude and 5 have been left as default; Height is replaced by “</w:t>
      </w:r>
      <w:r w:rsidR="00CF7579" w:rsidRPr="00906B09">
        <w:t>Grid</w:t>
      </w:r>
      <w:r w:rsidRPr="00906B09">
        <w:t>_0001”, which is the name of the Sea Level Anomaly height in the gridded dataset used.</w:t>
      </w:r>
      <w:bookmarkEnd w:id="344"/>
    </w:p>
    <w:p w14:paraId="13EE4839" w14:textId="77777777" w:rsidR="00A63E56" w:rsidRPr="00906B09" w:rsidRDefault="00A63E56" w:rsidP="00A63E56"/>
    <w:p w14:paraId="37557F0F" w14:textId="77777777" w:rsidR="00A63E56" w:rsidRPr="00906B09" w:rsidRDefault="00A23FA3" w:rsidP="00A23FA3">
      <w:pPr>
        <w:pStyle w:val="Heading5"/>
      </w:pPr>
      <w:r w:rsidRPr="00906B09">
        <w:t>Data computation</w:t>
      </w:r>
    </w:p>
    <w:p w14:paraId="65F83FCF" w14:textId="77777777" w:rsidR="00A23FA3" w:rsidRPr="00906B09" w:rsidRDefault="00E9494A" w:rsidP="005660F4">
      <w:pPr>
        <w:jc w:val="center"/>
      </w:pPr>
      <w:r w:rsidRPr="00906B09">
        <w:rPr>
          <w:noProof/>
          <w:lang w:val="pt-PT" w:eastAsia="pt-PT"/>
        </w:rPr>
        <w:drawing>
          <wp:inline distT="0" distB="0" distL="0" distR="0" wp14:anchorId="761BE868" wp14:editId="27AFE0C2">
            <wp:extent cx="5128592" cy="2647784"/>
            <wp:effectExtent l="0" t="0" r="0" b="0"/>
            <wp:docPr id="41" name="Image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31445" cy="2649257"/>
                    </a:xfrm>
                    <a:prstGeom prst="rect">
                      <a:avLst/>
                    </a:prstGeom>
                    <a:noFill/>
                    <a:ln>
                      <a:noFill/>
                      <a:prstDash/>
                    </a:ln>
                  </pic:spPr>
                </pic:pic>
              </a:graphicData>
            </a:graphic>
          </wp:inline>
        </w:drawing>
      </w:r>
    </w:p>
    <w:p w14:paraId="7FB4CE79" w14:textId="77777777" w:rsidR="00D52A9C" w:rsidRPr="00906B09" w:rsidRDefault="00E9494A" w:rsidP="000C23ED">
      <w:pPr>
        <w:pStyle w:val="Caption"/>
      </w:pPr>
      <w:bookmarkStart w:id="345" w:name="_Toc449978553"/>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18</w:t>
      </w:r>
      <w:r w:rsidR="00172F16" w:rsidRPr="00906B09">
        <w:fldChar w:fldCharType="end"/>
      </w:r>
      <w:r w:rsidRPr="00906B09">
        <w:t>: Choice of the data computation</w:t>
      </w:r>
      <w:bookmarkEnd w:id="345"/>
    </w:p>
    <w:p w14:paraId="5661F5D6" w14:textId="77777777" w:rsidR="00A516D2" w:rsidRPr="00906B09" w:rsidRDefault="00A516D2" w:rsidP="00A516D2">
      <w:r w:rsidRPr="00906B09">
        <w:t>The data computation is used whenever you have several values of a field for a given (X) or (X,Y). This is typically the case for:</w:t>
      </w:r>
    </w:p>
    <w:p w14:paraId="0720F294" w14:textId="77777777" w:rsidR="00A516D2" w:rsidRPr="00906B09" w:rsidRDefault="00A516D2" w:rsidP="002B7853">
      <w:pPr>
        <w:pStyle w:val="Indent1withBullet"/>
        <w:rPr>
          <w:lang w:val="en-GB"/>
        </w:rPr>
      </w:pPr>
      <w:r w:rsidRPr="00906B09">
        <w:rPr>
          <w:lang w:val="en-GB"/>
        </w:rPr>
        <w:t>crossover points between tracks</w:t>
      </w:r>
    </w:p>
    <w:p w14:paraId="1606D775" w14:textId="77777777" w:rsidR="00A516D2" w:rsidRPr="00906B09" w:rsidRDefault="00A516D2" w:rsidP="00A723CC">
      <w:pPr>
        <w:pStyle w:val="Indent1withBullet"/>
        <w:rPr>
          <w:lang w:val="en-GB"/>
        </w:rPr>
      </w:pPr>
      <w:r w:rsidRPr="00906B09">
        <w:rPr>
          <w:lang w:val="en-GB"/>
        </w:rPr>
        <w:t>several files available for different dates</w:t>
      </w:r>
    </w:p>
    <w:p w14:paraId="1F84661E" w14:textId="77777777" w:rsidR="00A516D2" w:rsidRPr="00906B09" w:rsidRDefault="00A516D2" w:rsidP="0001292E">
      <w:pPr>
        <w:pStyle w:val="Indent1withBullet"/>
        <w:rPr>
          <w:lang w:val="en-GB"/>
        </w:rPr>
      </w:pPr>
      <w:r w:rsidRPr="00906B09">
        <w:rPr>
          <w:lang w:val="en-GB"/>
        </w:rPr>
        <w:t>sub-sample data</w:t>
      </w:r>
    </w:p>
    <w:p w14:paraId="354E52BC" w14:textId="77777777" w:rsidR="00A516D2" w:rsidRPr="00906B09" w:rsidRDefault="00A516D2" w:rsidP="00A516D2">
      <w:r w:rsidRPr="00906B09">
        <w:t>Possible computations are:</w:t>
      </w:r>
    </w:p>
    <w:p w14:paraId="18C8B4DD" w14:textId="77777777" w:rsidR="00A516D2" w:rsidRPr="00906B09" w:rsidRDefault="00A516D2" w:rsidP="00F43C8D">
      <w:pPr>
        <w:pStyle w:val="Indent2withBullet"/>
      </w:pPr>
      <w:r w:rsidRPr="00906B09">
        <w:lastRenderedPageBreak/>
        <w:t>'</w:t>
      </w:r>
      <w:r w:rsidRPr="00906B09">
        <w:rPr>
          <w:b/>
        </w:rPr>
        <w:t>MEAN</w:t>
      </w:r>
      <w:r w:rsidRPr="00906B09">
        <w:t>' (default)</w:t>
      </w:r>
      <w:del w:id="346" w:author="Ricardo Capote" w:date="2016-06-16T15:15:00Z">
        <w:r w:rsidRPr="00906B09" w:rsidDel="00E30092">
          <w:delText xml:space="preserve"> </w:delText>
        </w:r>
      </w:del>
      <w:r w:rsidRPr="00906B09">
        <w:t>: computes the mean for all values of the field within the dataset at each X (or (X,Y))</w:t>
      </w:r>
    </w:p>
    <w:p w14:paraId="66CF4F76" w14:textId="77777777" w:rsidR="00A516D2" w:rsidRPr="00906B09" w:rsidRDefault="00A516D2" w:rsidP="00E00375">
      <w:pPr>
        <w:pStyle w:val="Indent2withBullet"/>
      </w:pPr>
      <w:r w:rsidRPr="00906B09">
        <w:t>'</w:t>
      </w:r>
      <w:r w:rsidRPr="00906B09">
        <w:rPr>
          <w:b/>
        </w:rPr>
        <w:t>COUNT</w:t>
      </w:r>
      <w:r w:rsidRPr="00906B09">
        <w:t>': returns the number of values of the field within the dataset at each X (or (X,Y))</w:t>
      </w:r>
    </w:p>
    <w:p w14:paraId="3A283F27" w14:textId="77777777" w:rsidR="00A516D2" w:rsidRPr="00906B09" w:rsidRDefault="00A516D2" w:rsidP="0044571C">
      <w:pPr>
        <w:pStyle w:val="Indent2withBullet"/>
      </w:pPr>
      <w:r w:rsidRPr="00906B09">
        <w:t>'</w:t>
      </w:r>
      <w:r w:rsidRPr="00906B09">
        <w:rPr>
          <w:b/>
        </w:rPr>
        <w:t>FIRST</w:t>
      </w:r>
      <w:r w:rsidRPr="00906B09">
        <w:t>': returns the first encountered value of the field within the dataset (in the order of the list of files as it appears in the ‘dataset’ tab)</w:t>
      </w:r>
    </w:p>
    <w:p w14:paraId="350B9A7A" w14:textId="77777777" w:rsidR="00A516D2" w:rsidRPr="00906B09" w:rsidRDefault="00A516D2" w:rsidP="00974859">
      <w:pPr>
        <w:pStyle w:val="Indent2withBullet"/>
      </w:pPr>
      <w:r w:rsidRPr="00906B09">
        <w:t>'</w:t>
      </w:r>
      <w:r w:rsidRPr="00906B09">
        <w:rPr>
          <w:b/>
        </w:rPr>
        <w:t>LAST</w:t>
      </w:r>
      <w:r w:rsidRPr="00906B09">
        <w:t>': returns the last encountered value of the field within the dataset (in the order of the list of files as it appears in the ‘dataset’ tab)</w:t>
      </w:r>
    </w:p>
    <w:p w14:paraId="193215F6" w14:textId="77777777" w:rsidR="00A516D2" w:rsidRPr="00906B09" w:rsidRDefault="00A516D2" w:rsidP="00A51DFF">
      <w:pPr>
        <w:pStyle w:val="Indent2withBullet"/>
      </w:pPr>
      <w:r w:rsidRPr="00906B09">
        <w:t>'</w:t>
      </w:r>
      <w:r w:rsidRPr="00906B09">
        <w:rPr>
          <w:b/>
        </w:rPr>
        <w:t>MAX</w:t>
      </w:r>
      <w:r w:rsidRPr="00906B09">
        <w:t>': gives the maximum value of the field within the dataset</w:t>
      </w:r>
    </w:p>
    <w:p w14:paraId="31813777" w14:textId="77777777" w:rsidR="00A516D2" w:rsidRPr="00906B09" w:rsidRDefault="00A516D2" w:rsidP="00263A81">
      <w:pPr>
        <w:pStyle w:val="Indent2withBullet"/>
      </w:pPr>
      <w:r w:rsidRPr="00906B09">
        <w:t>'</w:t>
      </w:r>
      <w:r w:rsidRPr="00906B09">
        <w:rPr>
          <w:b/>
        </w:rPr>
        <w:t>MIN</w:t>
      </w:r>
      <w:r w:rsidRPr="00906B09">
        <w:t>': gives the minimum value of the field within the dataset</w:t>
      </w:r>
    </w:p>
    <w:p w14:paraId="45399371" w14:textId="77777777" w:rsidR="00A516D2" w:rsidRPr="00906B09" w:rsidRDefault="00A516D2" w:rsidP="0060529B">
      <w:pPr>
        <w:pStyle w:val="Indent2withBullet"/>
      </w:pPr>
      <w:r w:rsidRPr="00906B09">
        <w:t>'</w:t>
      </w:r>
      <w:r w:rsidRPr="00906B09">
        <w:rPr>
          <w:b/>
        </w:rPr>
        <w:t>PRODUCT</w:t>
      </w:r>
      <w:r w:rsidRPr="00906B09">
        <w:t>:' multiplies the selected field for each file within the dataset</w:t>
      </w:r>
    </w:p>
    <w:p w14:paraId="4CDA2D44" w14:textId="77777777" w:rsidR="00A516D2" w:rsidRPr="00906B09" w:rsidRDefault="00A516D2" w:rsidP="0053604A">
      <w:pPr>
        <w:pStyle w:val="Indent2withBullet"/>
      </w:pPr>
      <w:r w:rsidRPr="00906B09">
        <w:t>'</w:t>
      </w:r>
      <w:r w:rsidRPr="00906B09">
        <w:rPr>
          <w:b/>
        </w:rPr>
        <w:t>STDDEV</w:t>
      </w:r>
      <w:r w:rsidRPr="00906B09">
        <w:t>': computes the standard deviation for all values of the field within the dataset at each X (or (X,Y))</w:t>
      </w:r>
    </w:p>
    <w:p w14:paraId="69077406" w14:textId="77777777" w:rsidR="00A516D2" w:rsidRPr="00906B09" w:rsidRDefault="00A516D2" w:rsidP="00B86FB7">
      <w:pPr>
        <w:pStyle w:val="Indent2withBullet"/>
      </w:pPr>
      <w:r w:rsidRPr="00906B09">
        <w:t>'</w:t>
      </w:r>
      <w:r w:rsidRPr="00906B09">
        <w:rPr>
          <w:b/>
        </w:rPr>
        <w:t>SUBTRACTION</w:t>
      </w:r>
      <w:r w:rsidRPr="00906B09">
        <w:t>': subtracts the selected field for each file from the first of the list (file order dependent)</w:t>
      </w:r>
    </w:p>
    <w:p w14:paraId="5DFB00B7" w14:textId="77777777" w:rsidR="00A516D2" w:rsidRPr="00906B09" w:rsidRDefault="00A516D2" w:rsidP="00000AB5">
      <w:pPr>
        <w:pStyle w:val="Indent2withBullet"/>
      </w:pPr>
      <w:r w:rsidRPr="00906B09">
        <w:t>'</w:t>
      </w:r>
      <w:r w:rsidRPr="00906B09">
        <w:rPr>
          <w:b/>
        </w:rPr>
        <w:t>SUM</w:t>
      </w:r>
      <w:r w:rsidRPr="00906B09">
        <w:t>': adds the selected field for each file</w:t>
      </w:r>
    </w:p>
    <w:p w14:paraId="015753F6" w14:textId="77777777" w:rsidR="00E9494A" w:rsidRPr="00906B09" w:rsidRDefault="00A516D2" w:rsidP="00A516D2">
      <w:r w:rsidRPr="00906B09">
        <w:t xml:space="preserve">Take care, however, that for along-track data, on a given ground track, longitudes or latitudes are scarcely ever exactly the same from one cycle to the next. So if you want to (e.g.) average data over several cycles for a given track with respect to </w:t>
      </w:r>
      <w:r w:rsidRPr="00906B09">
        <w:rPr>
          <w:b/>
        </w:rPr>
        <w:t>only</w:t>
      </w:r>
      <w:r w:rsidRPr="00906B09">
        <w:t xml:space="preserve"> longitude or latitude, you will have to round the data in the X expression (see round or rnd functions).</w:t>
      </w:r>
    </w:p>
    <w:p w14:paraId="0E3CB1ED" w14:textId="5392B99C" w:rsidR="001843F9" w:rsidRPr="00906B09" w:rsidRDefault="001843F9" w:rsidP="001843F9">
      <w:pPr>
        <w:pStyle w:val="Heading5"/>
      </w:pPr>
      <w:del w:id="347" w:author="Ricardo Capote" w:date="2016-06-16T13:54:00Z">
        <w:r w:rsidRPr="00906B09" w:rsidDel="00593700">
          <w:delText>Resolution</w:delText>
        </w:r>
      </w:del>
      <w:ins w:id="348" w:author="Ricardo Capote" w:date="2016-06-16T13:54:00Z">
        <w:r w:rsidR="00593700" w:rsidRPr="00906B09">
          <w:t>Sampling (</w:t>
        </w:r>
      </w:ins>
      <w:ins w:id="349" w:author="Ricardo Capote" w:date="2016-06-16T15:16:00Z">
        <w:r w:rsidR="00785612" w:rsidRPr="00906B09">
          <w:t xml:space="preserve">previous </w:t>
        </w:r>
      </w:ins>
      <w:ins w:id="350" w:author="Ricardo Capote" w:date="2016-06-16T15:17:00Z">
        <w:r w:rsidR="00785612" w:rsidRPr="00906B09">
          <w:t>‘</w:t>
        </w:r>
      </w:ins>
      <w:ins w:id="351" w:author="Ricardo Capote" w:date="2016-06-16T13:54:00Z">
        <w:r w:rsidR="00593700" w:rsidRPr="00906B09">
          <w:t>Resolution</w:t>
        </w:r>
      </w:ins>
      <w:ins w:id="352" w:author="Ricardo Capote" w:date="2016-06-16T15:17:00Z">
        <w:r w:rsidR="00785612" w:rsidRPr="00906B09">
          <w:t xml:space="preserve"> and filters’</w:t>
        </w:r>
      </w:ins>
      <w:ins w:id="353" w:author="Ricardo Capote" w:date="2016-06-16T13:54:00Z">
        <w:r w:rsidR="00593700" w:rsidRPr="00906B09">
          <w:t>)</w:t>
        </w:r>
      </w:ins>
      <w:del w:id="354" w:author="Ricardo Capote" w:date="2016-06-16T13:54:00Z">
        <w:r w:rsidRPr="00906B09" w:rsidDel="00593700">
          <w:delText xml:space="preserve"> and Filters</w:delText>
        </w:r>
      </w:del>
    </w:p>
    <w:p w14:paraId="4982955C" w14:textId="71895E7A" w:rsidR="001F4EBE" w:rsidRPr="00906B09" w:rsidRDefault="00602A1B" w:rsidP="005F14EE">
      <w:pPr>
        <w:widowControl w:val="0"/>
        <w:autoSpaceDE w:val="0"/>
        <w:autoSpaceDN w:val="0"/>
        <w:adjustRightInd w:val="0"/>
        <w:spacing w:before="0" w:after="240" w:line="300" w:lineRule="atLeast"/>
        <w:jc w:val="left"/>
        <w:rPr>
          <w:rFonts w:cs="Times"/>
          <w:sz w:val="16"/>
          <w:lang w:eastAsia="pt-PT"/>
          <w:rPrChange w:id="355" w:author="Ricardo Capote" w:date="2016-06-16T15:20:00Z">
            <w:rPr/>
          </w:rPrChange>
        </w:rPr>
      </w:pPr>
      <w:r w:rsidRPr="00906B09">
        <w:t xml:space="preserve"> </w:t>
      </w:r>
      <w:r w:rsidR="001F4EBE" w:rsidRPr="00906B09">
        <w:t xml:space="preserve">When you fill both X and Y, you 'grid' the data. You then have to define the grid parameters, i.e. </w:t>
      </w:r>
      <w:r w:rsidR="001F4EBE" w:rsidRPr="00906B09">
        <w:rPr>
          <w:b/>
        </w:rPr>
        <w:t>minimum, maximum and step, for the whole operation</w:t>
      </w:r>
      <w:r w:rsidR="001F4EBE" w:rsidRPr="00906B09">
        <w:t>.</w:t>
      </w:r>
      <w:r w:rsidR="009E0BF3" w:rsidRPr="00906B09">
        <w:t xml:space="preserve"> </w:t>
      </w:r>
      <w:ins w:id="356" w:author="Ricardo Capote" w:date="2016-06-16T15:19:00Z">
        <w:r w:rsidR="005F14EE" w:rsidRPr="00906B09">
          <w:rPr>
            <w:rFonts w:cs="Helvetica"/>
            <w:szCs w:val="26"/>
            <w:lang w:eastAsia="pt-PT"/>
          </w:rPr>
          <w:t xml:space="preserve">Note that by choosing a step, you may sub-sample your source data, and that by changing the Min/Max you can extract a smaller X-Y area. </w:t>
        </w:r>
      </w:ins>
    </w:p>
    <w:p w14:paraId="4B85DB64" w14:textId="6FFDA38F" w:rsidR="005F14EE" w:rsidRPr="00906B09" w:rsidRDefault="001F4EBE" w:rsidP="002B7853">
      <w:pPr>
        <w:pStyle w:val="Indent1withBullet"/>
        <w:rPr>
          <w:lang w:val="en-GB"/>
        </w:rPr>
      </w:pPr>
      <w:r w:rsidRPr="00906B09">
        <w:rPr>
          <w:lang w:val="en-GB"/>
        </w:rPr>
        <w:t>for longitude/latitude, Minimum and Maximum are set by default to  0 – 360°,-90° – 90° (whatever the data source</w:t>
      </w:r>
      <w:r w:rsidR="009E0BF3" w:rsidRPr="00906B09">
        <w:rPr>
          <w:lang w:val="en-GB"/>
        </w:rPr>
        <w:t>).</w:t>
      </w:r>
      <w:ins w:id="357" w:author="Ricardo Capote" w:date="2016-06-16T15:21:00Z">
        <w:r w:rsidR="005F14EE" w:rsidRPr="00906B09">
          <w:rPr>
            <w:lang w:val="en-GB"/>
          </w:rPr>
          <w:t xml:space="preserve"> F</w:t>
        </w:r>
      </w:ins>
      <w:ins w:id="358" w:author="Ricardo Capote" w:date="2016-06-16T15:20:00Z">
        <w:r w:rsidR="005F14EE" w:rsidRPr="00906B09">
          <w:rPr>
            <w:lang w:val="en-GB"/>
          </w:rPr>
          <w:t>or any other type of X and Y, Minimum and maximum have to be defined.</w:t>
        </w:r>
      </w:ins>
      <w:ins w:id="359" w:author="Ricardo Capote" w:date="2016-06-16T15:21:00Z">
        <w:r w:rsidR="005F14EE" w:rsidRPr="00906B09">
          <w:rPr>
            <w:lang w:val="en-GB"/>
          </w:rPr>
          <w:t xml:space="preserve"> </w:t>
        </w:r>
      </w:ins>
      <w:ins w:id="360" w:author="Ricardo Capote" w:date="2016-06-16T15:20:00Z">
        <w:r w:rsidR="005F14EE" w:rsidRPr="00906B09">
          <w:rPr>
            <w:lang w:val="en-GB"/>
          </w:rPr>
          <w:t>The '</w:t>
        </w:r>
        <w:r w:rsidR="005F14EE" w:rsidRPr="00906B09">
          <w:rPr>
            <w:rFonts w:cs="Times"/>
            <w:lang w:val="en-GB"/>
          </w:rPr>
          <w:t>Get min/max expression</w:t>
        </w:r>
        <w:r w:rsidR="005F14EE" w:rsidRPr="00906B09">
          <w:rPr>
            <w:lang w:val="en-GB"/>
          </w:rPr>
          <w:t>' button is here to help you: if you don't have an idea of what the values of your field could reasonably be, this will provide you with the absolute minimum and maximum of your expression (note that if your dataset include a long list of files, it can take some time to be computed). The unit in which the minimum and maximum have to be defined are those defined in the corresponding expressions, and are recalled, top of each sub-part of the window.</w:t>
        </w:r>
      </w:ins>
    </w:p>
    <w:p w14:paraId="31320EEA" w14:textId="77777777" w:rsidR="001F4EBE" w:rsidRPr="00906B09" w:rsidRDefault="001F4EBE" w:rsidP="00A723CC">
      <w:pPr>
        <w:pStyle w:val="Indent1withBullet"/>
        <w:rPr>
          <w:lang w:val="en-GB"/>
        </w:rPr>
      </w:pPr>
      <w:r w:rsidRPr="00906B09">
        <w:rPr>
          <w:lang w:val="en-GB"/>
        </w:rPr>
        <w:t>Pre-defined steps are proposed (1/3° for longitude and latitude, 1 for any other data), but may not fit your need. The number of intervals is automatically computed from those elements, and cannot be directly changed.</w:t>
      </w:r>
    </w:p>
    <w:p w14:paraId="6872E62C" w14:textId="77777777" w:rsidR="001F4EBE" w:rsidRPr="00906B09" w:rsidRDefault="001F4EBE">
      <w:pPr>
        <w:pStyle w:val="Indent1withoutBullet"/>
        <w:ind w:left="0"/>
        <w:rPr>
          <w:lang w:val="en-GB"/>
        </w:rPr>
        <w:pPrChange w:id="361" w:author="Ricardo Capote" w:date="2016-06-16T15:43:00Z">
          <w:pPr>
            <w:pStyle w:val="Indent1withBullet"/>
          </w:pPr>
        </w:pPrChange>
      </w:pPr>
      <w:r w:rsidRPr="00906B09">
        <w:rPr>
          <w:lang w:val="en-GB"/>
        </w:rPr>
        <w:t>However, note that the higher the step, the smaller the resolution, and the longer the execution time for the operation.</w:t>
      </w:r>
    </w:p>
    <w:p w14:paraId="1AF5048C" w14:textId="77B37E7D" w:rsidR="00217A27" w:rsidRPr="00906B09" w:rsidDel="00785612" w:rsidRDefault="006C6279" w:rsidP="00DB2E06">
      <w:pPr>
        <w:pStyle w:val="Indent1withoutBullet"/>
        <w:ind w:left="0"/>
        <w:rPr>
          <w:del w:id="362" w:author="Ricardo Capote" w:date="2016-06-16T15:17:00Z"/>
          <w:lang w:val="en-GB"/>
        </w:rPr>
      </w:pPr>
      <w:del w:id="363" w:author="Ricardo Capote" w:date="2016-06-16T15:17:00Z">
        <w:r w:rsidRPr="00906B09" w:rsidDel="00785612">
          <w:rPr>
            <w:lang w:val="en-GB"/>
          </w:rPr>
          <w:delText>However currently, Brat, will not allow you to customize these fields – this will be only for a future release.</w:delText>
        </w:r>
      </w:del>
    </w:p>
    <w:p w14:paraId="44BC2B2D" w14:textId="2AA3D557" w:rsidR="00217A27" w:rsidRPr="00906B09" w:rsidDel="00572251" w:rsidRDefault="00217A27" w:rsidP="00785612">
      <w:pPr>
        <w:rPr>
          <w:del w:id="364" w:author="Ricardo Capote" w:date="2016-06-16T15:18:00Z"/>
        </w:rPr>
      </w:pPr>
      <w:del w:id="365" w:author="Ricardo Capote" w:date="2016-06-16T15:18:00Z">
        <w:r w:rsidRPr="00906B09" w:rsidDel="00785612">
          <w:delText xml:space="preserve">There should also be the </w:delText>
        </w:r>
        <w:r w:rsidRPr="00906B09" w:rsidDel="00572251">
          <w:delText>possibility of “smoothing”, “binning”, or to extrapolate the data, using Loess filter</w:delText>
        </w:r>
      </w:del>
    </w:p>
    <w:p w14:paraId="01D13FA8" w14:textId="6A3C2CB1" w:rsidR="00217A27" w:rsidRPr="00906B09" w:rsidDel="00572251" w:rsidRDefault="00217A27" w:rsidP="00217A27">
      <w:pPr>
        <w:rPr>
          <w:del w:id="366" w:author="Ricardo Capote" w:date="2016-06-16T15:18:00Z"/>
        </w:rPr>
      </w:pPr>
      <w:del w:id="367" w:author="Ricardo Capote" w:date="2016-06-16T15:18:00Z">
        <w:r w:rsidRPr="00906B09" w:rsidDel="00572251">
          <w:delText>There are three different filters :</w:delText>
        </w:r>
      </w:del>
    </w:p>
    <w:p w14:paraId="5383CF7F" w14:textId="5D275DDF" w:rsidR="00217A27" w:rsidRPr="00906B09" w:rsidDel="00572251" w:rsidRDefault="00217A27">
      <w:pPr>
        <w:pStyle w:val="Indent2withBullet"/>
        <w:rPr>
          <w:del w:id="368" w:author="Ricardo Capote" w:date="2016-06-16T15:18:00Z"/>
        </w:rPr>
        <w:pPrChange w:id="369" w:author="Ricardo Capote" w:date="2016-06-16T14:17:00Z">
          <w:pPr>
            <w:pStyle w:val="Indent2withBullet"/>
            <w:numPr>
              <w:numId w:val="11"/>
            </w:numPr>
            <w:tabs>
              <w:tab w:val="num" w:pos="700"/>
            </w:tabs>
            <w:ind w:left="680" w:hanging="340"/>
          </w:pPr>
        </w:pPrChange>
      </w:pPr>
      <w:del w:id="370" w:author="Ricardo Capote" w:date="2016-06-16T15:18:00Z">
        <w:r w:rsidRPr="00906B09" w:rsidDel="00572251">
          <w:delText>'</w:delText>
        </w:r>
        <w:r w:rsidRPr="00906B09" w:rsidDel="00572251">
          <w:rPr>
            <w:b/>
          </w:rPr>
          <w:delText>Smooth</w:delText>
        </w:r>
        <w:r w:rsidRPr="00906B09" w:rsidDel="00572251">
          <w:delText>': smoothes the values of the data where there are already data (i.e. it will not fill in gaps between tracks)</w:delText>
        </w:r>
      </w:del>
    </w:p>
    <w:p w14:paraId="02BC0F36" w14:textId="35E42856" w:rsidR="00217A27" w:rsidRPr="00906B09" w:rsidDel="00572251" w:rsidRDefault="00217A27">
      <w:pPr>
        <w:pStyle w:val="Indent2withBullet"/>
        <w:rPr>
          <w:del w:id="371" w:author="Ricardo Capote" w:date="2016-06-16T15:18:00Z"/>
        </w:rPr>
        <w:pPrChange w:id="372" w:author="Ricardo Capote" w:date="2016-06-16T14:17:00Z">
          <w:pPr>
            <w:pStyle w:val="Indent2withBullet"/>
            <w:numPr>
              <w:numId w:val="11"/>
            </w:numPr>
            <w:tabs>
              <w:tab w:val="num" w:pos="700"/>
            </w:tabs>
            <w:ind w:left="680" w:hanging="340"/>
          </w:pPr>
        </w:pPrChange>
      </w:pPr>
      <w:del w:id="373" w:author="Ricardo Capote" w:date="2016-06-16T15:18:00Z">
        <w:r w:rsidRPr="00906B09" w:rsidDel="00572251">
          <w:delText>'</w:delText>
        </w:r>
        <w:r w:rsidRPr="00906B09" w:rsidDel="00572251">
          <w:rPr>
            <w:b/>
          </w:rPr>
          <w:delText>Extrapolate</w:delText>
        </w:r>
        <w:r w:rsidRPr="00906B09" w:rsidDel="00572251">
          <w:delText>': fills in the gaps between values (with some overlay on continents)</w:delText>
        </w:r>
      </w:del>
    </w:p>
    <w:p w14:paraId="03A04D75" w14:textId="5EF4C92D" w:rsidR="00217A27" w:rsidRPr="00906B09" w:rsidDel="00572251" w:rsidRDefault="00217A27">
      <w:pPr>
        <w:pStyle w:val="Indent2withBullet"/>
        <w:rPr>
          <w:del w:id="374" w:author="Ricardo Capote" w:date="2016-06-16T15:18:00Z"/>
        </w:rPr>
        <w:pPrChange w:id="375" w:author="Ricardo Capote" w:date="2016-06-16T14:17:00Z">
          <w:pPr>
            <w:pStyle w:val="Indent2withBullet"/>
            <w:numPr>
              <w:numId w:val="11"/>
            </w:numPr>
            <w:tabs>
              <w:tab w:val="num" w:pos="700"/>
            </w:tabs>
            <w:ind w:left="680" w:hanging="340"/>
          </w:pPr>
        </w:pPrChange>
      </w:pPr>
      <w:del w:id="376" w:author="Ricardo Capote" w:date="2016-06-16T15:18:00Z">
        <w:r w:rsidRPr="00906B09" w:rsidDel="00572251">
          <w:delText>'</w:delText>
        </w:r>
        <w:r w:rsidRPr="00906B09" w:rsidDel="00572251">
          <w:rPr>
            <w:b/>
          </w:rPr>
          <w:delText>Loess</w:delText>
        </w:r>
        <w:r w:rsidRPr="00906B09" w:rsidDel="00572251">
          <w:delText>': smoothes and fills in the gap values (with some overlay on continents)</w:delText>
        </w:r>
      </w:del>
    </w:p>
    <w:p w14:paraId="37C835E2" w14:textId="77777777" w:rsidR="00217A27" w:rsidRPr="00906B09" w:rsidDel="00572251" w:rsidRDefault="00217A27" w:rsidP="00217A27">
      <w:pPr>
        <w:rPr>
          <w:del w:id="377" w:author="Ricardo Capote" w:date="2016-06-16T15:18:00Z"/>
        </w:rPr>
      </w:pPr>
    </w:p>
    <w:p w14:paraId="23AF5042" w14:textId="5EAB4C86" w:rsidR="00593700" w:rsidRPr="00906B09" w:rsidRDefault="00217A27" w:rsidP="00217A27">
      <w:pPr>
        <w:rPr>
          <w:ins w:id="378" w:author="Ricardo Capote" w:date="2016-06-16T13:55:00Z"/>
        </w:rPr>
      </w:pPr>
      <w:del w:id="379" w:author="Ricardo Capote" w:date="2016-06-16T15:18:00Z">
        <w:r w:rsidRPr="00906B09" w:rsidDel="00572251">
          <w:delText xml:space="preserve">Currently it is not possible </w:delText>
        </w:r>
        <w:r w:rsidR="006C6279" w:rsidRPr="00906B09" w:rsidDel="00572251">
          <w:delText>to use any of these filters and Brat simply uses a “raw” display for the data using no smoothing or extrapolation.</w:delText>
        </w:r>
        <w:r w:rsidRPr="00906B09" w:rsidDel="00572251">
          <w:delText xml:space="preserve"> </w:delText>
        </w:r>
      </w:del>
    </w:p>
    <w:p w14:paraId="17A6BB89" w14:textId="11B3F7AC" w:rsidR="00593700" w:rsidRPr="00906B09" w:rsidRDefault="00593700" w:rsidP="00621BFE">
      <w:pPr>
        <w:pStyle w:val="Heading5"/>
        <w:rPr>
          <w:ins w:id="380" w:author="Ricardo Capote" w:date="2016-06-16T15:18:00Z"/>
        </w:rPr>
      </w:pPr>
      <w:ins w:id="381" w:author="Ricardo Capote" w:date="2016-06-16T13:55:00Z">
        <w:r w:rsidRPr="00906B09">
          <w:t>Smoothing</w:t>
        </w:r>
      </w:ins>
    </w:p>
    <w:p w14:paraId="33E11A8F" w14:textId="77777777" w:rsidR="00572251" w:rsidRPr="00906B09" w:rsidRDefault="00572251" w:rsidP="00621BFE">
      <w:pPr>
        <w:rPr>
          <w:ins w:id="382" w:author="Ricardo Capote" w:date="2016-06-16T15:18:00Z"/>
        </w:rPr>
      </w:pPr>
    </w:p>
    <w:p w14:paraId="181103D6" w14:textId="77777777" w:rsidR="00572251" w:rsidRPr="00906B09" w:rsidRDefault="00572251" w:rsidP="00572251">
      <w:pPr>
        <w:rPr>
          <w:ins w:id="383" w:author="Ricardo Capote" w:date="2016-06-16T15:18:00Z"/>
        </w:rPr>
      </w:pPr>
      <w:ins w:id="384" w:author="Ricardo Capote" w:date="2016-06-16T15:18:00Z">
        <w:r w:rsidRPr="00906B09">
          <w:t>BRAT provides you with the possibility of “smoothing”, “binning”, or to extrapolate the data, using Loess filter</w:t>
        </w:r>
      </w:ins>
    </w:p>
    <w:p w14:paraId="5FCCE0B6" w14:textId="77777777" w:rsidR="00572251" w:rsidRPr="00906B09" w:rsidRDefault="00572251" w:rsidP="00572251">
      <w:pPr>
        <w:rPr>
          <w:ins w:id="385" w:author="Ricardo Capote" w:date="2016-06-16T15:18:00Z"/>
        </w:rPr>
      </w:pPr>
      <w:ins w:id="386" w:author="Ricardo Capote" w:date="2016-06-16T15:18:00Z">
        <w:r w:rsidRPr="00906B09">
          <w:t>There are three different filters :</w:t>
        </w:r>
      </w:ins>
    </w:p>
    <w:p w14:paraId="51D59A41" w14:textId="77777777" w:rsidR="00572251" w:rsidRPr="00906B09" w:rsidRDefault="00572251" w:rsidP="00572251">
      <w:pPr>
        <w:pStyle w:val="Indent2withBullet"/>
        <w:rPr>
          <w:ins w:id="387" w:author="Ricardo Capote" w:date="2016-06-16T15:18:00Z"/>
        </w:rPr>
      </w:pPr>
      <w:ins w:id="388" w:author="Ricardo Capote" w:date="2016-06-16T15:18:00Z">
        <w:r w:rsidRPr="00906B09">
          <w:t>'</w:t>
        </w:r>
        <w:r w:rsidRPr="00906B09">
          <w:rPr>
            <w:b/>
          </w:rPr>
          <w:t>Smooth</w:t>
        </w:r>
        <w:r w:rsidRPr="00906B09">
          <w:t>': smoothes the values of the data where there are already data (i.e. it will not fill in gaps between tracks)</w:t>
        </w:r>
      </w:ins>
    </w:p>
    <w:p w14:paraId="0A8B9E49" w14:textId="77777777" w:rsidR="00572251" w:rsidRPr="00906B09" w:rsidRDefault="00572251" w:rsidP="00572251">
      <w:pPr>
        <w:pStyle w:val="Indent2withBullet"/>
        <w:rPr>
          <w:ins w:id="389" w:author="Ricardo Capote" w:date="2016-06-16T15:18:00Z"/>
        </w:rPr>
      </w:pPr>
      <w:ins w:id="390" w:author="Ricardo Capote" w:date="2016-06-16T15:18:00Z">
        <w:r w:rsidRPr="00906B09">
          <w:t>'</w:t>
        </w:r>
        <w:r w:rsidRPr="00906B09">
          <w:rPr>
            <w:b/>
          </w:rPr>
          <w:t>Extrapolate</w:t>
        </w:r>
        <w:r w:rsidRPr="00906B09">
          <w:t>': fills in the gaps between values (with some overlay on continents)</w:t>
        </w:r>
      </w:ins>
    </w:p>
    <w:p w14:paraId="294414DD" w14:textId="77777777" w:rsidR="00572251" w:rsidRPr="00906B09" w:rsidRDefault="00572251" w:rsidP="00572251">
      <w:pPr>
        <w:pStyle w:val="Indent2withBullet"/>
        <w:rPr>
          <w:ins w:id="391" w:author="Ricardo Capote" w:date="2016-06-16T15:22:00Z"/>
        </w:rPr>
      </w:pPr>
      <w:ins w:id="392" w:author="Ricardo Capote" w:date="2016-06-16T15:18:00Z">
        <w:r w:rsidRPr="00906B09">
          <w:t>'</w:t>
        </w:r>
        <w:r w:rsidRPr="00906B09">
          <w:rPr>
            <w:b/>
          </w:rPr>
          <w:t>Loess</w:t>
        </w:r>
        <w:r w:rsidRPr="00906B09">
          <w:t>': smoothes and fills in the gap values (with some overlay on continents)</w:t>
        </w:r>
      </w:ins>
    </w:p>
    <w:p w14:paraId="67F1565A" w14:textId="77777777" w:rsidR="00621BFE" w:rsidRPr="00906B09" w:rsidRDefault="00621BFE" w:rsidP="00621BFE">
      <w:pPr>
        <w:pStyle w:val="Indent2withBullet"/>
        <w:numPr>
          <w:ilvl w:val="0"/>
          <w:numId w:val="0"/>
        </w:numPr>
        <w:rPr>
          <w:ins w:id="393" w:author="Ricardo Capote" w:date="2016-06-16T15:22:00Z"/>
          <w:lang w:eastAsia="pt-PT"/>
        </w:rPr>
      </w:pPr>
    </w:p>
    <w:p w14:paraId="644ACEDF" w14:textId="77777777" w:rsidR="00621BFE" w:rsidRPr="00906B09" w:rsidRDefault="00621BFE" w:rsidP="00621BFE">
      <w:pPr>
        <w:pStyle w:val="Indent2withBullet"/>
        <w:numPr>
          <w:ilvl w:val="0"/>
          <w:numId w:val="0"/>
        </w:numPr>
        <w:rPr>
          <w:ins w:id="394" w:author="Ricardo Capote" w:date="2016-06-16T15:22:00Z"/>
          <w:rFonts w:cs="Times"/>
          <w:sz w:val="24"/>
          <w:lang w:eastAsia="pt-PT"/>
        </w:rPr>
      </w:pPr>
      <w:ins w:id="395" w:author="Ricardo Capote" w:date="2016-06-16T15:22:00Z">
        <w:r w:rsidRPr="00906B09">
          <w:rPr>
            <w:lang w:eastAsia="pt-PT"/>
          </w:rPr>
          <w:t xml:space="preserve">The choice depend on the result you want. ‘Extrapolate tends’ to keep data ground tracks visible. ‘Smooth’ spreads out the data, but tends to level the maxima and minima and to generate ‘data’ on continents from ocean-only measurements. ‘Loess’ does both extrapolation and smoothing. </w:t>
        </w:r>
      </w:ins>
    </w:p>
    <w:p w14:paraId="24EF2F4F" w14:textId="53E99E1E" w:rsidR="00621BFE" w:rsidRPr="00906B09" w:rsidRDefault="00621BFE" w:rsidP="00621BFE">
      <w:pPr>
        <w:pStyle w:val="Indent2withBullet"/>
        <w:numPr>
          <w:ilvl w:val="0"/>
          <w:numId w:val="0"/>
        </w:numPr>
        <w:rPr>
          <w:ins w:id="396" w:author="Ricardo Capote" w:date="2016-06-16T15:22:00Z"/>
          <w:rFonts w:cs="Times"/>
          <w:sz w:val="24"/>
          <w:lang w:eastAsia="pt-PT"/>
        </w:rPr>
      </w:pPr>
      <w:ins w:id="397" w:author="Ricardo Capote" w:date="2016-06-16T15:22:00Z">
        <w:r w:rsidRPr="00906B09">
          <w:rPr>
            <w:lang w:eastAsia="pt-PT"/>
          </w:rPr>
          <w:t xml:space="preserve">If you select one of them, you have </w:t>
        </w:r>
      </w:ins>
      <w:ins w:id="398" w:author="Ricardo Capote" w:date="2016-06-16T15:24:00Z">
        <w:r w:rsidR="00762FF0" w:rsidRPr="00906B09">
          <w:rPr>
            <w:lang w:eastAsia="pt-PT"/>
          </w:rPr>
          <w:t>se</w:t>
        </w:r>
      </w:ins>
      <w:ins w:id="399" w:author="Ricardo Capote" w:date="2016-06-16T15:22:00Z">
        <w:r w:rsidRPr="00906B09">
          <w:rPr>
            <w:lang w:eastAsia="pt-PT"/>
          </w:rPr>
          <w:t>t the ‘</w:t>
        </w:r>
        <w:r w:rsidRPr="00906B09">
          <w:rPr>
            <w:rFonts w:cs="Times"/>
            <w:lang w:eastAsia="pt-PT"/>
          </w:rPr>
          <w:t>Loess cut-off</w:t>
        </w:r>
        <w:r w:rsidRPr="00906B09">
          <w:rPr>
            <w:lang w:eastAsia="pt-PT"/>
          </w:rPr>
          <w:t>’ value for each axis (both X and Y), i.e. the number of grid points before the Loess filter becomes equal to z</w:t>
        </w:r>
        <w:r w:rsidR="00762FF0" w:rsidRPr="00906B09">
          <w:rPr>
            <w:lang w:eastAsia="pt-PT"/>
          </w:rPr>
          <w:t>ero (odd number).</w:t>
        </w:r>
      </w:ins>
    </w:p>
    <w:p w14:paraId="06F6B707" w14:textId="77777777" w:rsidR="00621BFE" w:rsidRPr="00906B09" w:rsidRDefault="00621BFE" w:rsidP="00762FF0">
      <w:pPr>
        <w:pStyle w:val="Indent2withBullet"/>
        <w:numPr>
          <w:ilvl w:val="0"/>
          <w:numId w:val="0"/>
        </w:numPr>
        <w:rPr>
          <w:ins w:id="400" w:author="Ricardo Capote" w:date="2016-06-16T15:22:00Z"/>
          <w:rFonts w:cs="Times"/>
          <w:sz w:val="24"/>
          <w:lang w:eastAsia="pt-PT"/>
        </w:rPr>
      </w:pPr>
      <w:ins w:id="401" w:author="Ricardo Capote" w:date="2016-06-16T15:22:00Z">
        <w:r w:rsidRPr="00906B09">
          <w:rPr>
            <w:lang w:eastAsia="pt-PT"/>
          </w:rPr>
          <w:t xml:space="preserve">Typical Loess filter cut-off values depend on the Step you choose and on the kind of filter you have selected in your field (Smooth, Extrapolate or Loess). They are odd numbers (if you fill in an even number, the number used will be your number+1). </w:t>
        </w:r>
      </w:ins>
    </w:p>
    <w:p w14:paraId="41D84C67" w14:textId="77777777" w:rsidR="00621BFE" w:rsidRPr="00906B09" w:rsidRDefault="00621BFE" w:rsidP="00842C9F">
      <w:pPr>
        <w:pStyle w:val="Indent2withBullet"/>
        <w:numPr>
          <w:ilvl w:val="0"/>
          <w:numId w:val="0"/>
        </w:numPr>
        <w:rPr>
          <w:ins w:id="402" w:author="Ricardo Capote" w:date="2016-06-16T15:22:00Z"/>
          <w:rFonts w:cs="Times"/>
          <w:sz w:val="24"/>
          <w:lang w:eastAsia="pt-PT"/>
        </w:rPr>
      </w:pPr>
      <w:ins w:id="403" w:author="Ricardo Capote" w:date="2016-06-16T15:22:00Z">
        <w:r w:rsidRPr="00906B09">
          <w:rPr>
            <w:lang w:eastAsia="pt-PT"/>
          </w:rPr>
          <w:t xml:space="preserve">The general rule is that the higher the cut-off value, the more spread out the data will be, since the radius of action of the filter will be greatest. </w:t>
        </w:r>
      </w:ins>
    </w:p>
    <w:p w14:paraId="21F7E27D" w14:textId="77777777" w:rsidR="00621BFE" w:rsidRPr="00906B09" w:rsidRDefault="00621BFE" w:rsidP="00D22603">
      <w:pPr>
        <w:pStyle w:val="Indent2withBullet"/>
        <w:numPr>
          <w:ilvl w:val="0"/>
          <w:numId w:val="0"/>
        </w:numPr>
        <w:rPr>
          <w:ins w:id="404" w:author="Ricardo Capote" w:date="2016-06-16T15:22:00Z"/>
          <w:rFonts w:cs="Times"/>
          <w:sz w:val="24"/>
          <w:lang w:eastAsia="pt-PT"/>
        </w:rPr>
      </w:pPr>
      <w:ins w:id="405" w:author="Ricardo Capote" w:date="2016-06-16T15:22:00Z">
        <w:r w:rsidRPr="00906B09">
          <w:rPr>
            <w:lang w:eastAsia="pt-PT"/>
          </w:rPr>
          <w:t xml:space="preserve">For good results to render along-track data, values of 31 begins to gives rather correct results, even if they still show a hint of ground tracks. </w:t>
        </w:r>
      </w:ins>
    </w:p>
    <w:p w14:paraId="40314273" w14:textId="77777777" w:rsidR="00593700" w:rsidRPr="00906B09" w:rsidRDefault="00593700" w:rsidP="00572251"/>
    <w:p w14:paraId="0E2787ED" w14:textId="77777777" w:rsidR="005E3A89" w:rsidRPr="00906B09" w:rsidRDefault="005E3A89" w:rsidP="005E3A89">
      <w:pPr>
        <w:pStyle w:val="Heading3"/>
      </w:pPr>
      <w:bookmarkStart w:id="406" w:name="_Toc449978474"/>
      <w:r w:rsidRPr="00906B09">
        <w:t>Logs tab</w:t>
      </w:r>
      <w:bookmarkEnd w:id="406"/>
    </w:p>
    <w:p w14:paraId="1D963A2F" w14:textId="77777777" w:rsidR="005E3A89" w:rsidRPr="00906B09" w:rsidRDefault="005E3A89" w:rsidP="005E3A89">
      <w:r w:rsidRPr="00906B09">
        <w:t>The ‘</w:t>
      </w:r>
      <w:r w:rsidRPr="00906B09">
        <w:rPr>
          <w:b/>
        </w:rPr>
        <w:t>Logs</w:t>
      </w:r>
      <w:r w:rsidRPr="00906B09">
        <w:t>’ tab displays the state of the programmes being run. Several operations and views can be executed at the same time. Errors can be detected using the messages from the Logs tab.</w:t>
      </w:r>
    </w:p>
    <w:p w14:paraId="2742E18F" w14:textId="77777777" w:rsidR="005E3A89" w:rsidRPr="00906B09" w:rsidRDefault="005E3A89" w:rsidP="005E3A89">
      <w:r w:rsidRPr="00906B09">
        <w:t>If things go well, you should have messages like:</w:t>
      </w:r>
      <w:r w:rsidRPr="00906B09">
        <w:tab/>
      </w:r>
    </w:p>
    <w:p w14:paraId="4BD4058A" w14:textId="77777777" w:rsidR="005E3A89" w:rsidRPr="00906B09" w:rsidRDefault="005E3A89" w:rsidP="005E3A89">
      <w:r w:rsidRPr="00906B09">
        <w:t>'===&gt; Task 'DisplayDisplays_17' (pid 284) SUCCESSFULLY ENDED &lt;===</w:t>
      </w:r>
    </w:p>
    <w:p w14:paraId="1FE549C4" w14:textId="77777777" w:rsidR="00D52A9C" w:rsidRPr="00906B09" w:rsidRDefault="001D627D" w:rsidP="005E3A89">
      <w:r w:rsidRPr="00906B09">
        <w:t xml:space="preserve"> Currently the Log functionality of Brat only serves as a gateway to monitoring the behaviour of Brat internally.</w:t>
      </w:r>
    </w:p>
    <w:p w14:paraId="3A4B9462" w14:textId="77777777" w:rsidR="00126CB3" w:rsidRPr="00906B09" w:rsidRDefault="00126CB3" w:rsidP="00126CB3"/>
    <w:p w14:paraId="00884594" w14:textId="77777777" w:rsidR="00126CB3" w:rsidRPr="00906B09" w:rsidRDefault="00A102D7" w:rsidP="00A102D7">
      <w:pPr>
        <w:pStyle w:val="Heading1"/>
      </w:pPr>
      <w:bookmarkStart w:id="407" w:name="_Toc449978475"/>
      <w:r w:rsidRPr="00906B09">
        <w:lastRenderedPageBreak/>
        <w:t>ALIASES</w:t>
      </w:r>
      <w:bookmarkEnd w:id="407"/>
    </w:p>
    <w:p w14:paraId="06E1E74E" w14:textId="77777777" w:rsidR="00A102D7" w:rsidRPr="00906B09" w:rsidRDefault="00A102D7" w:rsidP="00A102D7">
      <w:r w:rsidRPr="00906B09">
        <w:t>Aliases are short names or unified names for data fields. Aliases have been added within BRAT to take into account the fact that the equivalent fields are not named similarly for all the datasets (names always follow the User documentation made by the data provider, in order that the user can refer to this documentation for more information).</w:t>
      </w:r>
    </w:p>
    <w:p w14:paraId="23735915" w14:textId="77777777" w:rsidR="00A102D7" w:rsidRPr="00906B09" w:rsidRDefault="00A102D7" w:rsidP="00A102D7">
      <w:r w:rsidRPr="00906B09">
        <w:t>Some are already defined. The equivalent fields have been defined with the same alias(es) for all the relevant altimetry data. If a given field is not available within the current dataset, a warning will be issued. However, you can either modify them, or create your own ones.</w:t>
      </w:r>
    </w:p>
    <w:p w14:paraId="1B2D2D05" w14:textId="77777777" w:rsidR="00A6504A" w:rsidRPr="00906B09" w:rsidRDefault="00A102D7" w:rsidP="00A102D7">
      <w:r w:rsidRPr="00906B09">
        <w:t>A few aliases are “universal” (pre-defined for all known datasets read by BRAT)  : %{lon}, %{lat}, %{tim</w:t>
      </w:r>
      <w:r w:rsidR="00A6504A" w:rsidRPr="00906B09">
        <w:t xml:space="preserve">e} </w:t>
      </w:r>
    </w:p>
    <w:p w14:paraId="2F24E55B" w14:textId="77777777" w:rsidR="00A102D7" w:rsidRPr="00906B09" w:rsidRDefault="00A102D7" w:rsidP="00A102D7">
      <w:r w:rsidRPr="00906B09">
        <w:t>(NB. you may encounter NetCDF data read by BRAT but not pre-defined, for which this won't work, however</w:t>
      </w:r>
      <w:r w:rsidR="001774B1" w:rsidRPr="00906B09">
        <w:t>, in this version we are currently developing ways to solve this problem</w:t>
      </w:r>
      <w:r w:rsidRPr="00906B09">
        <w:t>)</w:t>
      </w:r>
    </w:p>
    <w:p w14:paraId="357FAFA9" w14:textId="77777777" w:rsidR="00A102D7" w:rsidRPr="00906B09" w:rsidRDefault="00A102D7" w:rsidP="00A102D7">
      <w:r w:rsidRPr="00906B09">
        <w:t xml:space="preserve">Note that there may be several aliases for a same field, in order to either speed the typing (e.g. %{mss}), or be more self-explaining (e.g. %{mean_sea_surface}). </w:t>
      </w:r>
      <w:r w:rsidRPr="00906B09">
        <w:tab/>
      </w:r>
    </w:p>
    <w:p w14:paraId="7E82AF2F" w14:textId="77777777" w:rsidR="00A102D7" w:rsidRPr="00906B09" w:rsidRDefault="00A102D7" w:rsidP="00A102D7">
      <w:r w:rsidRPr="00906B09">
        <w:t>An alias can be a field or a combination of fields. They are stored in a “aliases.xml” file that can be edited (in brat program folder, data/ sub-folder). In the same folder, the aliases.xsd.html file gives the rules to define new aliases and/or modify the existing ones.</w:t>
      </w:r>
    </w:p>
    <w:p w14:paraId="76879CDA" w14:textId="77777777" w:rsidR="00A102D7" w:rsidRPr="00906B09" w:rsidRDefault="00A102D7" w:rsidP="00A102D7">
      <w:r w:rsidRPr="00906B09">
        <w:t>The following must be kept in mind:</w:t>
      </w:r>
    </w:p>
    <w:p w14:paraId="4B993DEC" w14:textId="77777777" w:rsidR="00A102D7" w:rsidRPr="00906B09" w:rsidRDefault="00A102D7" w:rsidP="00F43C8D">
      <w:pPr>
        <w:pStyle w:val="Indent2withBullet"/>
      </w:pPr>
      <w:r w:rsidRPr="00906B09">
        <w:t>an alias always refer to a given data product.</w:t>
      </w:r>
    </w:p>
    <w:p w14:paraId="50E961C6" w14:textId="77777777" w:rsidR="00A102D7" w:rsidRPr="00906B09" w:rsidRDefault="00A102D7" w:rsidP="00E00375">
      <w:pPr>
        <w:pStyle w:val="Indent2withBullet"/>
      </w:pPr>
      <w:r w:rsidRPr="00906B09">
        <w:t>BRAT GUI call to aliases.xml for alias definition. If you modify this file, the aliases can change! (and, thus, if you used aliases previously, your Operations may not work anymore)</w:t>
      </w:r>
    </w:p>
    <w:p w14:paraId="2458B702" w14:textId="77777777" w:rsidR="005E3A89" w:rsidRPr="00906B09" w:rsidRDefault="00BC030B" w:rsidP="00BC030B">
      <w:pPr>
        <w:pStyle w:val="Heading2"/>
      </w:pPr>
      <w:bookmarkStart w:id="408" w:name="_Toc449978476"/>
      <w:r w:rsidRPr="00906B09">
        <w:t>Using aliases</w:t>
      </w:r>
      <w:bookmarkEnd w:id="408"/>
    </w:p>
    <w:p w14:paraId="7A71858A" w14:textId="77777777" w:rsidR="003E4D4A" w:rsidRPr="00906B09" w:rsidRDefault="003E4D4A" w:rsidP="003E4D4A">
      <w:r w:rsidRPr="00906B09">
        <w:t>Aliases can be used as any field or combination of field, by using “%” before the name, and encompassing it between “{“ and “}”</w:t>
      </w:r>
    </w:p>
    <w:p w14:paraId="701CF9B6" w14:textId="77777777" w:rsidR="003E4D4A" w:rsidRPr="00906B09" w:rsidRDefault="003E4D4A" w:rsidP="003E4D4A">
      <w:r w:rsidRPr="00906B09">
        <w:t>For example, a (nearly) universal SSH formula could be written as follow in the 'data expression' of an Operation:</w:t>
      </w:r>
    </w:p>
    <w:p w14:paraId="22A4C19E" w14:textId="77777777" w:rsidR="003E4D4A" w:rsidRPr="00906B09" w:rsidRDefault="003E4D4A" w:rsidP="003E4D4A">
      <w:r w:rsidRPr="00906B09">
        <w:tab/>
        <w:t>%{alt} - %{range} - %{dry_tropo_corr} -%{dynamic_atmos_corr} - %{tides_all_corr} - %{ssb}  - %{iono_corr} - %{wet_tropo_corr}</w:t>
      </w:r>
    </w:p>
    <w:p w14:paraId="25A47FAD" w14:textId="77777777" w:rsidR="003E4D4A" w:rsidRPr="00906B09" w:rsidRDefault="003E4D4A" w:rsidP="003E4D4A">
      <w:r w:rsidRPr="00906B09">
        <w:t>(</w:t>
      </w:r>
      <w:r w:rsidRPr="00906B09">
        <w:rPr>
          <w:b/>
        </w:rPr>
        <w:t>note that the fact that not all corrections are available for all satellites make it not absolutely universal!</w:t>
      </w:r>
      <w:r w:rsidRPr="00906B09">
        <w:t>)</w:t>
      </w:r>
    </w:p>
    <w:p w14:paraId="32C2C8F2" w14:textId="77777777" w:rsidR="003E4D4A" w:rsidRPr="00906B09" w:rsidRDefault="003E4D4A" w:rsidP="003E4D4A"/>
    <w:p w14:paraId="75A3AF1F" w14:textId="77777777" w:rsidR="003E4D4A" w:rsidRPr="00906B09" w:rsidRDefault="003E4D4A" w:rsidP="003E4D4A">
      <w:r w:rsidRPr="00906B09">
        <w:t>or, in a “selection criteria” expression, you could write:</w:t>
      </w:r>
    </w:p>
    <w:p w14:paraId="238235D8" w14:textId="77777777" w:rsidR="003E4D4A" w:rsidRPr="00906B09" w:rsidRDefault="003E4D4A" w:rsidP="003E4D4A">
      <w:r w:rsidRPr="00906B09">
        <w:tab/>
        <w:t>is_bounded(40,%{lat},60)</w:t>
      </w:r>
    </w:p>
    <w:p w14:paraId="5558636E" w14:textId="77777777" w:rsidR="00BC030B" w:rsidRPr="00906B09" w:rsidRDefault="003E4D4A" w:rsidP="003E4D4A">
      <w:r w:rsidRPr="00906B09">
        <w:t>to select data between 40°N and 60°N.</w:t>
      </w:r>
    </w:p>
    <w:p w14:paraId="3AEB4323" w14:textId="77777777" w:rsidR="00D52A9C" w:rsidRPr="00906B09" w:rsidRDefault="00F62BEF" w:rsidP="00F62BEF">
      <w:pPr>
        <w:pStyle w:val="Heading2"/>
      </w:pPr>
      <w:bookmarkStart w:id="409" w:name="_Toc449978477"/>
      <w:r w:rsidRPr="00906B09">
        <w:t>Structure</w:t>
      </w:r>
      <w:bookmarkEnd w:id="409"/>
    </w:p>
    <w:p w14:paraId="6E7B56D3" w14:textId="77777777" w:rsidR="00F62BEF" w:rsidRPr="00906B09" w:rsidRDefault="00EB1B95" w:rsidP="00F62BEF">
      <w:r w:rsidRPr="00906B09">
        <w:t>Here is an example of the structure of the xml file. For more information on this structure, please refer to aliases.xsd.html file.</w:t>
      </w:r>
    </w:p>
    <w:p w14:paraId="0CBED6F0" w14:textId="77777777" w:rsidR="00EB1B95" w:rsidRDefault="00EB1B95" w:rsidP="00F62BEF"/>
    <w:p w14:paraId="70788D2C" w14:textId="77777777" w:rsidR="00317967" w:rsidRPr="00906B09" w:rsidRDefault="00317967" w:rsidP="00F62BEF"/>
    <w:p w14:paraId="10487973" w14:textId="77777777" w:rsidR="00EB1B95" w:rsidRPr="00906B09" w:rsidRDefault="00EB1B95" w:rsidP="00F62BEF"/>
    <w:p w14:paraId="4767F676" w14:textId="77777777" w:rsidR="00EB1B95" w:rsidRPr="00906B09" w:rsidRDefault="00EB1B95" w:rsidP="00F62BEF"/>
    <w:p w14:paraId="7A66E3DB" w14:textId="77777777" w:rsidR="00EB1B95" w:rsidRPr="00906B09" w:rsidRDefault="00EB1B95" w:rsidP="00F62BEF"/>
    <w:p w14:paraId="58404457" w14:textId="77777777" w:rsidR="00EB1B95" w:rsidRPr="00906B09" w:rsidRDefault="00EB1B95" w:rsidP="00EB1B95">
      <w:pPr>
        <w:pStyle w:val="Standard"/>
        <w:shd w:val="clear" w:color="auto" w:fill="E6E6E6"/>
        <w:ind w:left="709"/>
      </w:pPr>
      <w:r w:rsidRPr="00906B09">
        <w:t>&lt;product class="ENVISAT_RA2MWR" description="ENVISAT RA2 and MWR products"&gt;</w:t>
      </w:r>
    </w:p>
    <w:p w14:paraId="348A9A25" w14:textId="77777777" w:rsidR="00EB1B95" w:rsidRPr="00906B09" w:rsidRDefault="00EB1B95" w:rsidP="00EB1B95">
      <w:pPr>
        <w:pStyle w:val="Standard"/>
        <w:shd w:val="clear" w:color="auto" w:fill="E6E6E6"/>
        <w:ind w:left="709"/>
      </w:pPr>
      <w:r w:rsidRPr="00906B09">
        <w:t>&lt;defaultRecord name="ra2_mds"/&gt;</w:t>
      </w:r>
    </w:p>
    <w:p w14:paraId="44483D6E" w14:textId="77777777" w:rsidR="00EB1B95" w:rsidRPr="00906B09" w:rsidRDefault="00EB1B95" w:rsidP="00EB1B95">
      <w:pPr>
        <w:pStyle w:val="Standard"/>
        <w:shd w:val="clear" w:color="auto" w:fill="E6E6E6"/>
        <w:ind w:left="709"/>
      </w:pPr>
      <w:r w:rsidRPr="00906B09">
        <w:t>&lt;aliases&gt;</w:t>
      </w:r>
    </w:p>
    <w:p w14:paraId="22698373" w14:textId="77777777" w:rsidR="00EB1B95" w:rsidRPr="00906B09" w:rsidRDefault="00EB1B95" w:rsidP="00EB1B95">
      <w:pPr>
        <w:pStyle w:val="Standard"/>
        <w:shd w:val="clear" w:color="auto" w:fill="E6E6E6"/>
        <w:ind w:left="709"/>
      </w:pPr>
      <w:r w:rsidRPr="00906B09">
        <w:t>….</w:t>
      </w:r>
    </w:p>
    <w:p w14:paraId="44E48820" w14:textId="77777777" w:rsidR="00EB1B95" w:rsidRPr="00906B09" w:rsidRDefault="00EB1B95" w:rsidP="00EB1B95">
      <w:pPr>
        <w:pStyle w:val="Standard"/>
        <w:shd w:val="clear" w:color="auto" w:fill="E6E6E6"/>
        <w:ind w:left="709"/>
      </w:pPr>
      <w:r w:rsidRPr="00906B09">
        <w:tab/>
        <w:t>&lt;alias name="range"&gt;ku_band_ocean_range&lt;/alias&gt;</w:t>
      </w:r>
    </w:p>
    <w:p w14:paraId="0E471A0E" w14:textId="77777777" w:rsidR="00EB1B95" w:rsidRPr="00906B09" w:rsidRDefault="00EB1B95" w:rsidP="00EB1B95">
      <w:pPr>
        <w:pStyle w:val="Standard"/>
        <w:shd w:val="clear" w:color="auto" w:fill="E6E6E6"/>
        <w:ind w:left="709"/>
      </w:pPr>
      <w:r w:rsidRPr="00906B09">
        <w:t>….</w:t>
      </w:r>
    </w:p>
    <w:p w14:paraId="58BF4A2D" w14:textId="77777777" w:rsidR="00EB1B95" w:rsidRPr="00906B09" w:rsidRDefault="00EB1B95" w:rsidP="00EB1B95">
      <w:pPr>
        <w:pStyle w:val="Standard"/>
        <w:shd w:val="clear" w:color="auto" w:fill="E6E6E6"/>
        <w:ind w:left="709"/>
      </w:pPr>
      <w:r w:rsidRPr="00906B09">
        <w:t>&lt;/aliases&gt;</w:t>
      </w:r>
    </w:p>
    <w:p w14:paraId="3D8D77F0" w14:textId="77777777" w:rsidR="00EB1B95" w:rsidRPr="00906B09" w:rsidRDefault="00EB1B95" w:rsidP="00EB1B95">
      <w:pPr>
        <w:pStyle w:val="Standard"/>
        <w:shd w:val="clear" w:color="auto" w:fill="E6E6E6"/>
        <w:ind w:left="709"/>
      </w:pPr>
      <w:r w:rsidRPr="00906B09">
        <w:t>&lt;/product&gt;</w:t>
      </w:r>
    </w:p>
    <w:p w14:paraId="773F18FC" w14:textId="77777777" w:rsidR="00EB1B95" w:rsidRPr="00906B09" w:rsidRDefault="00EB1B95" w:rsidP="000C23ED">
      <w:pPr>
        <w:pStyle w:val="Caption"/>
      </w:pPr>
      <w:bookmarkStart w:id="410" w:name="_Toc449978554"/>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19</w:t>
      </w:r>
      <w:r w:rsidR="00172F16" w:rsidRPr="00906B09">
        <w:fldChar w:fldCharType="end"/>
      </w:r>
      <w:r w:rsidRPr="00906B09">
        <w:t>: example of the definition of an alias. This example is for Envisat RA2 and MWR products, by default for data within the “ra2_mds” record.  “ku_band_ocean_range” is the name give by default in the documentation and thus in BRAT. To keep it simpler, we call it here “range”.</w:t>
      </w:r>
      <w:bookmarkEnd w:id="410"/>
    </w:p>
    <w:p w14:paraId="4AAE83D7" w14:textId="77777777" w:rsidR="00F353BB" w:rsidRPr="00906B09" w:rsidRDefault="00EB1B95">
      <w:pPr>
        <w:pStyle w:val="Caption"/>
      </w:pPr>
      <w:r w:rsidRPr="00906B09">
        <w:t>See Brat products format definitions in the doc/codadef/index.html file located in the Brat directory. Products are classified in 'class' (product class) and 'type' (product type)</w:t>
      </w:r>
    </w:p>
    <w:p w14:paraId="2404B888" w14:textId="77777777" w:rsidR="00EB1B95" w:rsidRPr="00906B09" w:rsidRDefault="009C6917" w:rsidP="009C6917">
      <w:pPr>
        <w:pStyle w:val="Heading2"/>
      </w:pPr>
      <w:bookmarkStart w:id="411" w:name="_Toc449978478"/>
      <w:r w:rsidRPr="00906B09">
        <w:t>Modifying an alias</w:t>
      </w:r>
      <w:bookmarkEnd w:id="411"/>
    </w:p>
    <w:p w14:paraId="642802AF" w14:textId="77777777" w:rsidR="009A17ED" w:rsidRPr="00906B09" w:rsidRDefault="009A17ED" w:rsidP="00E72085">
      <w:r w:rsidRPr="00906B09">
        <w:t>To modify an alias, edit the xml file in a text editor. And just change its name in &lt;alias name="...."&gt;.</w:t>
      </w:r>
    </w:p>
    <w:p w14:paraId="6DFBE623" w14:textId="77777777" w:rsidR="009A17ED" w:rsidRPr="00906B09" w:rsidRDefault="009A17ED" w:rsidP="00E72085">
      <w:r w:rsidRPr="00906B09">
        <w:t>For example, you could replace:</w:t>
      </w:r>
      <w:r w:rsidRPr="00906B09">
        <w:tab/>
      </w:r>
    </w:p>
    <w:p w14:paraId="73B8C280" w14:textId="77777777" w:rsidR="009A17ED" w:rsidRPr="00906B09" w:rsidRDefault="009A17ED" w:rsidP="00E72085">
      <w:r w:rsidRPr="00906B09">
        <w:t>alias name="range"&gt;ku_band_ocean_range&lt;/alias&gt;</w:t>
      </w:r>
      <w:r w:rsidRPr="00906B09">
        <w:tab/>
      </w:r>
    </w:p>
    <w:p w14:paraId="120A9706" w14:textId="77777777" w:rsidR="009A17ED" w:rsidRPr="00906B09" w:rsidRDefault="009A17ED" w:rsidP="00E72085">
      <w:r w:rsidRPr="00906B09">
        <w:t>by</w:t>
      </w:r>
    </w:p>
    <w:p w14:paraId="3B5071A9" w14:textId="77777777" w:rsidR="009A17ED" w:rsidRPr="00906B09" w:rsidRDefault="009A17ED" w:rsidP="00E72085">
      <w:r w:rsidRPr="00906B09">
        <w:t>&lt;alias name="THERANGE"&gt;ku_band_ocean_range&lt;/alias&gt;</w:t>
      </w:r>
    </w:p>
    <w:p w14:paraId="182527E1" w14:textId="77777777" w:rsidR="009C6917" w:rsidRPr="00906B09" w:rsidRDefault="009A17ED" w:rsidP="00E72085">
      <w:r w:rsidRPr="00906B09">
        <w:t>thus, afterwards, you would be using %{THERANGE}  as alias.  Note that, in this case, previous use of %{range} won't work anymore.</w:t>
      </w:r>
    </w:p>
    <w:p w14:paraId="6477A127" w14:textId="77777777" w:rsidR="009A17ED" w:rsidRPr="00906B09" w:rsidRDefault="009A17ED" w:rsidP="009A17ED">
      <w:pPr>
        <w:pStyle w:val="Heading2"/>
      </w:pPr>
      <w:bookmarkStart w:id="412" w:name="_Toc449978479"/>
      <w:r w:rsidRPr="00906B09">
        <w:t>Creating an alias</w:t>
      </w:r>
      <w:bookmarkEnd w:id="412"/>
    </w:p>
    <w:p w14:paraId="5C6E3AC5" w14:textId="77777777" w:rsidR="00B65862" w:rsidRPr="00906B09" w:rsidRDefault="00B65862" w:rsidP="00B65862">
      <w:pPr>
        <w:pStyle w:val="Heading3"/>
      </w:pPr>
      <w:bookmarkStart w:id="413" w:name="_Toc449978480"/>
      <w:r w:rsidRPr="00906B09">
        <w:t>For a field for which no alias exists</w:t>
      </w:r>
      <w:bookmarkEnd w:id="413"/>
    </w:p>
    <w:p w14:paraId="0BD17D19" w14:textId="77777777" w:rsidR="00B65862" w:rsidRPr="00906B09" w:rsidRDefault="00B65862" w:rsidP="00B65862">
      <w:r w:rsidRPr="00906B09">
        <w:t>Find the product(s) for which you want the alias to work, and just add a line like:</w:t>
      </w:r>
    </w:p>
    <w:p w14:paraId="7EB8E046" w14:textId="77777777" w:rsidR="00B65862" w:rsidRPr="00906B09" w:rsidRDefault="00B65862" w:rsidP="00B65862">
      <w:r w:rsidRPr="00906B09">
        <w:tab/>
        <w:t>&lt;alias name="range"&gt;ku_band_ocean_range&lt;/alias&gt;</w:t>
      </w:r>
    </w:p>
    <w:p w14:paraId="1580E67A" w14:textId="77777777" w:rsidR="00B65862" w:rsidRPr="00906B09" w:rsidRDefault="00B65862" w:rsidP="00B65862">
      <w:r w:rsidRPr="00906B09">
        <w:t>defining the name you wish to use, and the given name of the field. You have to do it for any and every data product where you want to use this alias.</w:t>
      </w:r>
    </w:p>
    <w:p w14:paraId="0D169257" w14:textId="77777777" w:rsidR="00B65862" w:rsidRPr="00906B09" w:rsidRDefault="00B65862" w:rsidP="00B65862">
      <w:r w:rsidRPr="00906B09">
        <w:t>See Brat products format definitions in the doc/codadef/index.html file located in the Brat directory. Products are classified in 'class' (product class) and 'type' (product type)</w:t>
      </w:r>
    </w:p>
    <w:p w14:paraId="35F8DA0A" w14:textId="77777777" w:rsidR="00B65862" w:rsidRPr="00906B09" w:rsidRDefault="00B65862" w:rsidP="00B65862">
      <w:r w:rsidRPr="00906B09">
        <w:t xml:space="preserve">You may have to specify a record within the default record. </w:t>
      </w:r>
      <w:r w:rsidRPr="00906B09">
        <w:tab/>
      </w:r>
    </w:p>
    <w:p w14:paraId="26D18195" w14:textId="77777777" w:rsidR="00B65862" w:rsidRPr="00906B09" w:rsidRDefault="00B65862" w:rsidP="00B65862">
      <w:r w:rsidRPr="00906B09">
        <w:t xml:space="preserve">You will put this in a ProductType tag, like </w:t>
      </w:r>
      <w:r w:rsidRPr="00906B09">
        <w:tab/>
      </w:r>
    </w:p>
    <w:p w14:paraId="4E6503B3" w14:textId="77777777" w:rsidR="00B65862" w:rsidRPr="00906B09" w:rsidRDefault="00B65862" w:rsidP="00B65862">
      <w:r w:rsidRPr="00906B09">
        <w:t>aliases productType="RA2_MWS_2P" record="avg_waveforms_mds" ref="RA2_GDR_2P"&gt;</w:t>
      </w:r>
    </w:p>
    <w:p w14:paraId="144BCA50" w14:textId="77777777" w:rsidR="00B65862" w:rsidRPr="00906B09" w:rsidRDefault="00B65862" w:rsidP="00B65862"/>
    <w:p w14:paraId="3A9D2233" w14:textId="77777777" w:rsidR="00B65862" w:rsidRPr="00906B09" w:rsidRDefault="00B65862" w:rsidP="00B65862">
      <w:r w:rsidRPr="00906B09">
        <w:t>You can use combination of fields to define an alias. E.g. an alias including all tide-related corrections can be:</w:t>
      </w:r>
    </w:p>
    <w:p w14:paraId="3935CEC7" w14:textId="77777777" w:rsidR="009A17ED" w:rsidRPr="00906B09" w:rsidRDefault="005E3F5B" w:rsidP="005E3F5B">
      <w:pPr>
        <w:ind w:left="568"/>
      </w:pPr>
      <w:r w:rsidRPr="00906B09">
        <w:t>“</w:t>
      </w:r>
      <w:r w:rsidR="00B65862" w:rsidRPr="00906B09">
        <w:t>&lt;alias name="tides_all_corr"&gt;(ocean_tide_sol1+ solid_earth_tide + pole_tide)&lt;/alias&gt; “</w:t>
      </w:r>
    </w:p>
    <w:p w14:paraId="604A705F" w14:textId="77777777" w:rsidR="00FE1152" w:rsidRPr="00906B09" w:rsidRDefault="00FE1152" w:rsidP="00FE1152">
      <w:pPr>
        <w:pStyle w:val="Heading3"/>
      </w:pPr>
      <w:bookmarkStart w:id="414" w:name="_Toc449978481"/>
      <w:r w:rsidRPr="00906B09">
        <w:t>For a field for which an alias has already been defined</w:t>
      </w:r>
      <w:bookmarkEnd w:id="414"/>
    </w:p>
    <w:p w14:paraId="22C5E2AD" w14:textId="77777777" w:rsidR="00FE1152" w:rsidRPr="00906B09" w:rsidRDefault="00FE1152" w:rsidP="00FE1152">
      <w:r w:rsidRPr="00906B09">
        <w:t>If you'd prefer something else than the predefined name, but do not want to erase it by modifying it, you can create alternate aliases.</w:t>
      </w:r>
    </w:p>
    <w:p w14:paraId="1C95CB7C" w14:textId="77777777" w:rsidR="00FE1152" w:rsidRPr="00906B09" w:rsidRDefault="00FE1152" w:rsidP="00FE1152">
      <w:r w:rsidRPr="00906B09">
        <w:lastRenderedPageBreak/>
        <w:t>For example, above we decided that when we will be using %{range}, it will be the field “ku_band_ocean_range“. However, it can be misunderstood (there's a 'C-Band' range in Envisat data). So you may want to specify at least in some cases that you are using the Ku-band range (e.g. if you're using C-Band data close-by).</w:t>
      </w:r>
    </w:p>
    <w:p w14:paraId="39AC1636" w14:textId="77777777" w:rsidR="00FE1152" w:rsidRPr="00906B09" w:rsidRDefault="00FE1152" w:rsidP="00FE1152">
      <w:r w:rsidRPr="00906B09">
        <w:t>To do this, you would define :</w:t>
      </w:r>
    </w:p>
    <w:p w14:paraId="19DCD802" w14:textId="77777777" w:rsidR="00FE1152" w:rsidRPr="00906B09" w:rsidRDefault="00FE1152" w:rsidP="00FE1152"/>
    <w:p w14:paraId="485775A8" w14:textId="77777777" w:rsidR="00FE1152" w:rsidRPr="00906B09" w:rsidRDefault="00FE1152" w:rsidP="00FE1152">
      <w:pPr>
        <w:pStyle w:val="Standard"/>
        <w:shd w:val="clear" w:color="auto" w:fill="E6E6E6"/>
        <w:tabs>
          <w:tab w:val="right" w:pos="1786"/>
          <w:tab w:val="right" w:pos="10023"/>
        </w:tabs>
        <w:ind w:left="709"/>
      </w:pPr>
      <w:r w:rsidRPr="00906B09">
        <w:t>&lt;alias name="range"&gt;ku_band_ocean_range&lt;/alias&gt;</w:t>
      </w:r>
      <w:r w:rsidRPr="00906B09">
        <w:rPr>
          <w:i/>
          <w:iCs/>
        </w:rPr>
        <w:t>[as previously]</w:t>
      </w:r>
    </w:p>
    <w:p w14:paraId="5E4978F5" w14:textId="77777777" w:rsidR="00FE1152" w:rsidRPr="00906B09" w:rsidRDefault="00FE1152" w:rsidP="00FE1152">
      <w:pPr>
        <w:pStyle w:val="Standard"/>
        <w:shd w:val="clear" w:color="auto" w:fill="E6E6E6"/>
        <w:tabs>
          <w:tab w:val="right" w:pos="1786"/>
          <w:tab w:val="right" w:pos="10023"/>
        </w:tabs>
        <w:ind w:left="709"/>
      </w:pPr>
      <w:r w:rsidRPr="00906B09">
        <w:tab/>
        <w:t>&lt;alias name="range_ku" ref="range"/&gt;</w:t>
      </w:r>
      <w:r w:rsidRPr="00906B09">
        <w:rPr>
          <w:i/>
          <w:iCs/>
        </w:rPr>
        <w:t>[referring to the above alias]</w:t>
      </w:r>
    </w:p>
    <w:p w14:paraId="43B2416B" w14:textId="77777777" w:rsidR="0006370A" w:rsidRPr="00906B09" w:rsidRDefault="0006370A" w:rsidP="00FE1152"/>
    <w:p w14:paraId="28848DB9" w14:textId="77777777" w:rsidR="00D52A9C" w:rsidRPr="00906B09" w:rsidRDefault="00FE1152" w:rsidP="00FE1152">
      <w:r w:rsidRPr="00906B09">
        <w:t>You can then use either %{range} or %{range_ku} in an expression with the same results.</w:t>
      </w:r>
    </w:p>
    <w:p w14:paraId="003DC29C" w14:textId="77777777" w:rsidR="0006370A" w:rsidRPr="00906B09" w:rsidRDefault="00FE3AFA" w:rsidP="00FE3AFA">
      <w:pPr>
        <w:pStyle w:val="Heading1"/>
      </w:pPr>
      <w:bookmarkStart w:id="415" w:name="_Toc449978482"/>
      <w:r w:rsidRPr="00906B09">
        <w:lastRenderedPageBreak/>
        <w:t>VISUALISATION INTERFACE</w:t>
      </w:r>
      <w:bookmarkEnd w:id="415"/>
    </w:p>
    <w:p w14:paraId="5C5F8A53" w14:textId="77777777" w:rsidR="00FE3AFA" w:rsidRPr="00906B09" w:rsidRDefault="002F5684" w:rsidP="00FE3AFA">
      <w:r w:rsidRPr="00906B09">
        <w:t>Within the “</w:t>
      </w:r>
      <w:r w:rsidRPr="00906B09">
        <w:rPr>
          <w:b/>
        </w:rPr>
        <w:t>Operations tab</w:t>
      </w:r>
      <w:r w:rsidRPr="00906B09">
        <w:t xml:space="preserve">” you also define which type of view you want to choose to display you data: you can choose between a Map type or a Plot type (simply by clicking on the button with the proper caption). </w:t>
      </w:r>
      <w:r w:rsidR="006B5D73" w:rsidRPr="00906B09">
        <w:t>However, to plot your data in a Map you need to have at least the field “Lon”, “Lat” and “Data” set. Otherwise (if you choose the “Plot” type) you are implicitly choosing 2D or 3D representation for your data. Once you do this you can view your data simply by clicking the “</w:t>
      </w:r>
      <w:r w:rsidR="002601CE" w:rsidRPr="00906B09">
        <w:rPr>
          <w:b/>
        </w:rPr>
        <w:t>Execute</w:t>
      </w:r>
      <w:r w:rsidR="006B5D73" w:rsidRPr="00906B09">
        <w:t>” button.</w:t>
      </w:r>
    </w:p>
    <w:p w14:paraId="584A8013" w14:textId="77777777" w:rsidR="00FE3AFA" w:rsidRPr="00906B09" w:rsidRDefault="00FE3AFA" w:rsidP="00FE3AFA">
      <w:r w:rsidRPr="00906B09">
        <w:t>The visualisation options are quite different for an ‘</w:t>
      </w:r>
      <w:r w:rsidRPr="00906B09">
        <w:rPr>
          <w:b/>
        </w:rPr>
        <w:t>Y=F(X)</w:t>
      </w:r>
      <w:r w:rsidRPr="00906B09">
        <w:t>’ (curve) than for a ‘</w:t>
      </w:r>
      <w:r w:rsidRPr="00906B09">
        <w:rPr>
          <w:b/>
        </w:rPr>
        <w:t>Z=F(lon,lat)</w:t>
      </w:r>
      <w:r w:rsidRPr="00906B09">
        <w:t>’ (map); the other plots ('</w:t>
      </w:r>
      <w:r w:rsidRPr="00906B09">
        <w:rPr>
          <w:b/>
        </w:rPr>
        <w:t>Z=F(X,Y)</w:t>
      </w:r>
      <w:r w:rsidRPr="00906B09">
        <w:t>') have functionalities from both types.</w:t>
      </w:r>
    </w:p>
    <w:p w14:paraId="3D202CAC" w14:textId="77777777" w:rsidR="00FE3AFA" w:rsidRPr="00906B09" w:rsidRDefault="00401D43" w:rsidP="00401D43">
      <w:pPr>
        <w:pStyle w:val="Heading2"/>
      </w:pPr>
      <w:bookmarkStart w:id="416" w:name="_Toc449978483"/>
      <w:r w:rsidRPr="00906B09">
        <w:t>‘</w:t>
      </w:r>
      <w:r w:rsidR="00B50CB2" w:rsidRPr="00906B09">
        <w:t>Plot2D</w:t>
      </w:r>
      <w:r w:rsidRPr="00906B09">
        <w:t>’</w:t>
      </w:r>
      <w:bookmarkEnd w:id="416"/>
    </w:p>
    <w:p w14:paraId="165E9F2C" w14:textId="77777777" w:rsidR="00401D43" w:rsidRPr="00906B09" w:rsidRDefault="00B243BA" w:rsidP="00401D43">
      <w:r w:rsidRPr="00906B09">
        <w:rPr>
          <w:noProof/>
          <w:lang w:val="pt-PT" w:eastAsia="pt-PT"/>
        </w:rPr>
        <w:drawing>
          <wp:inline distT="0" distB="0" distL="0" distR="0" wp14:anchorId="214E3970" wp14:editId="50FE31B0">
            <wp:extent cx="6110497" cy="4771858"/>
            <wp:effectExtent l="19050" t="0" r="4553" b="0"/>
            <wp:docPr id="50"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10497" cy="4771858"/>
                    </a:xfrm>
                    <a:prstGeom prst="rect">
                      <a:avLst/>
                    </a:prstGeom>
                    <a:noFill/>
                    <a:ln>
                      <a:noFill/>
                      <a:prstDash/>
                    </a:ln>
                  </pic:spPr>
                </pic:pic>
              </a:graphicData>
            </a:graphic>
          </wp:inline>
        </w:drawing>
      </w:r>
    </w:p>
    <w:p w14:paraId="470D28E9" w14:textId="77777777" w:rsidR="00D52A9C" w:rsidRPr="00906B09" w:rsidRDefault="00B243BA" w:rsidP="000C23ED">
      <w:pPr>
        <w:pStyle w:val="Caption"/>
      </w:pPr>
      <w:bookmarkStart w:id="417" w:name="_Toc449978555"/>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20</w:t>
      </w:r>
      <w:r w:rsidR="00172F16" w:rsidRPr="00906B09">
        <w:fldChar w:fldCharType="end"/>
      </w:r>
      <w:r w:rsidRPr="00906B09">
        <w:t>: An example Y=F(X) visualisation</w:t>
      </w:r>
      <w:r w:rsidR="006D732B" w:rsidRPr="00906B09">
        <w:t xml:space="preserve"> with two curves</w:t>
      </w:r>
      <w:bookmarkEnd w:id="417"/>
    </w:p>
    <w:p w14:paraId="5EE748E3" w14:textId="77777777" w:rsidR="00B243BA" w:rsidRPr="00906B09" w:rsidRDefault="00B243BA" w:rsidP="00B243BA"/>
    <w:p w14:paraId="69E408ED" w14:textId="77777777" w:rsidR="00B50CB2" w:rsidRPr="00906B09" w:rsidRDefault="00B50CB2" w:rsidP="00B243BA">
      <w:r w:rsidRPr="00906B09">
        <w:t>Usually this type of</w:t>
      </w:r>
      <w:r w:rsidR="00C9511D" w:rsidRPr="00906B09">
        <w:t xml:space="preserve"> Plot is used upon displaying a</w:t>
      </w:r>
      <w:r w:rsidRPr="00906B09">
        <w:t xml:space="preserve"> y=f(x) curve type.</w:t>
      </w:r>
    </w:p>
    <w:p w14:paraId="6C374B7B" w14:textId="3BBEB038" w:rsidR="006D732B" w:rsidRPr="00906B09" w:rsidRDefault="006D732B" w:rsidP="00B243BA">
      <w:del w:id="418" w:author="Ricardo Capote" w:date="2016-06-16T15:45:00Z">
        <w:r w:rsidRPr="00906B09" w:rsidDel="00A723CC">
          <w:delText>Currently Brat</w:delText>
        </w:r>
      </w:del>
      <w:ins w:id="419" w:author="Ricardo Capote" w:date="2016-06-16T15:45:00Z">
        <w:r w:rsidR="00A723CC" w:rsidRPr="00906B09">
          <w:t>BRAT</w:t>
        </w:r>
      </w:ins>
      <w:r w:rsidRPr="00906B09">
        <w:t xml:space="preserve"> </w:t>
      </w:r>
      <w:del w:id="420" w:author="Ricardo Capote" w:date="2016-06-16T15:45:00Z">
        <w:r w:rsidRPr="00906B09" w:rsidDel="00A723CC">
          <w:delText xml:space="preserve">does not </w:delText>
        </w:r>
      </w:del>
      <w:r w:rsidRPr="00906B09">
        <w:t>support saving the plots as</w:t>
      </w:r>
      <w:r w:rsidR="00C9511D" w:rsidRPr="00906B09">
        <w:t xml:space="preserve"> an image format</w:t>
      </w:r>
      <w:del w:id="421" w:author="Ricardo Capote" w:date="2016-06-16T15:45:00Z">
        <w:r w:rsidR="00C9511D" w:rsidRPr="00906B09" w:rsidDel="0001292E">
          <w:delText xml:space="preserve"> </w:delText>
        </w:r>
        <w:r w:rsidRPr="00906B09" w:rsidDel="0001292E">
          <w:delText>that will only be available in the official release</w:delText>
        </w:r>
      </w:del>
      <w:r w:rsidRPr="00906B09">
        <w:t>.</w:t>
      </w:r>
      <w:r w:rsidR="00C9511D" w:rsidRPr="00906B09">
        <w:t xml:space="preserve"> </w:t>
      </w:r>
      <w:r w:rsidRPr="00906B09">
        <w:t>The Plot2D dialog is organised in several tabs, each one with a different functionality.</w:t>
      </w:r>
    </w:p>
    <w:tbl>
      <w:tblPr>
        <w:tblW w:w="9923" w:type="dxa"/>
        <w:tblInd w:w="-34" w:type="dxa"/>
        <w:tblLayout w:type="fixed"/>
        <w:tblCellMar>
          <w:left w:w="10" w:type="dxa"/>
          <w:right w:w="10" w:type="dxa"/>
        </w:tblCellMar>
        <w:tblLook w:val="0000" w:firstRow="0" w:lastRow="0" w:firstColumn="0" w:lastColumn="0" w:noHBand="0" w:noVBand="0"/>
      </w:tblPr>
      <w:tblGrid>
        <w:gridCol w:w="5098"/>
        <w:gridCol w:w="4825"/>
      </w:tblGrid>
      <w:tr w:rsidR="00B243BA" w:rsidRPr="00906B09" w14:paraId="51DC604B" w14:textId="77777777" w:rsidTr="0086071C">
        <w:tc>
          <w:tcPr>
            <w:tcW w:w="5098" w:type="dxa"/>
            <w:shd w:val="clear" w:color="auto" w:fill="auto"/>
            <w:tcMar>
              <w:top w:w="0" w:type="dxa"/>
              <w:left w:w="108" w:type="dxa"/>
              <w:bottom w:w="0" w:type="dxa"/>
              <w:right w:w="108" w:type="dxa"/>
            </w:tcMar>
          </w:tcPr>
          <w:p w14:paraId="2057904B" w14:textId="77777777" w:rsidR="00B243BA" w:rsidRPr="00906B09" w:rsidRDefault="00B243BA" w:rsidP="00462E78">
            <w:pPr>
              <w:pStyle w:val="Standard"/>
              <w:keepNext/>
              <w:snapToGrid w:val="0"/>
            </w:pPr>
            <w:r w:rsidRPr="00906B09">
              <w:rPr>
                <w:noProof/>
                <w:lang w:val="pt-PT"/>
              </w:rPr>
              <w:lastRenderedPageBreak/>
              <w:drawing>
                <wp:inline distT="0" distB="0" distL="0" distR="0" wp14:anchorId="42C50906" wp14:editId="1BF80E16">
                  <wp:extent cx="3134995" cy="985520"/>
                  <wp:effectExtent l="19050" t="0" r="8255" b="0"/>
                  <wp:docPr id="51"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34995" cy="985520"/>
                          </a:xfrm>
                          <a:prstGeom prst="rect">
                            <a:avLst/>
                          </a:prstGeom>
                          <a:noFill/>
                          <a:ln>
                            <a:noFill/>
                            <a:prstDash/>
                          </a:ln>
                        </pic:spPr>
                      </pic:pic>
                    </a:graphicData>
                  </a:graphic>
                </wp:inline>
              </w:drawing>
            </w:r>
          </w:p>
          <w:p w14:paraId="5A474238" w14:textId="77777777" w:rsidR="00B243BA" w:rsidRPr="00906B09" w:rsidRDefault="00B243BA" w:rsidP="000C23ED">
            <w:pPr>
              <w:pStyle w:val="Caption"/>
            </w:pPr>
            <w:bookmarkStart w:id="422" w:name="_Toc449978556"/>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21</w:t>
            </w:r>
            <w:r w:rsidR="00172F16" w:rsidRPr="00906B09">
              <w:fldChar w:fldCharType="end"/>
            </w:r>
            <w:r w:rsidRPr="00906B09">
              <w:t xml:space="preserve">: </w:t>
            </w:r>
            <w:r w:rsidR="00281685" w:rsidRPr="00906B09">
              <w:t xml:space="preserve">Data Options </w:t>
            </w:r>
            <w:r w:rsidRPr="00906B09">
              <w:t>tab of the visualisation tool</w:t>
            </w:r>
            <w:bookmarkEnd w:id="422"/>
          </w:p>
        </w:tc>
        <w:tc>
          <w:tcPr>
            <w:tcW w:w="4825" w:type="dxa"/>
            <w:shd w:val="clear" w:color="auto" w:fill="auto"/>
            <w:tcMar>
              <w:top w:w="0" w:type="dxa"/>
              <w:left w:w="108" w:type="dxa"/>
              <w:bottom w:w="0" w:type="dxa"/>
              <w:right w:w="108" w:type="dxa"/>
            </w:tcMar>
          </w:tcPr>
          <w:p w14:paraId="7AC4484A" w14:textId="77777777" w:rsidR="006D732B" w:rsidRPr="00906B09" w:rsidRDefault="006D732B" w:rsidP="00462E78">
            <w:pPr>
              <w:pStyle w:val="Standard"/>
              <w:rPr>
                <w:rFonts w:ascii="Verdana" w:hAnsi="Verdana"/>
                <w:sz w:val="18"/>
                <w:szCs w:val="18"/>
              </w:rPr>
            </w:pPr>
            <w:r w:rsidRPr="00906B09">
              <w:rPr>
                <w:rFonts w:ascii="Verdana" w:hAnsi="Verdana"/>
                <w:sz w:val="18"/>
                <w:szCs w:val="18"/>
              </w:rPr>
              <w:t>The first tab ‘General’ holds information about the current Operation View associated with this Plot. You can change the current Operation View by changing the contents of the dropdown menu in “Operation Views”. Title should output the Plot title for the current plot however this is not currently implemented yet. The Plot type text box allows you to change the visualization type for the current data, but only certain types of Views are available depending on the contents of you current data.</w:t>
            </w:r>
          </w:p>
          <w:p w14:paraId="571638F1" w14:textId="77777777" w:rsidR="00B243BA" w:rsidRPr="00906B09" w:rsidRDefault="00B243BA" w:rsidP="00462E78">
            <w:pPr>
              <w:pStyle w:val="Standard"/>
              <w:rPr>
                <w:rFonts w:ascii="Verdana" w:hAnsi="Verdana"/>
                <w:sz w:val="18"/>
                <w:szCs w:val="18"/>
              </w:rPr>
            </w:pPr>
            <w:r w:rsidRPr="00906B09">
              <w:rPr>
                <w:rFonts w:ascii="Verdana" w:hAnsi="Verdana"/>
                <w:sz w:val="18"/>
                <w:szCs w:val="18"/>
              </w:rPr>
              <w:t>When a field is selected in this ‘</w:t>
            </w:r>
            <w:r w:rsidR="00281685" w:rsidRPr="00906B09">
              <w:rPr>
                <w:rFonts w:ascii="Verdana" w:hAnsi="Verdana"/>
                <w:sz w:val="18"/>
                <w:szCs w:val="18"/>
              </w:rPr>
              <w:t xml:space="preserve">Data Options’ </w:t>
            </w:r>
            <w:r w:rsidRPr="00906B09">
              <w:rPr>
                <w:rFonts w:ascii="Verdana" w:hAnsi="Verdana"/>
                <w:sz w:val="18"/>
                <w:szCs w:val="18"/>
              </w:rPr>
              <w:t>tab, you have some options to choose the colour and style (full, dots, etc.) of the line and of the points (none by default, circles, crosses, etc.). If there are several fields to plot, you can thus enhance the legibility of your plot.</w:t>
            </w:r>
          </w:p>
          <w:p w14:paraId="0A934B59" w14:textId="77777777" w:rsidR="00B243BA" w:rsidRPr="00906B09" w:rsidRDefault="00B243BA" w:rsidP="00462E78">
            <w:pPr>
              <w:pStyle w:val="Standard"/>
              <w:rPr>
                <w:rFonts w:ascii="Verdana" w:hAnsi="Verdana"/>
                <w:sz w:val="18"/>
                <w:szCs w:val="18"/>
              </w:rPr>
            </w:pPr>
          </w:p>
          <w:p w14:paraId="4FBE47FC" w14:textId="77777777" w:rsidR="00F353BB" w:rsidRPr="00906B09" w:rsidRDefault="00B243BA">
            <w:pPr>
              <w:pStyle w:val="Standard"/>
              <w:rPr>
                <w:b/>
                <w:i/>
                <w:lang w:eastAsia="es-ES"/>
              </w:rPr>
            </w:pPr>
            <w:r w:rsidRPr="00906B09">
              <w:rPr>
                <w:rFonts w:ascii="Verdana" w:hAnsi="Verdana"/>
                <w:sz w:val="18"/>
                <w:szCs w:val="18"/>
              </w:rPr>
              <w:t>Second tab (‘</w:t>
            </w:r>
            <w:r w:rsidR="00281685" w:rsidRPr="00906B09">
              <w:rPr>
                <w:rFonts w:ascii="Verdana" w:hAnsi="Verdana"/>
                <w:b/>
                <w:bCs/>
                <w:sz w:val="18"/>
                <w:szCs w:val="18"/>
              </w:rPr>
              <w:t>Axis Options</w:t>
            </w:r>
            <w:r w:rsidR="00281685" w:rsidRPr="00906B09">
              <w:rPr>
                <w:rFonts w:ascii="Verdana" w:hAnsi="Verdana"/>
                <w:sz w:val="18"/>
                <w:szCs w:val="18"/>
              </w:rPr>
              <w:t>’</w:t>
            </w:r>
            <w:r w:rsidRPr="00906B09">
              <w:rPr>
                <w:rFonts w:ascii="Verdana" w:hAnsi="Verdana"/>
                <w:sz w:val="18"/>
                <w:szCs w:val="18"/>
              </w:rPr>
              <w:t xml:space="preserve">) enable to choose several options however, modifications done only in the visualisation window will not be saved as part of the workspace and thus cannot be recalled for future use. </w:t>
            </w:r>
          </w:p>
        </w:tc>
      </w:tr>
    </w:tbl>
    <w:p w14:paraId="0E66FD9B" w14:textId="77777777" w:rsidR="00D52A9C" w:rsidRPr="00906B09" w:rsidRDefault="00D52A9C" w:rsidP="0086071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6"/>
        <w:gridCol w:w="4149"/>
      </w:tblGrid>
      <w:tr w:rsidR="002C647E" w:rsidRPr="00906B09" w14:paraId="61F60085" w14:textId="77777777" w:rsidTr="002C647E">
        <w:tc>
          <w:tcPr>
            <w:tcW w:w="4889" w:type="dxa"/>
          </w:tcPr>
          <w:p w14:paraId="201BED6A" w14:textId="77777777" w:rsidR="002C647E" w:rsidRPr="00906B09" w:rsidRDefault="002C647E" w:rsidP="0086071C">
            <w:r w:rsidRPr="00906B09">
              <w:rPr>
                <w:noProof/>
                <w:lang w:val="pt-PT" w:eastAsia="pt-PT"/>
              </w:rPr>
              <w:drawing>
                <wp:inline distT="0" distB="0" distL="0" distR="0" wp14:anchorId="164132D8" wp14:editId="5E483B91">
                  <wp:extent cx="3458210" cy="1120140"/>
                  <wp:effectExtent l="19050" t="0" r="8890" b="0"/>
                  <wp:docPr id="52"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58210" cy="1120140"/>
                          </a:xfrm>
                          <a:prstGeom prst="rect">
                            <a:avLst/>
                          </a:prstGeom>
                          <a:noFill/>
                          <a:ln>
                            <a:noFill/>
                            <a:prstDash/>
                          </a:ln>
                        </pic:spPr>
                      </pic:pic>
                    </a:graphicData>
                  </a:graphic>
                </wp:inline>
              </w:drawing>
            </w:r>
          </w:p>
          <w:p w14:paraId="6A6FC7A2" w14:textId="77777777" w:rsidR="00697500" w:rsidRPr="00906B09" w:rsidRDefault="00697500" w:rsidP="00697500">
            <w:pPr>
              <w:pStyle w:val="Caption"/>
            </w:pPr>
            <w:bookmarkStart w:id="423" w:name="_Toc449978557"/>
            <w:r w:rsidRPr="00906B09">
              <w:t xml:space="preserve">Figure </w:t>
            </w:r>
            <w:r w:rsidRPr="00906B09">
              <w:fldChar w:fldCharType="begin"/>
            </w:r>
            <w:r w:rsidRPr="00906B09">
              <w:instrText xml:space="preserve"> SEQ Figure \* ARABIC </w:instrText>
            </w:r>
            <w:r w:rsidRPr="00906B09">
              <w:fldChar w:fldCharType="separate"/>
            </w:r>
            <w:r w:rsidR="00F62EB0">
              <w:rPr>
                <w:noProof/>
              </w:rPr>
              <w:t>22</w:t>
            </w:r>
            <w:r w:rsidRPr="00906B09">
              <w:fldChar w:fldCharType="end"/>
            </w:r>
            <w:r w:rsidRPr="00906B09">
              <w:t>: Y-axis properties of a Y=F(X) plot, with only one field selected for view. Label (including the unit), number of ticks in the axis, min and max of the axis are shown. X-axis properties are similar.</w:t>
            </w:r>
            <w:bookmarkEnd w:id="423"/>
          </w:p>
        </w:tc>
        <w:tc>
          <w:tcPr>
            <w:tcW w:w="4890" w:type="dxa"/>
          </w:tcPr>
          <w:p w14:paraId="5D4A80AB" w14:textId="77777777" w:rsidR="002C647E" w:rsidRPr="00906B09" w:rsidRDefault="002C647E" w:rsidP="002C647E">
            <w:r w:rsidRPr="00906B09">
              <w:t>The label of each axis includes by default the name of the plotted field and its unit, with \n for line break and \t for space.</w:t>
            </w:r>
          </w:p>
          <w:p w14:paraId="0E3712C4" w14:textId="77777777" w:rsidR="00D932D5" w:rsidRPr="00906B09" w:rsidRDefault="002C647E" w:rsidP="002C647E">
            <w:r w:rsidRPr="00906B09">
              <w:t>‘</w:t>
            </w:r>
            <w:r w:rsidR="00D932D5" w:rsidRPr="00906B09">
              <w:t>“2D Range” allows you to see the currently selected range. You can change the axis scale by changing the values in the 2D scale field. You can also change the number of axis ticks available for the current plot.</w:t>
            </w:r>
          </w:p>
          <w:p w14:paraId="71D7993B" w14:textId="77777777" w:rsidR="002C647E" w:rsidRPr="00906B09" w:rsidRDefault="002C647E" w:rsidP="002C647E">
            <w:r w:rsidRPr="00906B09">
              <w:t>You can also zoom in on a portion of curve using middle button of your mouse.</w:t>
            </w:r>
            <w:r w:rsidR="00444C8E" w:rsidRPr="00906B09">
              <w:t xml:space="preserve"> By pressing the wheel mouse button you can also move the Plot inside the view.</w:t>
            </w:r>
          </w:p>
          <w:p w14:paraId="771E56D4" w14:textId="77777777" w:rsidR="002C647E" w:rsidRPr="00906B09" w:rsidRDefault="002C647E" w:rsidP="002C647E"/>
        </w:tc>
      </w:tr>
    </w:tbl>
    <w:p w14:paraId="357ED1BF" w14:textId="77777777" w:rsidR="002C647E" w:rsidRPr="00906B09" w:rsidRDefault="002C647E" w:rsidP="000C23ED">
      <w:pPr>
        <w:pStyle w:val="Caption"/>
      </w:pPr>
    </w:p>
    <w:p w14:paraId="5D4167A6" w14:textId="77777777" w:rsidR="002C647E" w:rsidRPr="00906B09" w:rsidRDefault="002C647E" w:rsidP="002C647E"/>
    <w:p w14:paraId="31322E49" w14:textId="77777777" w:rsidR="006F2264" w:rsidRPr="00906B09" w:rsidRDefault="006F2264" w:rsidP="006F2264"/>
    <w:p w14:paraId="6D267E55" w14:textId="77777777" w:rsidR="006F2264" w:rsidRPr="00906B09" w:rsidRDefault="006F2264" w:rsidP="006F2264">
      <w:r w:rsidRPr="00906B09">
        <w:rPr>
          <w:noProof/>
          <w:lang w:val="pt-PT" w:eastAsia="pt-PT"/>
        </w:rPr>
        <w:lastRenderedPageBreak/>
        <w:drawing>
          <wp:inline distT="0" distB="0" distL="0" distR="0" wp14:anchorId="1422253C" wp14:editId="7CFB366D">
            <wp:extent cx="5769499" cy="3808675"/>
            <wp:effectExtent l="19050" t="0" r="2651" b="0"/>
            <wp:docPr id="54" name="Image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70342" cy="3809231"/>
                    </a:xfrm>
                    <a:prstGeom prst="rect">
                      <a:avLst/>
                    </a:prstGeom>
                    <a:noFill/>
                    <a:ln>
                      <a:noFill/>
                      <a:prstDash/>
                    </a:ln>
                  </pic:spPr>
                </pic:pic>
              </a:graphicData>
            </a:graphic>
          </wp:inline>
        </w:drawing>
      </w:r>
    </w:p>
    <w:p w14:paraId="78C97E95" w14:textId="77777777" w:rsidR="006F2264" w:rsidRPr="00906B09" w:rsidRDefault="006F2264" w:rsidP="000C23ED">
      <w:pPr>
        <w:pStyle w:val="Caption"/>
      </w:pPr>
      <w:bookmarkStart w:id="424" w:name="_Toc449978558"/>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23</w:t>
      </w:r>
      <w:r w:rsidR="00172F16" w:rsidRPr="00906B09">
        <w:fldChar w:fldCharType="end"/>
      </w:r>
      <w:r w:rsidRPr="00906B09">
        <w:t>: Two curves overlaid, with different point glyphs defined</w:t>
      </w:r>
      <w:bookmarkEnd w:id="424"/>
    </w:p>
    <w:p w14:paraId="650A1622" w14:textId="77777777" w:rsidR="00162782" w:rsidRPr="00906B09" w:rsidRDefault="00162782" w:rsidP="00162782"/>
    <w:p w14:paraId="4F0007DE" w14:textId="77777777" w:rsidR="00162782" w:rsidRPr="00906B09" w:rsidRDefault="00B42CE8" w:rsidP="00B42CE8">
      <w:pPr>
        <w:pStyle w:val="Heading2"/>
      </w:pPr>
      <w:bookmarkStart w:id="425" w:name="_Toc449978484"/>
      <w:r w:rsidRPr="00906B09">
        <w:t>‘</w:t>
      </w:r>
      <w:r w:rsidR="00B50CB2" w:rsidRPr="00906B09">
        <w:t>Map Plot</w:t>
      </w:r>
      <w:r w:rsidRPr="00906B09">
        <w:t>’</w:t>
      </w:r>
      <w:bookmarkEnd w:id="425"/>
    </w:p>
    <w:p w14:paraId="4F3AB09B" w14:textId="77777777" w:rsidR="00195D60" w:rsidRPr="00906B09" w:rsidRDefault="00B50CB2" w:rsidP="00195D60">
      <w:r w:rsidRPr="00906B09">
        <w:t xml:space="preserve">This type of plot is one of the three possibilities to display a plot of the type z=f(lon, lat) (The others are spectrograms and 3DPlots). The general tab view allows you to:  </w:t>
      </w:r>
    </w:p>
    <w:p w14:paraId="199605CC" w14:textId="77777777" w:rsidR="00F353BB" w:rsidRPr="00906B09" w:rsidRDefault="00B50CB2">
      <w:pPr>
        <w:pStyle w:val="ListParagraph"/>
        <w:numPr>
          <w:ilvl w:val="0"/>
          <w:numId w:val="38"/>
        </w:numPr>
      </w:pPr>
      <w:r w:rsidRPr="00906B09">
        <w:t>Create  a new view by pressing the “Create a new view” button</w:t>
      </w:r>
    </w:p>
    <w:p w14:paraId="2B6934A2" w14:textId="77777777" w:rsidR="00F353BB" w:rsidRPr="00906B09" w:rsidRDefault="00B50CB2">
      <w:pPr>
        <w:pStyle w:val="ListParagraph"/>
        <w:numPr>
          <w:ilvl w:val="0"/>
          <w:numId w:val="38"/>
        </w:numPr>
      </w:pPr>
      <w:r w:rsidRPr="00906B09">
        <w:t>Rename the current view by pressing the “Rename the selected view” button</w:t>
      </w:r>
    </w:p>
    <w:p w14:paraId="7E14F64D" w14:textId="5993866D" w:rsidR="00F353BB" w:rsidRPr="00906B09" w:rsidRDefault="00B50CB2">
      <w:pPr>
        <w:pStyle w:val="ListParagraph"/>
        <w:numPr>
          <w:ilvl w:val="0"/>
          <w:numId w:val="38"/>
        </w:numPr>
      </w:pPr>
      <w:r w:rsidRPr="00906B09">
        <w:t>Delete the current view by press</w:t>
      </w:r>
      <w:ins w:id="426" w:author="Ana Friaças" w:date="2016-06-23T19:28:00Z">
        <w:r w:rsidR="00317967">
          <w:t>ing</w:t>
        </w:r>
      </w:ins>
      <w:del w:id="427" w:author="Ana Friaças" w:date="2016-06-23T19:28:00Z">
        <w:r w:rsidRPr="00906B09" w:rsidDel="00317967">
          <w:delText>omg</w:delText>
        </w:r>
      </w:del>
      <w:r w:rsidRPr="00906B09">
        <w:t xml:space="preserve"> the “delete selected view” button</w:t>
      </w:r>
    </w:p>
    <w:p w14:paraId="0539E4CF" w14:textId="77777777" w:rsidR="00B50CB2" w:rsidRPr="00906B09" w:rsidRDefault="00B50CB2" w:rsidP="00B50CB2"/>
    <w:p w14:paraId="190B7DFE" w14:textId="77777777" w:rsidR="00B50CB2" w:rsidRPr="00906B09" w:rsidRDefault="00B50CB2" w:rsidP="00B50CB2">
      <w:r w:rsidRPr="00906B09">
        <w:t xml:space="preserve">Similarly as before the operation views drop-down menu allows you to choose a view for the currently selected operation (the current operation can be changed in the drop-down menu “Operation”). The title text box should display the current plot title, but this is currently not implemented. The type view, shows you the current plot type. </w:t>
      </w:r>
    </w:p>
    <w:p w14:paraId="68ED33DD" w14:textId="77777777" w:rsidR="00F353BB" w:rsidRPr="00906B09" w:rsidRDefault="009F0080">
      <w:pPr>
        <w:jc w:val="center"/>
      </w:pPr>
      <w:r w:rsidRPr="00906B09">
        <w:rPr>
          <w:noProof/>
          <w:lang w:val="pt-PT" w:eastAsia="pt-PT"/>
        </w:rPr>
        <w:lastRenderedPageBreak/>
        <w:drawing>
          <wp:inline distT="0" distB="0" distL="0" distR="0" wp14:anchorId="4C63E650" wp14:editId="2F876880">
            <wp:extent cx="3394538" cy="3816626"/>
            <wp:effectExtent l="19050" t="0" r="0" b="0"/>
            <wp:docPr id="55"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95288" cy="3817469"/>
                    </a:xfrm>
                    <a:prstGeom prst="rect">
                      <a:avLst/>
                    </a:prstGeom>
                    <a:noFill/>
                    <a:ln>
                      <a:noFill/>
                      <a:prstDash/>
                    </a:ln>
                  </pic:spPr>
                </pic:pic>
              </a:graphicData>
            </a:graphic>
          </wp:inline>
        </w:drawing>
      </w:r>
    </w:p>
    <w:p w14:paraId="6EEBA722" w14:textId="77777777" w:rsidR="009F0080" w:rsidRPr="00906B09" w:rsidRDefault="009F0080" w:rsidP="000C23ED">
      <w:pPr>
        <w:pStyle w:val="Caption"/>
      </w:pPr>
      <w:bookmarkStart w:id="428" w:name="_Toc449978559"/>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24</w:t>
      </w:r>
      <w:r w:rsidR="00172F16" w:rsidRPr="00906B09">
        <w:fldChar w:fldCharType="end"/>
      </w:r>
      <w:r w:rsidRPr="00906B09">
        <w:t>:</w:t>
      </w:r>
      <w:r w:rsidR="00C9511D" w:rsidRPr="00906B09">
        <w:t xml:space="preserve"> </w:t>
      </w:r>
      <w:r w:rsidR="00DA526D" w:rsidRPr="00906B09">
        <w:t>Map plot type to display a simple z=f(lon,lat) graph type.</w:t>
      </w:r>
      <w:r w:rsidRPr="00906B09">
        <w:t>.</w:t>
      </w:r>
      <w:bookmarkEnd w:id="428"/>
    </w:p>
    <w:p w14:paraId="6177BB3C" w14:textId="77777777" w:rsidR="009F0080" w:rsidRPr="00906B09" w:rsidRDefault="009F0080" w:rsidP="009F0080"/>
    <w:p w14:paraId="4956DE9D" w14:textId="77777777" w:rsidR="00A73753" w:rsidRPr="00906B09" w:rsidRDefault="00A73753" w:rsidP="009F0080">
      <w:r w:rsidRPr="00906B09">
        <w:t>Another tab available is the “Data Layers” that shows all the current available data layers for the current view, and in addition, should allow further visual details configuration, however this is not currently implemented.</w:t>
      </w:r>
    </w:p>
    <w:p w14:paraId="24A70381" w14:textId="77777777" w:rsidR="00A73753" w:rsidRPr="00906B09" w:rsidRDefault="00A73753" w:rsidP="009F0080">
      <w:r w:rsidRPr="00906B09">
        <w:t>The “View” tab contains other visual details configuration but are not currently available in this Brat release.</w:t>
      </w:r>
    </w:p>
    <w:p w14:paraId="363E36DE" w14:textId="77777777" w:rsidR="00F353BB" w:rsidRPr="00906B09" w:rsidRDefault="00FB6D80">
      <w:pPr>
        <w:jc w:val="center"/>
      </w:pPr>
      <w:r w:rsidRPr="00906B09">
        <w:rPr>
          <w:noProof/>
          <w:lang w:val="pt-PT" w:eastAsia="pt-PT"/>
        </w:rPr>
        <w:drawing>
          <wp:inline distT="0" distB="0" distL="0" distR="0" wp14:anchorId="78C0BD61" wp14:editId="152E2C00">
            <wp:extent cx="2957885" cy="3196424"/>
            <wp:effectExtent l="0" t="0" r="0" b="0"/>
            <wp:docPr id="56"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7712" cy="3196237"/>
                    </a:xfrm>
                    <a:prstGeom prst="rect">
                      <a:avLst/>
                    </a:prstGeom>
                    <a:noFill/>
                    <a:ln>
                      <a:noFill/>
                      <a:prstDash/>
                    </a:ln>
                  </pic:spPr>
                </pic:pic>
              </a:graphicData>
            </a:graphic>
          </wp:inline>
        </w:drawing>
      </w:r>
    </w:p>
    <w:p w14:paraId="0BCBB5AC" w14:textId="77777777" w:rsidR="00FB6D80" w:rsidRPr="00906B09" w:rsidRDefault="00FB6D80" w:rsidP="000C23ED">
      <w:pPr>
        <w:pStyle w:val="Caption"/>
      </w:pPr>
      <w:bookmarkStart w:id="429" w:name="_Toc449978560"/>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25</w:t>
      </w:r>
      <w:r w:rsidR="00172F16" w:rsidRPr="00906B09">
        <w:fldChar w:fldCharType="end"/>
      </w:r>
      <w:r w:rsidRPr="00906B09">
        <w:t xml:space="preserve">: </w:t>
      </w:r>
      <w:r w:rsidR="00A73753" w:rsidRPr="00906B09">
        <w:t>You can also trig</w:t>
      </w:r>
      <w:r w:rsidR="00AB40ED" w:rsidRPr="00906B09">
        <w:t>ger the Globe Plot for this type of data by clicking under the “3D” button</w:t>
      </w:r>
      <w:bookmarkEnd w:id="429"/>
    </w:p>
    <w:p w14:paraId="210544DA" w14:textId="77777777" w:rsidR="00AB40ED" w:rsidRPr="00906B09" w:rsidRDefault="00AB40ED" w:rsidP="00FB6D80">
      <w:r w:rsidRPr="00906B09">
        <w:lastRenderedPageBreak/>
        <w:t>The following is a globe view example:</w:t>
      </w:r>
    </w:p>
    <w:p w14:paraId="622F2FF7" w14:textId="77777777" w:rsidR="00C9511D" w:rsidRPr="00906B09" w:rsidRDefault="00C9511D" w:rsidP="00FB6D80"/>
    <w:p w14:paraId="47500F97" w14:textId="77777777" w:rsidR="00F353BB" w:rsidRPr="00906B09" w:rsidRDefault="009A5BD4">
      <w:pPr>
        <w:jc w:val="center"/>
      </w:pPr>
      <w:r w:rsidRPr="00906B09">
        <w:rPr>
          <w:noProof/>
          <w:lang w:val="pt-PT" w:eastAsia="pt-PT"/>
        </w:rPr>
        <w:drawing>
          <wp:inline distT="0" distB="0" distL="0" distR="0" wp14:anchorId="275AB5EC" wp14:editId="5E01E1DE">
            <wp:extent cx="3962396" cy="4568741"/>
            <wp:effectExtent l="19050" t="0" r="4" b="0"/>
            <wp:docPr id="15" name="Picture 14" descr="snapsho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10.png"/>
                    <pic:cNvPicPr/>
                  </pic:nvPicPr>
                  <pic:blipFill>
                    <a:blip r:embed="rId37"/>
                    <a:stretch>
                      <a:fillRect/>
                    </a:stretch>
                  </pic:blipFill>
                  <pic:spPr>
                    <a:xfrm>
                      <a:off x="0" y="0"/>
                      <a:ext cx="3960165" cy="4566169"/>
                    </a:xfrm>
                    <a:prstGeom prst="rect">
                      <a:avLst/>
                    </a:prstGeom>
                  </pic:spPr>
                </pic:pic>
              </a:graphicData>
            </a:graphic>
          </wp:inline>
        </w:drawing>
      </w:r>
    </w:p>
    <w:p w14:paraId="6572ED2B" w14:textId="77777777" w:rsidR="00C9511D" w:rsidRPr="00906B09" w:rsidRDefault="00C9511D">
      <w:pPr>
        <w:jc w:val="center"/>
      </w:pPr>
    </w:p>
    <w:p w14:paraId="0501783F" w14:textId="77777777" w:rsidR="00AB40ED" w:rsidRPr="00906B09" w:rsidRDefault="00AB40ED" w:rsidP="00AB40ED">
      <w:pPr>
        <w:pStyle w:val="Heading3"/>
      </w:pPr>
      <w:bookmarkStart w:id="430" w:name="_Toc449978485"/>
      <w:r w:rsidRPr="00906B09">
        <w:t>Plot3D</w:t>
      </w:r>
      <w:bookmarkEnd w:id="430"/>
    </w:p>
    <w:p w14:paraId="246EB266" w14:textId="77777777" w:rsidR="00AB40ED" w:rsidRPr="00906B09" w:rsidRDefault="00AB40ED" w:rsidP="00AB40ED">
      <w:pPr>
        <w:pStyle w:val="Standard"/>
        <w:rPr>
          <w:rFonts w:ascii="Verdana" w:hAnsi="Verdana"/>
          <w:sz w:val="18"/>
          <w:szCs w:val="18"/>
        </w:rPr>
      </w:pPr>
      <w:r w:rsidRPr="00906B09">
        <w:rPr>
          <w:rFonts w:ascii="Verdana" w:hAnsi="Verdana"/>
          <w:sz w:val="18"/>
          <w:szCs w:val="18"/>
        </w:rPr>
        <w:t>The first tab ‘General’ holds information about the current Operation View associated with this Plot. You can change the current Operation View by changing the contents of the dropdown menu in “Operation Views”. Title should output the Plot title for the current plot however this is not currently implemented yet. The Plot type text box allows you to change the visualization type for the current data, but only certain types of Views are available depending on the contents of you current data. For 3D Plot types, one usually have two plotting possibilities: a spectrogram or a 3D graph.</w:t>
      </w:r>
      <w:r w:rsidR="000C23ED" w:rsidRPr="00906B09">
        <w:rPr>
          <w:rFonts w:ascii="Verdana" w:hAnsi="Verdana"/>
          <w:sz w:val="18"/>
          <w:szCs w:val="18"/>
        </w:rPr>
        <w:t xml:space="preserve"> One can hide one or another when clicking under the “2D” or “3D” button.</w:t>
      </w:r>
    </w:p>
    <w:p w14:paraId="45BEBEA8" w14:textId="77777777" w:rsidR="000C23ED" w:rsidRPr="00906B09" w:rsidRDefault="000C23ED" w:rsidP="00AB40ED">
      <w:pPr>
        <w:pStyle w:val="Standard"/>
        <w:rPr>
          <w:rFonts w:ascii="Verdana" w:hAnsi="Verdana"/>
          <w:sz w:val="18"/>
          <w:szCs w:val="18"/>
        </w:rPr>
      </w:pPr>
    </w:p>
    <w:p w14:paraId="41A5176F" w14:textId="77777777" w:rsidR="00F353BB" w:rsidRPr="00906B09" w:rsidRDefault="009A5BD4">
      <w:pPr>
        <w:pStyle w:val="Standard"/>
        <w:keepNext/>
      </w:pPr>
      <w:r w:rsidRPr="00906B09">
        <w:rPr>
          <w:rFonts w:ascii="Verdana" w:hAnsi="Verdana"/>
          <w:noProof/>
          <w:sz w:val="18"/>
          <w:szCs w:val="18"/>
          <w:lang w:val="pt-PT"/>
        </w:rPr>
        <w:lastRenderedPageBreak/>
        <w:drawing>
          <wp:inline distT="0" distB="0" distL="0" distR="0" wp14:anchorId="0942F843" wp14:editId="693AEA6B">
            <wp:extent cx="6120765" cy="3447415"/>
            <wp:effectExtent l="19050" t="0" r="0" b="0"/>
            <wp:docPr id="16" name="Picture 15" descr="ss+(2016-05-02+at+01.1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016-05-02+at+01.16.47).jpg"/>
                    <pic:cNvPicPr/>
                  </pic:nvPicPr>
                  <pic:blipFill>
                    <a:blip r:embed="rId38"/>
                    <a:stretch>
                      <a:fillRect/>
                    </a:stretch>
                  </pic:blipFill>
                  <pic:spPr>
                    <a:xfrm>
                      <a:off x="0" y="0"/>
                      <a:ext cx="6120765" cy="3447415"/>
                    </a:xfrm>
                    <a:prstGeom prst="rect">
                      <a:avLst/>
                    </a:prstGeom>
                  </pic:spPr>
                </pic:pic>
              </a:graphicData>
            </a:graphic>
          </wp:inline>
        </w:drawing>
      </w:r>
    </w:p>
    <w:p w14:paraId="7580E672" w14:textId="77777777" w:rsidR="00F353BB" w:rsidRPr="00906B09" w:rsidRDefault="000C23ED">
      <w:pPr>
        <w:pStyle w:val="Caption"/>
      </w:pPr>
      <w:bookmarkStart w:id="431" w:name="_Toc449978561"/>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26</w:t>
      </w:r>
      <w:r w:rsidR="00172F16" w:rsidRPr="00906B09">
        <w:fldChar w:fldCharType="end"/>
      </w:r>
      <w:r w:rsidRPr="00906B09">
        <w:t xml:space="preserve"> – Plotting a z=f(lon,lat) graph.</w:t>
      </w:r>
      <w:bookmarkEnd w:id="431"/>
    </w:p>
    <w:p w14:paraId="6D159D8B" w14:textId="77777777" w:rsidR="00F353BB" w:rsidRPr="00906B09" w:rsidRDefault="00F353BB"/>
    <w:p w14:paraId="7149E0B1" w14:textId="77777777" w:rsidR="00F353BB" w:rsidRPr="00906B09" w:rsidRDefault="009A5BD4">
      <w:pPr>
        <w:keepNext/>
      </w:pPr>
      <w:r w:rsidRPr="00906B09">
        <w:rPr>
          <w:noProof/>
          <w:lang w:val="pt-PT" w:eastAsia="pt-PT"/>
        </w:rPr>
        <w:drawing>
          <wp:inline distT="0" distB="0" distL="0" distR="0" wp14:anchorId="14400109" wp14:editId="76747AE7">
            <wp:extent cx="6120765" cy="3447415"/>
            <wp:effectExtent l="19050" t="0" r="0" b="0"/>
            <wp:docPr id="17" name="Picture 16" descr="ss+(2016-05-02+at+01.1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016-05-02+at+01.18.23).jpg"/>
                    <pic:cNvPicPr/>
                  </pic:nvPicPr>
                  <pic:blipFill>
                    <a:blip r:embed="rId39"/>
                    <a:stretch>
                      <a:fillRect/>
                    </a:stretch>
                  </pic:blipFill>
                  <pic:spPr>
                    <a:xfrm>
                      <a:off x="0" y="0"/>
                      <a:ext cx="6120765" cy="3447415"/>
                    </a:xfrm>
                    <a:prstGeom prst="rect">
                      <a:avLst/>
                    </a:prstGeom>
                  </pic:spPr>
                </pic:pic>
              </a:graphicData>
            </a:graphic>
          </wp:inline>
        </w:drawing>
      </w:r>
    </w:p>
    <w:p w14:paraId="3A3DE89A" w14:textId="77777777" w:rsidR="00F353BB" w:rsidRPr="00906B09" w:rsidRDefault="000C23ED">
      <w:pPr>
        <w:pStyle w:val="Caption"/>
      </w:pPr>
      <w:bookmarkStart w:id="432" w:name="_Toc449978562"/>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27</w:t>
      </w:r>
      <w:r w:rsidR="00172F16" w:rsidRPr="00906B09">
        <w:fldChar w:fldCharType="end"/>
      </w:r>
      <w:r w:rsidRPr="00906B09">
        <w:t xml:space="preserve"> – Same plot but with a hidden spectrogram plot by clicking under the 2D button.</w:t>
      </w:r>
      <w:bookmarkEnd w:id="432"/>
    </w:p>
    <w:p w14:paraId="741130FC" w14:textId="77777777" w:rsidR="009757DA" w:rsidRPr="00906B09" w:rsidRDefault="009757DA"/>
    <w:p w14:paraId="529139F8" w14:textId="77777777" w:rsidR="00F353BB" w:rsidRPr="00906B09" w:rsidRDefault="000C23ED">
      <w:r w:rsidRPr="00906B09">
        <w:t>The “Axis Options” tab works in a similar manner as for the 2D case. The animation case should only address graphs that have animation, and implements features to stop and start the animation and define the number of frames to be used.</w:t>
      </w:r>
    </w:p>
    <w:p w14:paraId="2869B3D7" w14:textId="77777777" w:rsidR="00F353BB" w:rsidRPr="00906B09" w:rsidRDefault="00F353BB"/>
    <w:p w14:paraId="7A250349" w14:textId="2F147D24" w:rsidR="00D52A9C" w:rsidRPr="00906B09" w:rsidRDefault="002D2891" w:rsidP="002D2891">
      <w:pPr>
        <w:pStyle w:val="Heading3"/>
      </w:pPr>
      <w:bookmarkStart w:id="433" w:name="_Toc449978486"/>
      <w:del w:id="434" w:author="Ana Friaças" w:date="2016-06-23T19:31:00Z">
        <w:r w:rsidRPr="00906B09" w:rsidDel="00317967">
          <w:lastRenderedPageBreak/>
          <w:delText>Color</w:delText>
        </w:r>
      </w:del>
      <w:ins w:id="435" w:author="Ana Friaças" w:date="2016-06-23T19:31:00Z">
        <w:r w:rsidR="00317967" w:rsidRPr="00906B09">
          <w:t>Colour</w:t>
        </w:r>
      </w:ins>
      <w:r w:rsidRPr="00906B09">
        <w:t xml:space="preserve"> table editor</w:t>
      </w:r>
      <w:bookmarkEnd w:id="433"/>
    </w:p>
    <w:p w14:paraId="65455C69" w14:textId="112F9E47" w:rsidR="00842C9F" w:rsidRPr="00906B09" w:rsidRDefault="000C23ED" w:rsidP="002D2891">
      <w:del w:id="436" w:author="Ricardo Capote" w:date="2016-06-16T15:27:00Z">
        <w:r w:rsidRPr="00906B09" w:rsidDel="00842C9F">
          <w:delText>The current version of Brat does not have a color table fe</w:delText>
        </w:r>
        <w:r w:rsidR="00A83C1A" w:rsidRPr="00906B09" w:rsidDel="00842C9F">
          <w:delText>ature</w:delText>
        </w:r>
        <w:r w:rsidR="00545F68" w:rsidRPr="00906B09" w:rsidDel="00842C9F">
          <w:delText>, however this will be present on the official release.</w:delText>
        </w:r>
      </w:del>
      <w:ins w:id="437" w:author="Ricardo Capote" w:date="2016-06-16T15:27:00Z">
        <w:r w:rsidR="00842C9F" w:rsidRPr="00906B09">
          <w:t xml:space="preserve">Several </w:t>
        </w:r>
        <w:del w:id="438" w:author="Ana Friaças" w:date="2016-06-23T19:31:00Z">
          <w:r w:rsidR="00842C9F" w:rsidRPr="00906B09" w:rsidDel="00317967">
            <w:delText>color</w:delText>
          </w:r>
        </w:del>
      </w:ins>
      <w:ins w:id="439" w:author="Ana Friaças" w:date="2016-06-23T19:31:00Z">
        <w:r w:rsidR="00317967" w:rsidRPr="00906B09">
          <w:t>colour</w:t>
        </w:r>
      </w:ins>
      <w:ins w:id="440" w:author="Ricardo Capote" w:date="2016-06-16T15:27:00Z">
        <w:r w:rsidR="00842C9F" w:rsidRPr="00906B09">
          <w:t xml:space="preserve"> tables are available within BRAT.</w:t>
        </w:r>
      </w:ins>
      <w:r w:rsidR="00317967">
        <w:t xml:space="preserve"> </w:t>
      </w:r>
      <w:ins w:id="441" w:author="Ricardo Capote" w:date="2016-06-16T15:27:00Z">
        <w:r w:rsidR="00842C9F" w:rsidRPr="00906B09">
          <w:t>You can use any one of them.</w:t>
        </w:r>
      </w:ins>
    </w:p>
    <w:p w14:paraId="7970428D" w14:textId="77777777" w:rsidR="00D42AB1" w:rsidRPr="00906B09" w:rsidRDefault="000C23ED" w:rsidP="00D42AB1">
      <w:pPr>
        <w:pStyle w:val="Heading2"/>
      </w:pPr>
      <w:r w:rsidRPr="00906B09" w:rsidDel="000C23ED">
        <w:t xml:space="preserve"> </w:t>
      </w:r>
      <w:bookmarkStart w:id="442" w:name="_Toc449978487"/>
      <w:r w:rsidR="00535D7C" w:rsidRPr="00906B09">
        <w:t>Vector Plots</w:t>
      </w:r>
      <w:bookmarkEnd w:id="442"/>
    </w:p>
    <w:p w14:paraId="70287980" w14:textId="77777777" w:rsidR="00D22603" w:rsidRPr="00906B09" w:rsidRDefault="00D22603" w:rsidP="00D52787">
      <w:pPr>
        <w:widowControl w:val="0"/>
        <w:autoSpaceDE w:val="0"/>
        <w:autoSpaceDN w:val="0"/>
        <w:adjustRightInd w:val="0"/>
        <w:spacing w:before="0" w:after="240" w:line="300" w:lineRule="atLeast"/>
        <w:rPr>
          <w:ins w:id="443" w:author="Ricardo Capote" w:date="2016-06-16T15:30:00Z"/>
          <w:rFonts w:cs="Helvetica"/>
          <w:szCs w:val="18"/>
          <w:lang w:eastAsia="pt-PT"/>
        </w:rPr>
      </w:pPr>
      <w:ins w:id="444" w:author="Ricardo Capote" w:date="2016-06-16T15:30:00Z">
        <w:r w:rsidRPr="00906B09">
          <w:rPr>
            <w:rFonts w:cs="Helvetica"/>
            <w:szCs w:val="18"/>
            <w:lang w:eastAsia="pt-PT"/>
          </w:rPr>
          <w:t xml:space="preserve">Vector plots are displayed when fields from the visualization tab are selected as East and North vector components. Both components have to be present, otherwise an error message will be issued. </w:t>
        </w:r>
      </w:ins>
    </w:p>
    <w:p w14:paraId="5BCA1457" w14:textId="74ABF349" w:rsidR="00D22603" w:rsidRPr="00906B09" w:rsidRDefault="00DF7AC4" w:rsidP="005B15E9">
      <w:pPr>
        <w:widowControl w:val="0"/>
        <w:numPr>
          <w:ilvl w:val="0"/>
          <w:numId w:val="40"/>
        </w:numPr>
        <w:tabs>
          <w:tab w:val="left" w:pos="0"/>
          <w:tab w:val="left" w:pos="220"/>
        </w:tabs>
        <w:autoSpaceDE w:val="0"/>
        <w:autoSpaceDN w:val="0"/>
        <w:adjustRightInd w:val="0"/>
        <w:spacing w:before="0" w:after="240" w:line="300" w:lineRule="atLeast"/>
        <w:ind w:left="0" w:firstLine="0"/>
        <w:rPr>
          <w:ins w:id="445" w:author="Ricardo Capote" w:date="2016-06-16T15:30:00Z"/>
          <w:rFonts w:ascii="Times" w:hAnsi="Times" w:cs="Times"/>
          <w:sz w:val="24"/>
          <w:lang w:eastAsia="pt-PT"/>
        </w:rPr>
      </w:pPr>
      <w:ins w:id="446" w:author="Ricardo Capote" w:date="2016-06-16T15:37:00Z">
        <w:r w:rsidRPr="00906B09">
          <w:rPr>
            <w:rFonts w:cs="Times"/>
            <w:szCs w:val="18"/>
            <w:lang w:eastAsia="pt-PT"/>
          </w:rPr>
          <w:t xml:space="preserve">East/North Component </w:t>
        </w:r>
        <w:r w:rsidRPr="00906B09">
          <w:rPr>
            <w:rFonts w:cs="Helvetica"/>
            <w:szCs w:val="18"/>
            <w:lang w:eastAsia="pt-PT"/>
          </w:rPr>
          <w:t xml:space="preserve">can be selected </w:t>
        </w:r>
      </w:ins>
      <w:ins w:id="447" w:author="Ricardo Capote" w:date="2016-06-16T15:38:00Z">
        <w:r w:rsidR="005B15E9" w:rsidRPr="00906B09">
          <w:rPr>
            <w:rFonts w:cs="Helvetica"/>
            <w:szCs w:val="18"/>
            <w:lang w:eastAsia="pt-PT"/>
          </w:rPr>
          <w:t xml:space="preserve">in ‘Map View </w:t>
        </w:r>
      </w:ins>
      <w:ins w:id="448" w:author="Ricardo Capote" w:date="2016-06-16T15:39:00Z">
        <w:r w:rsidR="005B15E9" w:rsidRPr="00906B09">
          <w:rPr>
            <w:rFonts w:cs="Helvetica"/>
            <w:szCs w:val="18"/>
            <w:lang w:eastAsia="pt-PT"/>
          </w:rPr>
          <w:t>proprieties</w:t>
        </w:r>
      </w:ins>
      <w:ins w:id="449" w:author="Ricardo Capote" w:date="2016-06-16T15:38:00Z">
        <w:r w:rsidR="005B15E9" w:rsidRPr="00906B09">
          <w:rPr>
            <w:rFonts w:cs="Helvetica"/>
            <w:szCs w:val="18"/>
            <w:lang w:eastAsia="pt-PT"/>
          </w:rPr>
          <w:t>’</w:t>
        </w:r>
      </w:ins>
      <w:ins w:id="450" w:author="Ricardo Capote" w:date="2016-06-16T15:39:00Z">
        <w:r w:rsidR="005B15E9" w:rsidRPr="00906B09">
          <w:rPr>
            <w:rFonts w:cs="Helvetica"/>
            <w:szCs w:val="18"/>
            <w:lang w:eastAsia="pt-PT"/>
          </w:rPr>
          <w:t xml:space="preserve"> button</w:t>
        </w:r>
      </w:ins>
      <w:ins w:id="451" w:author="Ricardo Capote" w:date="2016-06-16T15:37:00Z">
        <w:r w:rsidRPr="00906B09">
          <w:rPr>
            <w:rFonts w:cs="Helvetica"/>
            <w:szCs w:val="18"/>
            <w:lang w:eastAsia="pt-PT"/>
          </w:rPr>
          <w:t xml:space="preserve"> </w:t>
        </w:r>
      </w:ins>
      <w:ins w:id="452" w:author="Ricardo Capote" w:date="2016-06-16T15:38:00Z">
        <w:r w:rsidR="005B15E9" w:rsidRPr="00906B09">
          <w:rPr>
            <w:rFonts w:cs="Helvetica"/>
            <w:szCs w:val="18"/>
            <w:lang w:eastAsia="pt-PT"/>
          </w:rPr>
          <w:t>at ‘Operations’ tab</w:t>
        </w:r>
      </w:ins>
      <w:ins w:id="453" w:author="Ricardo Capote" w:date="2016-06-16T15:39:00Z">
        <w:r w:rsidR="005B15E9" w:rsidRPr="00906B09">
          <w:rPr>
            <w:rFonts w:cs="Helvetica"/>
            <w:szCs w:val="18"/>
            <w:lang w:eastAsia="pt-PT"/>
          </w:rPr>
          <w:t>.</w:t>
        </w:r>
      </w:ins>
      <w:ins w:id="454" w:author="Ricardo Capote" w:date="2016-06-16T15:37:00Z">
        <w:r w:rsidRPr="00906B09">
          <w:rPr>
            <w:rFonts w:cs="Helvetica"/>
            <w:szCs w:val="18"/>
            <w:lang w:eastAsia="pt-PT"/>
          </w:rPr>
          <w:t xml:space="preserve"> </w:t>
        </w:r>
      </w:ins>
      <w:ins w:id="455" w:author="Ricardo Capote" w:date="2016-06-16T15:39:00Z">
        <w:r w:rsidR="005B15E9" w:rsidRPr="00906B09">
          <w:rPr>
            <w:rFonts w:cs="Helvetica"/>
            <w:szCs w:val="18"/>
            <w:lang w:eastAsia="pt-PT"/>
          </w:rPr>
          <w:t>O</w:t>
        </w:r>
      </w:ins>
      <w:ins w:id="456" w:author="Ricardo Capote" w:date="2016-06-16T15:37:00Z">
        <w:r w:rsidRPr="00906B09">
          <w:rPr>
            <w:rFonts w:cs="Helvetica"/>
            <w:szCs w:val="18"/>
            <w:lang w:eastAsia="pt-PT"/>
          </w:rPr>
          <w:t>ne expression has to be selected as north component and a different one for east component. Only one vector plot can be displayed at a time. Both expressions must be of the same data type.</w:t>
        </w:r>
      </w:ins>
    </w:p>
    <w:p w14:paraId="31FD0137" w14:textId="24527EE5" w:rsidR="00D22603" w:rsidRPr="00906B09" w:rsidRDefault="00D22603" w:rsidP="00D22603">
      <w:pPr>
        <w:widowControl w:val="0"/>
        <w:autoSpaceDE w:val="0"/>
        <w:autoSpaceDN w:val="0"/>
        <w:adjustRightInd w:val="0"/>
        <w:spacing w:before="0" w:after="240" w:line="300" w:lineRule="atLeast"/>
        <w:jc w:val="left"/>
        <w:rPr>
          <w:ins w:id="457" w:author="Ricardo Capote" w:date="2016-06-16T15:30:00Z"/>
          <w:rFonts w:cs="Times"/>
          <w:szCs w:val="18"/>
          <w:lang w:eastAsia="pt-PT"/>
        </w:rPr>
      </w:pPr>
      <w:ins w:id="458" w:author="Ricardo Capote" w:date="2016-06-16T15:30:00Z">
        <w:r w:rsidRPr="00906B09">
          <w:rPr>
            <w:rFonts w:cs="Helvetica"/>
            <w:szCs w:val="18"/>
            <w:lang w:eastAsia="pt-PT"/>
          </w:rPr>
          <w:t xml:space="preserve">Vectors are naturally visualized as arrows. </w:t>
        </w:r>
      </w:ins>
      <w:ins w:id="459" w:author="Ricardo Capote" w:date="2016-06-16T15:33:00Z">
        <w:r w:rsidRPr="00906B09">
          <w:rPr>
            <w:rFonts w:cs="Helvetica"/>
            <w:szCs w:val="18"/>
            <w:lang w:eastAsia="pt-PT"/>
          </w:rPr>
          <w:t xml:space="preserve">The magnitude values available in the data are displayed when </w:t>
        </w:r>
      </w:ins>
      <w:ins w:id="460" w:author="Ricardo Capote" w:date="2016-06-16T15:34:00Z">
        <w:r w:rsidRPr="00906B09">
          <w:rPr>
            <w:rFonts w:cs="Helvetica"/>
            <w:szCs w:val="18"/>
            <w:lang w:eastAsia="pt-PT"/>
          </w:rPr>
          <w:t>the</w:t>
        </w:r>
      </w:ins>
      <w:ins w:id="461" w:author="Ricardo Capote" w:date="2016-06-16T15:33:00Z">
        <w:r w:rsidRPr="00906B09">
          <w:rPr>
            <w:rFonts w:cs="Helvetica"/>
            <w:szCs w:val="18"/>
            <w:lang w:eastAsia="pt-PT"/>
          </w:rPr>
          <w:t xml:space="preserve"> user </w:t>
        </w:r>
      </w:ins>
      <w:ins w:id="462" w:author="Ricardo Capote" w:date="2016-06-16T15:34:00Z">
        <w:r w:rsidRPr="00906B09">
          <w:rPr>
            <w:rFonts w:cs="Helvetica"/>
            <w:szCs w:val="18"/>
            <w:lang w:eastAsia="pt-PT"/>
          </w:rPr>
          <w:t>sets the mouse over an arrow.</w:t>
        </w:r>
      </w:ins>
    </w:p>
    <w:p w14:paraId="62B61DAC" w14:textId="0EF53615" w:rsidR="00874574" w:rsidRPr="00906B09" w:rsidDel="00D22603" w:rsidRDefault="00D42AB1" w:rsidP="00874574">
      <w:pPr>
        <w:rPr>
          <w:del w:id="463" w:author="Ricardo Capote" w:date="2016-06-16T15:30:00Z"/>
        </w:rPr>
      </w:pPr>
      <w:del w:id="464" w:author="Ricardo Capote" w:date="2016-06-16T15:30:00Z">
        <w:r w:rsidRPr="00906B09" w:rsidDel="00D22603">
          <w:delText>This feature is currently not implemented</w:delText>
        </w:r>
        <w:r w:rsidR="00545F68" w:rsidRPr="00906B09" w:rsidDel="00D22603">
          <w:delText>, however this will be present on the official release.</w:delText>
        </w:r>
      </w:del>
    </w:p>
    <w:p w14:paraId="7F9D3276" w14:textId="77777777" w:rsidR="00874574" w:rsidRPr="00906B09" w:rsidRDefault="00864C61" w:rsidP="00DF63B5">
      <w:pPr>
        <w:pStyle w:val="Heading1"/>
      </w:pPr>
      <w:bookmarkStart w:id="465" w:name="_Toc449978488"/>
      <w:r w:rsidRPr="00906B09">
        <w:lastRenderedPageBreak/>
        <w:t>BRAT SCHEDULER INTERFACE</w:t>
      </w:r>
      <w:bookmarkEnd w:id="465"/>
    </w:p>
    <w:p w14:paraId="56FF541D" w14:textId="77777777" w:rsidR="00D22603" w:rsidRPr="00906B09" w:rsidRDefault="00D22603" w:rsidP="00D22603">
      <w:pPr>
        <w:widowControl w:val="0"/>
        <w:autoSpaceDE w:val="0"/>
        <w:autoSpaceDN w:val="0"/>
        <w:adjustRightInd w:val="0"/>
        <w:spacing w:before="0" w:after="240" w:line="300" w:lineRule="atLeast"/>
        <w:jc w:val="left"/>
        <w:rPr>
          <w:ins w:id="466" w:author="Ricardo Capote" w:date="2016-06-16T15:30:00Z"/>
          <w:rFonts w:cs="Times"/>
          <w:szCs w:val="18"/>
          <w:lang w:eastAsia="pt-PT"/>
        </w:rPr>
      </w:pPr>
      <w:ins w:id="467" w:author="Ricardo Capote" w:date="2016-06-16T15:30:00Z">
        <w:r w:rsidRPr="00906B09">
          <w:rPr>
            <w:rFonts w:cs="Helvetica"/>
            <w:szCs w:val="18"/>
            <w:lang w:eastAsia="pt-PT"/>
          </w:rPr>
          <w:t xml:space="preserve">BRAT scheduler interface enable to postpone execution of operations. It has to be programmed through BRAT GUI (by clicking on the 'delay execution' button) </w:t>
        </w:r>
      </w:ins>
    </w:p>
    <w:p w14:paraId="1C4AC43D" w14:textId="77777777" w:rsidR="00D22603" w:rsidRPr="00906B09" w:rsidRDefault="00D22603" w:rsidP="00D22603">
      <w:pPr>
        <w:widowControl w:val="0"/>
        <w:autoSpaceDE w:val="0"/>
        <w:autoSpaceDN w:val="0"/>
        <w:adjustRightInd w:val="0"/>
        <w:spacing w:before="0" w:after="240" w:line="300" w:lineRule="atLeast"/>
        <w:jc w:val="left"/>
        <w:rPr>
          <w:ins w:id="468" w:author="Ricardo Capote" w:date="2016-06-16T15:30:00Z"/>
          <w:rFonts w:cs="Times"/>
          <w:szCs w:val="18"/>
          <w:lang w:eastAsia="pt-PT"/>
        </w:rPr>
      </w:pPr>
      <w:ins w:id="469" w:author="Ricardo Capote" w:date="2016-06-16T15:30:00Z">
        <w:r w:rsidRPr="00906B09">
          <w:rPr>
            <w:rFonts w:cs="Helvetica"/>
            <w:szCs w:val="18"/>
            <w:lang w:eastAsia="pt-PT"/>
          </w:rPr>
          <w:t xml:space="preserve">BRAT scheduler can be launched either from BRAT GUI or from the desktop icon. </w:t>
        </w:r>
        <w:r w:rsidRPr="00906B09">
          <w:rPr>
            <w:rFonts w:cs="Times"/>
            <w:szCs w:val="18"/>
            <w:lang w:eastAsia="pt-PT"/>
          </w:rPr>
          <w:t xml:space="preserve">If it is not open and running, no scheduled task will be processed. </w:t>
        </w:r>
      </w:ins>
    </w:p>
    <w:p w14:paraId="4CA5D70C" w14:textId="3E4E2572" w:rsidR="00910962" w:rsidRPr="00906B09" w:rsidDel="00D22603" w:rsidRDefault="00561159" w:rsidP="00910962">
      <w:pPr>
        <w:rPr>
          <w:del w:id="470" w:author="Ricardo Capote" w:date="2016-06-16T15:30:00Z"/>
        </w:rPr>
      </w:pPr>
      <w:del w:id="471" w:author="Ricardo Capote" w:date="2016-06-16T15:30:00Z">
        <w:r w:rsidRPr="00906B09" w:rsidDel="00D22603">
          <w:delText>Currently the scheduler interface is not implemented.</w:delText>
        </w:r>
      </w:del>
    </w:p>
    <w:p w14:paraId="1137BCB5" w14:textId="77777777" w:rsidR="00910962" w:rsidRPr="00906B09" w:rsidRDefault="00910962" w:rsidP="00910962">
      <w:pPr>
        <w:pStyle w:val="Heading1"/>
      </w:pPr>
      <w:bookmarkStart w:id="472" w:name="_Toc449978489"/>
      <w:r w:rsidRPr="00906B09">
        <w:lastRenderedPageBreak/>
        <w:t>USING BRAT IN ‘COMMAND LINES’ MODE WITH PARAMETERS FILE</w:t>
      </w:r>
      <w:bookmarkEnd w:id="472"/>
    </w:p>
    <w:p w14:paraId="224F1AF6" w14:textId="77777777" w:rsidR="00A71EAA" w:rsidRPr="00906B09" w:rsidRDefault="00A71EAA" w:rsidP="00A71EAA">
      <w:r w:rsidRPr="00906B09">
        <w:t>The GUI is there to ease the use of BRAT. However, everything made with the GUI can be made directly by writing parameter files and execute them and more than what can be done with the GUI is possible with parameter files.</w:t>
      </w:r>
    </w:p>
    <w:p w14:paraId="4FCA137A" w14:textId="77777777" w:rsidR="00A71EAA" w:rsidRPr="00906B09" w:rsidRDefault="00A71EAA" w:rsidP="00A71EAA">
      <w:r w:rsidRPr="00906B09">
        <w:t>Dictionaries of key functions that can be called within parameter files are available in annex B (Y=F(X), annex C (Z=F(X,Y) and annex D (Display parameter file keys).</w:t>
      </w:r>
    </w:p>
    <w:p w14:paraId="165A0D6F" w14:textId="77777777" w:rsidR="00A71EAA" w:rsidRPr="00906B09" w:rsidRDefault="00A71EAA" w:rsidP="00A71EAA"/>
    <w:p w14:paraId="17C21433" w14:textId="77777777" w:rsidR="00A71EAA" w:rsidRPr="00906B09" w:rsidRDefault="00A71EAA" w:rsidP="00A71EAA">
      <w:r w:rsidRPr="00906B09">
        <w:t>‘-h’ option offers help for launching the executable file</w:t>
      </w:r>
    </w:p>
    <w:p w14:paraId="0B8D96D6" w14:textId="77777777" w:rsidR="00A71EAA" w:rsidRPr="00906B09" w:rsidRDefault="00A71EAA" w:rsidP="00A71EAA">
      <w:r w:rsidRPr="00906B09">
        <w:t>‘-k' offers help on parameter keys</w:t>
      </w:r>
    </w:p>
    <w:p w14:paraId="51E04CF5" w14:textId="77777777" w:rsidR="00A71EAA" w:rsidRPr="00906B09" w:rsidRDefault="00A71EAA" w:rsidP="00A71EAA"/>
    <w:p w14:paraId="24F53C35" w14:textId="77777777" w:rsidR="00A71EAA" w:rsidRPr="00906B09" w:rsidRDefault="00A71EAA" w:rsidP="00A71EAA">
      <w:r w:rsidRPr="00906B09">
        <w:t>BratCreateYFX.exe</w:t>
      </w:r>
      <w:r w:rsidRPr="00906B09">
        <w:tab/>
        <w:t xml:space="preserve">           create an output netCDF with one or several data field(s) with respect to a single field</w:t>
      </w:r>
    </w:p>
    <w:p w14:paraId="6F1371A0" w14:textId="77777777" w:rsidR="00A71EAA" w:rsidRPr="00906B09" w:rsidRDefault="00A71EAA" w:rsidP="00A71EAA">
      <w:r w:rsidRPr="00906B09">
        <w:t>BratCreateZFXY.exe</w:t>
      </w:r>
      <w:r w:rsidRPr="00906B09">
        <w:tab/>
        <w:t xml:space="preserve">      create an output netCDF with one or several data field(s) with respect to two different fields (e.g. longitude, latitude)</w:t>
      </w:r>
    </w:p>
    <w:p w14:paraId="57FB060D" w14:textId="77777777" w:rsidR="00240368" w:rsidRPr="00906B09" w:rsidRDefault="00E1339A" w:rsidP="00A71EAA">
      <w:r w:rsidRPr="00906B09">
        <w:t>b</w:t>
      </w:r>
      <w:r w:rsidR="00240368" w:rsidRPr="00906B09">
        <w:t xml:space="preserve">rat.exe </w:t>
      </w:r>
      <w:r w:rsidR="00240368" w:rsidRPr="00906B09">
        <w:tab/>
      </w:r>
      <w:r w:rsidR="00240368" w:rsidRPr="00906B09">
        <w:tab/>
      </w:r>
      <w:r w:rsidR="00240368" w:rsidRPr="00906B09">
        <w:tab/>
        <w:t xml:space="preserve">can be used as the older </w:t>
      </w:r>
      <w:r w:rsidRPr="00906B09">
        <w:t>“BratDisplay.exe” from the previous versions of Brat in order to just display a *.par file. In order to activate this mode one only needs to execute “brat.exe &lt;par_path&gt;” where &lt;par_path&gt; is a simple directory that points to your .par file. (i.e. brat.exe C:\projects\workspaces\UserJohn\Displays\DisplayDisplays_25.par ) .</w:t>
      </w:r>
    </w:p>
    <w:p w14:paraId="54241589" w14:textId="77777777" w:rsidR="00A71EAA" w:rsidRPr="00906B09" w:rsidRDefault="00A71EAA" w:rsidP="00A71EAA">
      <w:r w:rsidRPr="00906B09">
        <w:t>BratExportAscii.exe</w:t>
      </w:r>
      <w:r w:rsidRPr="00906B09">
        <w:tab/>
        <w:t>export an output to Ascii</w:t>
      </w:r>
    </w:p>
    <w:p w14:paraId="075B096E" w14:textId="77777777" w:rsidR="00A71EAA" w:rsidRPr="00906B09" w:rsidRDefault="00A71EAA" w:rsidP="00A71EAA">
      <w:r w:rsidRPr="00906B09">
        <w:t>BratExportGeoTiff.exe</w:t>
      </w:r>
      <w:r w:rsidRPr="00906B09">
        <w:tab/>
        <w:t>export gridded data from a netCDF product to GeoTiff (with optional GoogleEarth wrapper)</w:t>
      </w:r>
    </w:p>
    <w:p w14:paraId="4A858093" w14:textId="77777777" w:rsidR="00A71EAA" w:rsidRPr="00906B09" w:rsidRDefault="00A71EAA" w:rsidP="00A71EAA">
      <w:r w:rsidRPr="00906B09">
        <w:t>BratListFieldNames.exe</w:t>
      </w:r>
      <w:r w:rsidRPr="00906B09">
        <w:tab/>
      </w:r>
    </w:p>
    <w:p w14:paraId="7EA26968" w14:textId="77777777" w:rsidR="00A71EAA" w:rsidRPr="00906B09" w:rsidRDefault="00A71EAA" w:rsidP="00A71EAA">
      <w:r w:rsidRPr="00906B09">
        <w:t>BratShowInternalFile.exe</w:t>
      </w:r>
    </w:p>
    <w:p w14:paraId="37B2AB19" w14:textId="77777777" w:rsidR="00910962" w:rsidRPr="00906B09" w:rsidRDefault="00A71EAA" w:rsidP="00A71EAA">
      <w:r w:rsidRPr="00906B09">
        <w:t>BratStats.exe</w:t>
      </w:r>
    </w:p>
    <w:p w14:paraId="5C5AC2B6" w14:textId="77777777" w:rsidR="00E01AAA" w:rsidRPr="00906B09" w:rsidRDefault="00123902" w:rsidP="00123902">
      <w:pPr>
        <w:pStyle w:val="Heading2"/>
      </w:pPr>
      <w:bookmarkStart w:id="473" w:name="_Toc449978490"/>
      <w:r w:rsidRPr="00906B09">
        <w:t>Creating an output netCDF file</w:t>
      </w:r>
      <w:bookmarkEnd w:id="473"/>
    </w:p>
    <w:p w14:paraId="20EC97C9" w14:textId="77777777" w:rsidR="00375DB0" w:rsidRPr="00906B09" w:rsidRDefault="00375DB0" w:rsidP="00375DB0">
      <w:r w:rsidRPr="00906B09">
        <w:t>A ‘Create’ parameter file typically consist of:</w:t>
      </w:r>
    </w:p>
    <w:p w14:paraId="2F87C16D" w14:textId="77777777" w:rsidR="00375DB0" w:rsidRPr="00906B09" w:rsidRDefault="00375DB0" w:rsidP="00F43C8D">
      <w:pPr>
        <w:pStyle w:val="Indent2withBullet"/>
      </w:pPr>
      <w:r w:rsidRPr="00906B09">
        <w:t>the definition of a dataset (a list of files that will be processed),</w:t>
      </w:r>
    </w:p>
    <w:p w14:paraId="06145069" w14:textId="77777777" w:rsidR="00375DB0" w:rsidRPr="00906B09" w:rsidRDefault="00375DB0" w:rsidP="00E00375">
      <w:pPr>
        <w:pStyle w:val="Indent2withBullet"/>
      </w:pPr>
      <w:r w:rsidRPr="00906B09">
        <w:t>the name of the record within the dataset in which the data you are interested in are stored,</w:t>
      </w:r>
    </w:p>
    <w:p w14:paraId="545D8F81" w14:textId="77777777" w:rsidR="00375DB0" w:rsidRPr="00906B09" w:rsidRDefault="00375DB0" w:rsidP="0044571C">
      <w:pPr>
        <w:pStyle w:val="Indent2withBullet"/>
      </w:pPr>
      <w:r w:rsidRPr="00906B09">
        <w:t>= the definition of an X axis and of one or several ‘Field(s)’; in the Z=F(X,Y) case, also the definition of an Y-axis,</w:t>
      </w:r>
    </w:p>
    <w:p w14:paraId="24572D05" w14:textId="77777777" w:rsidR="00375DB0" w:rsidRPr="00906B09" w:rsidRDefault="00375DB0" w:rsidP="00974859">
      <w:pPr>
        <w:pStyle w:val="Indent2withBullet"/>
      </w:pPr>
      <w:r w:rsidRPr="00906B09">
        <w:t>a selection expression, if need be</w:t>
      </w:r>
    </w:p>
    <w:p w14:paraId="3F66D489" w14:textId="77777777" w:rsidR="00375DB0" w:rsidRPr="00906B09" w:rsidRDefault="00375DB0" w:rsidP="00A51DFF">
      <w:pPr>
        <w:pStyle w:val="Indent2withBullet"/>
      </w:pPr>
      <w:r w:rsidRPr="00906B09">
        <w:t>the name and location of the netCDF output file.</w:t>
      </w:r>
    </w:p>
    <w:p w14:paraId="66F45CB1" w14:textId="77777777" w:rsidR="00375DB0" w:rsidRPr="00906B09" w:rsidRDefault="00375DB0" w:rsidP="00375DB0"/>
    <w:p w14:paraId="4794D2BC" w14:textId="77777777" w:rsidR="00123902" w:rsidRPr="00906B09" w:rsidRDefault="00375DB0" w:rsidP="00375DB0">
      <w:r w:rsidRPr="00906B09">
        <w:t>The definition of the axis or of a field includes the name of an existing data field, or the expression that you wish to compute from several of them, a name (without any spaces or special characters), a unit, a title (that may include spaces or special characters), a min and a max and information about a possible filter.</w:t>
      </w:r>
    </w:p>
    <w:p w14:paraId="3365475F" w14:textId="77777777" w:rsidR="003C7A05" w:rsidRPr="00906B09" w:rsidRDefault="003C7A05" w:rsidP="003C7A05">
      <w:pPr>
        <w:pStyle w:val="Code"/>
      </w:pPr>
      <w:r w:rsidRPr="00906B09">
        <w:lastRenderedPageBreak/>
        <w:t>#----- GENERAL PROPERTIES -----</w:t>
      </w:r>
    </w:p>
    <w:p w14:paraId="4F6FCF84" w14:textId="77777777" w:rsidR="003C7A05" w:rsidRPr="00906B09" w:rsidRDefault="003C7A05" w:rsidP="003C7A05">
      <w:pPr>
        <w:pStyle w:val="Code"/>
      </w:pPr>
      <w:r w:rsidRPr="00906B09">
        <w:t>DATA_MODE=MEAN</w:t>
      </w:r>
    </w:p>
    <w:p w14:paraId="0F78EA26" w14:textId="77777777" w:rsidR="003C7A05" w:rsidRPr="00906B09" w:rsidRDefault="003C7A05" w:rsidP="003C7A05">
      <w:pPr>
        <w:pStyle w:val="Code"/>
      </w:pPr>
    </w:p>
    <w:p w14:paraId="2CBB7C90" w14:textId="77777777" w:rsidR="003C7A05" w:rsidRPr="00906B09" w:rsidRDefault="003C7A05" w:rsidP="003C7A05">
      <w:pPr>
        <w:pStyle w:val="Code"/>
      </w:pPr>
      <w:r w:rsidRPr="00906B09">
        <w:t>#----- DATASET -----</w:t>
      </w:r>
    </w:p>
    <w:p w14:paraId="2FA6621A" w14:textId="77777777" w:rsidR="003C7A05" w:rsidRPr="00906B09" w:rsidRDefault="003C7A05" w:rsidP="003C7A05">
      <w:pPr>
        <w:pStyle w:val="Code"/>
      </w:pPr>
    </w:p>
    <w:p w14:paraId="1D0E455B" w14:textId="77777777" w:rsidR="003C7A05" w:rsidRPr="00906B09" w:rsidRDefault="003C7A05" w:rsidP="003C7A05">
      <w:pPr>
        <w:pStyle w:val="Code"/>
      </w:pPr>
      <w:r w:rsidRPr="00906B09">
        <w:t>RECORD=ra2_mds</w:t>
      </w:r>
    </w:p>
    <w:p w14:paraId="47877998" w14:textId="77777777" w:rsidR="003C7A05" w:rsidRPr="00906B09" w:rsidRDefault="003C7A05" w:rsidP="003C7A05">
      <w:pPr>
        <w:pStyle w:val="Code"/>
      </w:pPr>
    </w:p>
    <w:p w14:paraId="33508546" w14:textId="77777777" w:rsidR="003C7A05" w:rsidRPr="00906B09" w:rsidRDefault="003C7A05" w:rsidP="003C7A05">
      <w:pPr>
        <w:pStyle w:val="Code"/>
      </w:pPr>
      <w:r w:rsidRPr="00906B09">
        <w:t>FILE=File1</w:t>
      </w:r>
    </w:p>
    <w:p w14:paraId="3315AC17" w14:textId="77777777" w:rsidR="003C7A05" w:rsidRPr="00906B09" w:rsidRDefault="003C7A05" w:rsidP="003C7A05">
      <w:pPr>
        <w:pStyle w:val="Code"/>
      </w:pPr>
      <w:r w:rsidRPr="00906B09">
        <w:t>FILE=File2</w:t>
      </w:r>
    </w:p>
    <w:p w14:paraId="6177CA24" w14:textId="77777777" w:rsidR="003C7A05" w:rsidRPr="00906B09" w:rsidRDefault="003C7A05" w:rsidP="003C7A05">
      <w:pPr>
        <w:pStyle w:val="Code"/>
      </w:pPr>
      <w:r w:rsidRPr="00906B09">
        <w:t>…</w:t>
      </w:r>
    </w:p>
    <w:p w14:paraId="4B92B479" w14:textId="77777777" w:rsidR="003C7A05" w:rsidRPr="00906B09" w:rsidRDefault="003C7A05" w:rsidP="003C7A05">
      <w:pPr>
        <w:pStyle w:val="Code"/>
      </w:pPr>
    </w:p>
    <w:p w14:paraId="5622674A" w14:textId="77777777" w:rsidR="003C7A05" w:rsidRPr="00906B09" w:rsidRDefault="003C7A05" w:rsidP="003C7A05">
      <w:pPr>
        <w:pStyle w:val="Code"/>
      </w:pPr>
      <w:r w:rsidRPr="00906B09">
        <w:t>#----- FIELDS -----</w:t>
      </w:r>
    </w:p>
    <w:p w14:paraId="00E159DA" w14:textId="77777777" w:rsidR="003C7A05" w:rsidRPr="00906B09" w:rsidRDefault="003C7A05" w:rsidP="003C7A05">
      <w:pPr>
        <w:pStyle w:val="Code"/>
      </w:pPr>
      <w:r w:rsidRPr="00906B09">
        <w:t>Y=lat</w:t>
      </w:r>
    </w:p>
    <w:p w14:paraId="6040BD1C" w14:textId="77777777" w:rsidR="003C7A05" w:rsidRPr="00906B09" w:rsidRDefault="003C7A05" w:rsidP="003C7A05">
      <w:pPr>
        <w:pStyle w:val="Code"/>
      </w:pPr>
      <w:r w:rsidRPr="00906B09">
        <w:t>Y_NAME=lat</w:t>
      </w:r>
    </w:p>
    <w:p w14:paraId="2EA3CEDD" w14:textId="77777777" w:rsidR="003C7A05" w:rsidRPr="00906B09" w:rsidRDefault="003C7A05" w:rsidP="003C7A05">
      <w:pPr>
        <w:pStyle w:val="Code"/>
      </w:pPr>
      <w:r w:rsidRPr="00906B09">
        <w:t>Y_TYPE=Latitude</w:t>
      </w:r>
    </w:p>
    <w:p w14:paraId="5D43C49B" w14:textId="77777777" w:rsidR="003C7A05" w:rsidRPr="00906B09" w:rsidRDefault="003C7A05" w:rsidP="003C7A05">
      <w:pPr>
        <w:pStyle w:val="Code"/>
      </w:pPr>
      <w:r w:rsidRPr="00906B09">
        <w:t>Y_UNIT=degrees_north</w:t>
      </w:r>
    </w:p>
    <w:p w14:paraId="0BDA63BA" w14:textId="77777777" w:rsidR="003C7A05" w:rsidRPr="00906B09" w:rsidRDefault="003C7A05" w:rsidP="003C7A05">
      <w:pPr>
        <w:pStyle w:val="Code"/>
      </w:pPr>
      <w:r w:rsidRPr="00906B09">
        <w:t>Y_TITLE=Latitude</w:t>
      </w:r>
    </w:p>
    <w:p w14:paraId="54307BE2" w14:textId="77777777" w:rsidR="003C7A05" w:rsidRPr="00906B09" w:rsidRDefault="003C7A05" w:rsidP="003C7A05">
      <w:pPr>
        <w:pStyle w:val="Code"/>
      </w:pPr>
      <w:r w:rsidRPr="00906B09">
        <w:t>Y_FILTER=DV</w:t>
      </w:r>
    </w:p>
    <w:p w14:paraId="630D7879" w14:textId="77777777" w:rsidR="003C7A05" w:rsidRPr="00906B09" w:rsidRDefault="003C7A05" w:rsidP="003C7A05">
      <w:pPr>
        <w:pStyle w:val="Code"/>
      </w:pPr>
      <w:r w:rsidRPr="00906B09">
        <w:t>Y_MIN=DV</w:t>
      </w:r>
    </w:p>
    <w:p w14:paraId="16D39EF7" w14:textId="77777777" w:rsidR="003C7A05" w:rsidRPr="00906B09" w:rsidRDefault="003C7A05" w:rsidP="003C7A05">
      <w:pPr>
        <w:pStyle w:val="Code"/>
      </w:pPr>
      <w:r w:rsidRPr="00906B09">
        <w:t>Y_MAX=DV</w:t>
      </w:r>
    </w:p>
    <w:p w14:paraId="4F861783" w14:textId="77777777" w:rsidR="003C7A05" w:rsidRPr="00906B09" w:rsidRDefault="003C7A05" w:rsidP="003C7A05">
      <w:pPr>
        <w:pStyle w:val="Code"/>
      </w:pPr>
      <w:r w:rsidRPr="00906B09">
        <w:t>Y_INTERVALS=DV</w:t>
      </w:r>
    </w:p>
    <w:p w14:paraId="6640D5C1" w14:textId="77777777" w:rsidR="003C7A05" w:rsidRPr="00906B09" w:rsidRDefault="003C7A05" w:rsidP="003C7A05">
      <w:pPr>
        <w:pStyle w:val="Code"/>
      </w:pPr>
      <w:r w:rsidRPr="00906B09">
        <w:t>Y_LOESS_CUTOFF=DV</w:t>
      </w:r>
    </w:p>
    <w:p w14:paraId="60552CCC" w14:textId="77777777" w:rsidR="003C7A05" w:rsidRPr="00906B09" w:rsidRDefault="003C7A05" w:rsidP="003C7A05">
      <w:pPr>
        <w:pStyle w:val="Code"/>
      </w:pPr>
    </w:p>
    <w:p w14:paraId="3EA4663A" w14:textId="77777777" w:rsidR="003C7A05" w:rsidRPr="00906B09" w:rsidRDefault="003C7A05" w:rsidP="003C7A05">
      <w:pPr>
        <w:pStyle w:val="Code"/>
      </w:pPr>
      <w:r w:rsidRPr="00906B09">
        <w:t>X=lon</w:t>
      </w:r>
    </w:p>
    <w:p w14:paraId="43F289EC" w14:textId="77777777" w:rsidR="003C7A05" w:rsidRPr="00906B09" w:rsidRDefault="003C7A05" w:rsidP="003C7A05">
      <w:pPr>
        <w:pStyle w:val="Code"/>
      </w:pPr>
      <w:r w:rsidRPr="00906B09">
        <w:t>X_NAME=lon</w:t>
      </w:r>
    </w:p>
    <w:p w14:paraId="4AA20E2E" w14:textId="77777777" w:rsidR="003C7A05" w:rsidRPr="00906B09" w:rsidRDefault="003C7A05" w:rsidP="003C7A05">
      <w:pPr>
        <w:pStyle w:val="Code"/>
      </w:pPr>
      <w:r w:rsidRPr="00906B09">
        <w:t>X_TYPE=Longitude</w:t>
      </w:r>
    </w:p>
    <w:p w14:paraId="4606E6AF" w14:textId="77777777" w:rsidR="003C7A05" w:rsidRPr="00906B09" w:rsidRDefault="003C7A05" w:rsidP="003C7A05">
      <w:pPr>
        <w:pStyle w:val="Code"/>
      </w:pPr>
      <w:r w:rsidRPr="00906B09">
        <w:t>X_UNIT=degrees_east</w:t>
      </w:r>
    </w:p>
    <w:p w14:paraId="11CC979A" w14:textId="77777777" w:rsidR="003C7A05" w:rsidRPr="00906B09" w:rsidRDefault="003C7A05" w:rsidP="003C7A05">
      <w:pPr>
        <w:pStyle w:val="Code"/>
      </w:pPr>
      <w:r w:rsidRPr="00906B09">
        <w:t>X_TITLE=Longitude</w:t>
      </w:r>
    </w:p>
    <w:p w14:paraId="70E0A21E" w14:textId="77777777" w:rsidR="003C7A05" w:rsidRPr="00906B09" w:rsidRDefault="003C7A05" w:rsidP="003C7A05">
      <w:pPr>
        <w:pStyle w:val="Code"/>
      </w:pPr>
      <w:r w:rsidRPr="00906B09">
        <w:t>X_FILTER=DV</w:t>
      </w:r>
    </w:p>
    <w:p w14:paraId="74B85B6C" w14:textId="77777777" w:rsidR="003C7A05" w:rsidRPr="00906B09" w:rsidRDefault="003C7A05" w:rsidP="003C7A05">
      <w:pPr>
        <w:pStyle w:val="Code"/>
      </w:pPr>
      <w:r w:rsidRPr="00906B09">
        <w:t>X_MIN=DV</w:t>
      </w:r>
    </w:p>
    <w:p w14:paraId="5F982842" w14:textId="77777777" w:rsidR="003C7A05" w:rsidRPr="00906B09" w:rsidRDefault="003C7A05" w:rsidP="003C7A05">
      <w:pPr>
        <w:pStyle w:val="Code"/>
      </w:pPr>
      <w:r w:rsidRPr="00906B09">
        <w:t>X_MAX=DV</w:t>
      </w:r>
    </w:p>
    <w:p w14:paraId="6B4D46B6" w14:textId="77777777" w:rsidR="003C7A05" w:rsidRPr="00906B09" w:rsidRDefault="003C7A05" w:rsidP="003C7A05">
      <w:pPr>
        <w:pStyle w:val="Code"/>
      </w:pPr>
      <w:r w:rsidRPr="00906B09">
        <w:t>X_INTERVALS=DV</w:t>
      </w:r>
    </w:p>
    <w:p w14:paraId="0E9EB30D" w14:textId="77777777" w:rsidR="003C7A05" w:rsidRPr="00906B09" w:rsidRDefault="003C7A05" w:rsidP="003C7A05">
      <w:pPr>
        <w:pStyle w:val="Code"/>
      </w:pPr>
      <w:r w:rsidRPr="00906B09">
        <w:t>X_LOESS_CUTOFF=DV</w:t>
      </w:r>
    </w:p>
    <w:p w14:paraId="7947A1CE" w14:textId="77777777" w:rsidR="003C7A05" w:rsidRPr="00906B09" w:rsidRDefault="003C7A05" w:rsidP="003C7A05">
      <w:pPr>
        <w:pStyle w:val="Code"/>
      </w:pPr>
    </w:p>
    <w:p w14:paraId="4C1762DB" w14:textId="77777777" w:rsidR="003C7A05" w:rsidRPr="00906B09" w:rsidRDefault="003C7A05" w:rsidP="003C7A05">
      <w:pPr>
        <w:pStyle w:val="Code"/>
      </w:pPr>
      <w:r w:rsidRPr="00906B09">
        <w:t>FIELD=ra2_wind_sp</w:t>
      </w:r>
    </w:p>
    <w:p w14:paraId="383851B0" w14:textId="77777777" w:rsidR="003C7A05" w:rsidRPr="00906B09" w:rsidRDefault="003C7A05" w:rsidP="003C7A05">
      <w:pPr>
        <w:pStyle w:val="Code"/>
      </w:pPr>
      <w:r w:rsidRPr="00906B09">
        <w:t>FIELD_NAME=my_first_field</w:t>
      </w:r>
    </w:p>
    <w:p w14:paraId="63A29684" w14:textId="77777777" w:rsidR="003C7A05" w:rsidRPr="00906B09" w:rsidRDefault="003C7A05" w:rsidP="003C7A05">
      <w:pPr>
        <w:pStyle w:val="Code"/>
      </w:pPr>
      <w:r w:rsidRPr="00906B09">
        <w:t>FIELD_TYPE=Data</w:t>
      </w:r>
    </w:p>
    <w:p w14:paraId="6F752E07" w14:textId="77777777" w:rsidR="003C7A05" w:rsidRPr="00906B09" w:rsidRDefault="003C7A05" w:rsidP="003C7A05">
      <w:pPr>
        <w:pStyle w:val="Code"/>
      </w:pPr>
      <w:r w:rsidRPr="00906B09">
        <w:t>FIELD_UNIT=mm/s</w:t>
      </w:r>
    </w:p>
    <w:p w14:paraId="7D73A7D8" w14:textId="77777777" w:rsidR="003C7A05" w:rsidRPr="00906B09" w:rsidRDefault="003C7A05" w:rsidP="003C7A05">
      <w:pPr>
        <w:pStyle w:val="Code"/>
      </w:pPr>
      <w:r w:rsidRPr="00906B09">
        <w:t>FIELD_TITLE=Altimeter wind speed modulus</w:t>
      </w:r>
    </w:p>
    <w:p w14:paraId="58FAF97C" w14:textId="77777777" w:rsidR="003C7A05" w:rsidRPr="00906B09" w:rsidRDefault="003C7A05" w:rsidP="003C7A05">
      <w:pPr>
        <w:pStyle w:val="Code"/>
      </w:pPr>
      <w:r w:rsidRPr="00906B09">
        <w:t>FIELD_FILTER=DV</w:t>
      </w:r>
    </w:p>
    <w:p w14:paraId="2F41F92B" w14:textId="77777777" w:rsidR="003C7A05" w:rsidRPr="00906B09" w:rsidRDefault="003C7A05" w:rsidP="003C7A05">
      <w:pPr>
        <w:pStyle w:val="Code"/>
      </w:pPr>
      <w:r w:rsidRPr="00906B09">
        <w:t>FIELD_MIN=DV</w:t>
      </w:r>
    </w:p>
    <w:p w14:paraId="1100A869" w14:textId="77777777" w:rsidR="003C7A05" w:rsidRPr="00906B09" w:rsidRDefault="003C7A05" w:rsidP="003C7A05">
      <w:pPr>
        <w:pStyle w:val="Code"/>
      </w:pPr>
      <w:r w:rsidRPr="00906B09">
        <w:t>FIELD_MAX=DV</w:t>
      </w:r>
    </w:p>
    <w:p w14:paraId="61498A0D" w14:textId="77777777" w:rsidR="003C7A05" w:rsidRPr="00906B09" w:rsidRDefault="003C7A05" w:rsidP="003C7A05">
      <w:pPr>
        <w:pStyle w:val="Code"/>
      </w:pPr>
      <w:r w:rsidRPr="00906B09">
        <w:t>FIELD_INTERVALS=DV</w:t>
      </w:r>
    </w:p>
    <w:p w14:paraId="5D42009E" w14:textId="77777777" w:rsidR="003C7A05" w:rsidRPr="00906B09" w:rsidRDefault="003C7A05" w:rsidP="003C7A05">
      <w:pPr>
        <w:pStyle w:val="Code"/>
      </w:pPr>
      <w:r w:rsidRPr="00906B09">
        <w:t>FIELD_LOESS_CUTOFF=DV</w:t>
      </w:r>
    </w:p>
    <w:p w14:paraId="481E9CD1" w14:textId="77777777" w:rsidR="003C7A05" w:rsidRPr="00906B09" w:rsidRDefault="003C7A05" w:rsidP="003C7A05">
      <w:pPr>
        <w:pStyle w:val="Code"/>
      </w:pPr>
    </w:p>
    <w:p w14:paraId="5972DB96" w14:textId="77777777" w:rsidR="003C7A05" w:rsidRPr="00906B09" w:rsidRDefault="003C7A05" w:rsidP="003C7A05">
      <w:pPr>
        <w:pStyle w:val="Code"/>
      </w:pPr>
      <w:r w:rsidRPr="00906B09">
        <w:t>FIELD=alt_cog_ellip - ku_band_ocean_range - mod_dry_tropo_corr - inv_barom_corr - (tot_geocen_ocn_tide_ht_sol1 + tidal_load_ht + long_period_ocn_tide_ht) - solid_earth_tide_ht - geocen_pole_tide_ht - sea_bias_ku - ra2_ion_corr_ku - mwr_wet_tropo_corr</w:t>
      </w:r>
    </w:p>
    <w:p w14:paraId="265EE548" w14:textId="77777777" w:rsidR="003C7A05" w:rsidRPr="00906B09" w:rsidRDefault="003C7A05" w:rsidP="003C7A05">
      <w:pPr>
        <w:pStyle w:val="Code"/>
      </w:pPr>
      <w:r w:rsidRPr="00906B09">
        <w:t>FIELD_NAME=SSH</w:t>
      </w:r>
    </w:p>
    <w:p w14:paraId="218EC231" w14:textId="77777777" w:rsidR="003C7A05" w:rsidRPr="00906B09" w:rsidRDefault="003C7A05" w:rsidP="003C7A05">
      <w:pPr>
        <w:pStyle w:val="Code"/>
      </w:pPr>
      <w:r w:rsidRPr="00906B09">
        <w:t>FIELD_TYPE=Data</w:t>
      </w:r>
    </w:p>
    <w:p w14:paraId="7CBC8CC4" w14:textId="77777777" w:rsidR="003C7A05" w:rsidRPr="00906B09" w:rsidRDefault="003C7A05" w:rsidP="003C7A05">
      <w:pPr>
        <w:pStyle w:val="Code"/>
      </w:pPr>
      <w:r w:rsidRPr="00906B09">
        <w:t>FIELD_UNIT=m</w:t>
      </w:r>
    </w:p>
    <w:p w14:paraId="68713988" w14:textId="77777777" w:rsidR="003C7A05" w:rsidRPr="00906B09" w:rsidRDefault="003C7A05" w:rsidP="003C7A05">
      <w:pPr>
        <w:pStyle w:val="Code"/>
      </w:pPr>
      <w:r w:rsidRPr="00906B09">
        <w:t>FIELD_TITLE=my second field</w:t>
      </w:r>
    </w:p>
    <w:p w14:paraId="5AB8F9D6" w14:textId="77777777" w:rsidR="003C7A05" w:rsidRPr="00906B09" w:rsidRDefault="003C7A05" w:rsidP="003C7A05">
      <w:pPr>
        <w:pStyle w:val="Code"/>
      </w:pPr>
      <w:r w:rsidRPr="00906B09">
        <w:t>FIELD_FILTER=DV</w:t>
      </w:r>
    </w:p>
    <w:p w14:paraId="05556202" w14:textId="77777777" w:rsidR="003C7A05" w:rsidRPr="00906B09" w:rsidRDefault="003C7A05" w:rsidP="003C7A05">
      <w:pPr>
        <w:pStyle w:val="Code"/>
      </w:pPr>
      <w:r w:rsidRPr="00906B09">
        <w:t>FIELD_MIN=DV</w:t>
      </w:r>
    </w:p>
    <w:p w14:paraId="379DA358" w14:textId="77777777" w:rsidR="003C7A05" w:rsidRPr="00906B09" w:rsidRDefault="003C7A05" w:rsidP="003C7A05">
      <w:pPr>
        <w:pStyle w:val="Code"/>
      </w:pPr>
      <w:r w:rsidRPr="00906B09">
        <w:t>FIELD_MAX=DV</w:t>
      </w:r>
    </w:p>
    <w:p w14:paraId="35903EC9" w14:textId="77777777" w:rsidR="003C7A05" w:rsidRPr="00906B09" w:rsidRDefault="003C7A05" w:rsidP="003C7A05">
      <w:pPr>
        <w:pStyle w:val="Code"/>
      </w:pPr>
      <w:r w:rsidRPr="00906B09">
        <w:t>FIELD_INTERVALS=DV</w:t>
      </w:r>
    </w:p>
    <w:p w14:paraId="79C57A5C" w14:textId="77777777" w:rsidR="003C7A05" w:rsidRPr="00906B09" w:rsidRDefault="003C7A05" w:rsidP="003C7A05">
      <w:pPr>
        <w:pStyle w:val="Code"/>
      </w:pPr>
      <w:r w:rsidRPr="00906B09">
        <w:t>FIELD_LOESS_CUTOFF=DV</w:t>
      </w:r>
    </w:p>
    <w:p w14:paraId="27F4175B" w14:textId="77777777" w:rsidR="003C7A05" w:rsidRPr="00906B09" w:rsidRDefault="003C7A05" w:rsidP="003C7A05">
      <w:pPr>
        <w:pStyle w:val="Code"/>
      </w:pPr>
    </w:p>
    <w:p w14:paraId="5A30C251" w14:textId="77777777" w:rsidR="003C7A05" w:rsidRPr="00906B09" w:rsidRDefault="003C7A05" w:rsidP="003C7A05">
      <w:pPr>
        <w:pStyle w:val="Code"/>
      </w:pPr>
      <w:r w:rsidRPr="00906B09">
        <w:t>#----- SELECT -----</w:t>
      </w:r>
    </w:p>
    <w:p w14:paraId="1B9B897A" w14:textId="77777777" w:rsidR="003C7A05" w:rsidRPr="00906B09" w:rsidRDefault="003C7A05" w:rsidP="003C7A05">
      <w:pPr>
        <w:pStyle w:val="Code"/>
      </w:pPr>
    </w:p>
    <w:p w14:paraId="38F5BDF3" w14:textId="77777777" w:rsidR="003C7A05" w:rsidRPr="00906B09" w:rsidRDefault="003C7A05" w:rsidP="003C7A05">
      <w:pPr>
        <w:pStyle w:val="Code"/>
      </w:pPr>
      <w:r w:rsidRPr="00906B09">
        <w:t>#----- OUTPUT -----</w:t>
      </w:r>
    </w:p>
    <w:p w14:paraId="4684E8B2" w14:textId="77777777" w:rsidR="003C7A05" w:rsidRPr="00906B09" w:rsidRDefault="003C7A05" w:rsidP="003C7A05">
      <w:pPr>
        <w:pStyle w:val="Code"/>
      </w:pPr>
    </w:p>
    <w:p w14:paraId="73DFD133" w14:textId="77777777" w:rsidR="003C7A05" w:rsidRPr="00906B09" w:rsidRDefault="003C7A05" w:rsidP="003C7A05">
      <w:pPr>
        <w:pStyle w:val="Code"/>
      </w:pPr>
      <w:r w:rsidRPr="00906B09">
        <w:t>OUTPUT=output_file.nc</w:t>
      </w:r>
    </w:p>
    <w:p w14:paraId="6C6977E1" w14:textId="77777777" w:rsidR="00375DB0" w:rsidRPr="00906B09" w:rsidRDefault="003C7A05" w:rsidP="000C23ED">
      <w:pPr>
        <w:pStyle w:val="Caption"/>
      </w:pPr>
      <w:bookmarkStart w:id="474" w:name="_Toc449978563"/>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28</w:t>
      </w:r>
      <w:r w:rsidR="00172F16" w:rsidRPr="00906B09">
        <w:fldChar w:fldCharType="end"/>
      </w:r>
      <w:r w:rsidRPr="00906B09">
        <w:t>: Example parameter file for creating a Z=F(X,Y) output</w:t>
      </w:r>
      <w:bookmarkEnd w:id="474"/>
    </w:p>
    <w:p w14:paraId="2528D160" w14:textId="77777777" w:rsidR="00715DC5" w:rsidRPr="00906B09" w:rsidRDefault="00715DC5" w:rsidP="00715DC5">
      <w:r w:rsidRPr="00906B09">
        <w:lastRenderedPageBreak/>
        <w:t>You create the netCDF file by typing</w:t>
      </w:r>
    </w:p>
    <w:p w14:paraId="29F5133D" w14:textId="77777777" w:rsidR="00715DC5" w:rsidRPr="00906B09" w:rsidRDefault="00715DC5" w:rsidP="00715DC5">
      <w:pPr>
        <w:ind w:left="568"/>
        <w:rPr>
          <w:b/>
        </w:rPr>
      </w:pPr>
      <w:r w:rsidRPr="00906B09">
        <w:rPr>
          <w:b/>
        </w:rPr>
        <w:t>‘BratCreateZFXY.exe command_file.par’</w:t>
      </w:r>
    </w:p>
    <w:p w14:paraId="39EFC9F3" w14:textId="77777777" w:rsidR="00715DC5" w:rsidRPr="00906B09" w:rsidRDefault="00715DC5" w:rsidP="00715DC5">
      <w:pPr>
        <w:ind w:left="568"/>
        <w:rPr>
          <w:b/>
        </w:rPr>
      </w:pPr>
      <w:r w:rsidRPr="00906B09">
        <w:rPr>
          <w:b/>
        </w:rPr>
        <w:t>(or ‘BratCreateYFX.exe command_file.par’ )</w:t>
      </w:r>
    </w:p>
    <w:p w14:paraId="3F23515C" w14:textId="77777777" w:rsidR="00715DC5" w:rsidRPr="00906B09" w:rsidRDefault="00715DC5" w:rsidP="00715DC5"/>
    <w:p w14:paraId="48F50758" w14:textId="77777777" w:rsidR="003C7A05" w:rsidRPr="00906B09" w:rsidRDefault="00715DC5" w:rsidP="00715DC5">
      <w:r w:rsidRPr="00906B09">
        <w:t>You will then have a netCDF file that you can either visualise through the tool provided within BRAT, or with some other tool capable of  reading netCDF.</w:t>
      </w:r>
    </w:p>
    <w:p w14:paraId="7B279B66" w14:textId="77777777" w:rsidR="00715DC5" w:rsidRPr="00906B09" w:rsidRDefault="00C02EF6" w:rsidP="00C02EF6">
      <w:pPr>
        <w:pStyle w:val="Heading2"/>
      </w:pPr>
      <w:bookmarkStart w:id="475" w:name="_Toc449978491"/>
      <w:r w:rsidRPr="00906B09">
        <w:t>Visualising an output netCDF file through BRAT</w:t>
      </w:r>
      <w:bookmarkEnd w:id="475"/>
    </w:p>
    <w:p w14:paraId="39818F7E" w14:textId="77777777" w:rsidR="00B64610" w:rsidRPr="00906B09" w:rsidRDefault="00B64610" w:rsidP="00B64610">
      <w:r w:rsidRPr="00906B09">
        <w:t>To visualise an output file, you have to write a second parameter file. This kind of file is simpler than the one needed to create a netCDF.</w:t>
      </w:r>
    </w:p>
    <w:p w14:paraId="3A6A9CEE" w14:textId="77777777" w:rsidR="00B64610" w:rsidRPr="00906B09" w:rsidRDefault="00B64610" w:rsidP="00B64610">
      <w:r w:rsidRPr="00906B09">
        <w:t>Basically, the commands needed are:</w:t>
      </w:r>
    </w:p>
    <w:p w14:paraId="27132D3B" w14:textId="77777777" w:rsidR="00B64610" w:rsidRPr="00906B09" w:rsidRDefault="00B64610" w:rsidP="00F43C8D">
      <w:pPr>
        <w:pStyle w:val="Indent2withBullet"/>
      </w:pPr>
      <w:r w:rsidRPr="00906B09">
        <w:t>the type of data to be displayed (Y=F(X) ==&gt; 0  Z=F(Lat,Lon) ==&gt; 2  Z=F(X,Y) ==&gt; 1)</w:t>
      </w:r>
    </w:p>
    <w:p w14:paraId="25BAF0F3" w14:textId="77777777" w:rsidR="00B64610" w:rsidRPr="00906B09" w:rsidRDefault="00B64610" w:rsidP="00E00375">
      <w:pPr>
        <w:pStyle w:val="Indent2withBullet"/>
      </w:pPr>
      <w:r w:rsidRPr="00906B09">
        <w:t>the name of the file(s) to be displayed</w:t>
      </w:r>
    </w:p>
    <w:p w14:paraId="0FBA5CD1" w14:textId="77777777" w:rsidR="00B64610" w:rsidRPr="00906B09" w:rsidRDefault="00B64610" w:rsidP="0044571C">
      <w:pPr>
        <w:pStyle w:val="Indent2withBullet"/>
      </w:pPr>
      <w:r w:rsidRPr="00906B09">
        <w:t>the title, projection</w:t>
      </w:r>
    </w:p>
    <w:p w14:paraId="7B877CCA" w14:textId="77777777" w:rsidR="00B64610" w:rsidRPr="00906B09" w:rsidRDefault="00B64610" w:rsidP="00974859">
      <w:pPr>
        <w:pStyle w:val="Indent2withBullet"/>
      </w:pPr>
      <w:r w:rsidRPr="00906B09">
        <w:t>the name of the field(s) to be displayed</w:t>
      </w:r>
    </w:p>
    <w:p w14:paraId="17CB3A6F" w14:textId="77777777" w:rsidR="00C02EF6" w:rsidRPr="00906B09" w:rsidRDefault="00B64610" w:rsidP="00A51DFF">
      <w:pPr>
        <w:pStyle w:val="Indent2withBullet"/>
      </w:pPr>
      <w:r w:rsidRPr="00906B09">
        <w:t>some information about the display (min, max, name, whether there is a contour or not, color  table…)</w:t>
      </w:r>
    </w:p>
    <w:p w14:paraId="6A8D8146" w14:textId="77777777" w:rsidR="00B64610" w:rsidRPr="00906B09" w:rsidRDefault="00B64610" w:rsidP="00B64610"/>
    <w:p w14:paraId="51A5492C" w14:textId="77777777" w:rsidR="00B64610" w:rsidRPr="00906B09" w:rsidRDefault="00B64610" w:rsidP="00B64610">
      <w:pPr>
        <w:pStyle w:val="Code"/>
        <w:pBdr>
          <w:left w:val="single" w:sz="4" w:space="0" w:color="000000"/>
        </w:pBdr>
      </w:pPr>
      <w:r w:rsidRPr="00906B09">
        <w:t>#!/usr/bin/env BratCreateZFXY</w:t>
      </w:r>
    </w:p>
    <w:p w14:paraId="4CF508A8" w14:textId="77777777" w:rsidR="00B64610" w:rsidRPr="00906B09" w:rsidRDefault="00B64610" w:rsidP="00B64610">
      <w:pPr>
        <w:pStyle w:val="Code"/>
        <w:pBdr>
          <w:left w:val="single" w:sz="4" w:space="0" w:color="000000"/>
        </w:pBdr>
      </w:pPr>
      <w:r w:rsidRPr="00906B09">
        <w:t>#Type:Z=F(X,Y)</w:t>
      </w:r>
    </w:p>
    <w:p w14:paraId="6F59EF8B" w14:textId="77777777" w:rsidR="00B64610" w:rsidRPr="00906B09" w:rsidRDefault="00B64610" w:rsidP="00B64610">
      <w:pPr>
        <w:pStyle w:val="Code"/>
        <w:pBdr>
          <w:left w:val="single" w:sz="4" w:space="0" w:color="000000"/>
        </w:pBdr>
      </w:pPr>
      <w:r w:rsidRPr="00906B09">
        <w:t>#----- DATASET -----</w:t>
      </w:r>
    </w:p>
    <w:p w14:paraId="68479184" w14:textId="77777777" w:rsidR="00B64610" w:rsidRPr="00906B09" w:rsidRDefault="00B64610" w:rsidP="00B64610">
      <w:pPr>
        <w:pStyle w:val="Code"/>
        <w:pBdr>
          <w:left w:val="single" w:sz="4" w:space="0" w:color="000000"/>
        </w:pBdr>
      </w:pPr>
    </w:p>
    <w:p w14:paraId="1CA6760F" w14:textId="77777777" w:rsidR="00B64610" w:rsidRPr="00906B09" w:rsidRDefault="00B64610" w:rsidP="00B64610">
      <w:pPr>
        <w:pStyle w:val="Code"/>
        <w:pBdr>
          <w:left w:val="single" w:sz="4" w:space="0" w:color="000000"/>
        </w:pBdr>
      </w:pPr>
      <w:r w:rsidRPr="00906B09">
        <w:t>FILE=Createenvisat_cycle.nc</w:t>
      </w:r>
    </w:p>
    <w:p w14:paraId="390BCFA7" w14:textId="77777777" w:rsidR="00B64610" w:rsidRPr="00906B09" w:rsidRDefault="00B64610" w:rsidP="00B64610">
      <w:pPr>
        <w:pStyle w:val="Code"/>
        <w:pBdr>
          <w:left w:val="single" w:sz="4" w:space="0" w:color="000000"/>
        </w:pBdr>
      </w:pPr>
    </w:p>
    <w:p w14:paraId="152A07F9" w14:textId="77777777" w:rsidR="00B64610" w:rsidRPr="00906B09" w:rsidRDefault="00B64610" w:rsidP="00B64610">
      <w:pPr>
        <w:pStyle w:val="Code"/>
        <w:pBdr>
          <w:left w:val="single" w:sz="4" w:space="0" w:color="000000"/>
        </w:pBdr>
      </w:pPr>
      <w:r w:rsidRPr="00906B09">
        <w:t>#----- GENERAL PROPERTIES -----</w:t>
      </w:r>
    </w:p>
    <w:p w14:paraId="088087D1" w14:textId="77777777" w:rsidR="00B64610" w:rsidRPr="00906B09" w:rsidRDefault="00B64610" w:rsidP="00B64610">
      <w:pPr>
        <w:pStyle w:val="Code"/>
        <w:pBdr>
          <w:left w:val="single" w:sz="4" w:space="0" w:color="000000"/>
        </w:pBdr>
      </w:pPr>
    </w:p>
    <w:p w14:paraId="45E724C8" w14:textId="77777777" w:rsidR="00B64610" w:rsidRPr="00906B09" w:rsidRDefault="00B64610" w:rsidP="00B64610">
      <w:pPr>
        <w:pStyle w:val="Code"/>
        <w:pBdr>
          <w:left w:val="single" w:sz="4" w:space="0" w:color="000000"/>
        </w:pBdr>
      </w:pPr>
      <w:r w:rsidRPr="00906B09">
        <w:t>DISPLAY_TITLE=title of the plot</w:t>
      </w:r>
    </w:p>
    <w:p w14:paraId="4F7AEDEA" w14:textId="77777777" w:rsidR="00B64610" w:rsidRPr="00906B09" w:rsidRDefault="00B64610" w:rsidP="00B64610">
      <w:pPr>
        <w:pStyle w:val="Code"/>
        <w:pBdr>
          <w:left w:val="single" w:sz="4" w:space="0" w:color="000000"/>
        </w:pBdr>
      </w:pPr>
      <w:r w:rsidRPr="00906B09">
        <w:t>DISPLAY_PLOT_TYPE=1</w:t>
      </w:r>
    </w:p>
    <w:p w14:paraId="3A05FB02" w14:textId="77777777" w:rsidR="00B64610" w:rsidRPr="00906B09" w:rsidRDefault="00B64610" w:rsidP="00B64610">
      <w:pPr>
        <w:pStyle w:val="Code"/>
        <w:pBdr>
          <w:left w:val="single" w:sz="4" w:space="0" w:color="000000"/>
        </w:pBdr>
      </w:pPr>
      <w:r w:rsidRPr="00906B09">
        <w:t>DISPLAY_GROUPBY_FILE=Y</w:t>
      </w:r>
    </w:p>
    <w:p w14:paraId="127B3CC4" w14:textId="77777777" w:rsidR="00B64610" w:rsidRPr="00906B09" w:rsidRDefault="00B64610" w:rsidP="00B64610">
      <w:pPr>
        <w:pStyle w:val="Code"/>
        <w:pBdr>
          <w:left w:val="single" w:sz="4" w:space="0" w:color="000000"/>
        </w:pBdr>
      </w:pPr>
      <w:r w:rsidRPr="00906B09">
        <w:t>DISPLAY_PROJECTION=3D</w:t>
      </w:r>
    </w:p>
    <w:p w14:paraId="1CD6F828" w14:textId="77777777" w:rsidR="00B64610" w:rsidRPr="00906B09" w:rsidRDefault="00B64610" w:rsidP="00B64610">
      <w:pPr>
        <w:pStyle w:val="Code"/>
        <w:pBdr>
          <w:left w:val="single" w:sz="4" w:space="0" w:color="000000"/>
        </w:pBdr>
      </w:pPr>
    </w:p>
    <w:p w14:paraId="7DFADEE9" w14:textId="77777777" w:rsidR="00B64610" w:rsidRPr="00906B09" w:rsidRDefault="00B64610" w:rsidP="00B64610">
      <w:pPr>
        <w:pStyle w:val="Code"/>
        <w:pBdr>
          <w:left w:val="single" w:sz="4" w:space="0" w:color="000000"/>
        </w:pBdr>
      </w:pPr>
      <w:r w:rsidRPr="00906B09">
        <w:t>#----- sigma_0_ku FIELD -----</w:t>
      </w:r>
    </w:p>
    <w:p w14:paraId="1C467C52" w14:textId="77777777" w:rsidR="00B64610" w:rsidRPr="00906B09" w:rsidRDefault="00B64610" w:rsidP="00B64610">
      <w:pPr>
        <w:pStyle w:val="Code"/>
        <w:pBdr>
          <w:left w:val="single" w:sz="4" w:space="0" w:color="000000"/>
        </w:pBdr>
      </w:pPr>
    </w:p>
    <w:p w14:paraId="571C0A03" w14:textId="77777777" w:rsidR="00B64610" w:rsidRPr="00906B09" w:rsidRDefault="00B64610" w:rsidP="00B64610">
      <w:pPr>
        <w:pStyle w:val="Code"/>
        <w:pBdr>
          <w:left w:val="single" w:sz="4" w:space="0" w:color="000000"/>
        </w:pBdr>
      </w:pPr>
      <w:r w:rsidRPr="00906B09">
        <w:t>FIELD=sigma_0_ku</w:t>
      </w:r>
    </w:p>
    <w:p w14:paraId="69B90614" w14:textId="77777777" w:rsidR="00B64610" w:rsidRPr="00906B09" w:rsidRDefault="00B64610" w:rsidP="00B64610">
      <w:pPr>
        <w:pStyle w:val="Code"/>
        <w:pBdr>
          <w:left w:val="single" w:sz="4" w:space="0" w:color="000000"/>
        </w:pBdr>
      </w:pPr>
    </w:p>
    <w:p w14:paraId="7A2B2A2B" w14:textId="77777777" w:rsidR="00B64610" w:rsidRPr="00906B09" w:rsidRDefault="00B64610" w:rsidP="00B64610">
      <w:pPr>
        <w:pStyle w:val="Code"/>
        <w:pBdr>
          <w:left w:val="single" w:sz="4" w:space="0" w:color="000000"/>
        </w:pBdr>
      </w:pPr>
      <w:r w:rsidRPr="00906B09">
        <w:t>#----- sigma_0_ku FIELDS PROPERTIES -----</w:t>
      </w:r>
    </w:p>
    <w:p w14:paraId="64FDABF4" w14:textId="77777777" w:rsidR="00B64610" w:rsidRPr="00906B09" w:rsidRDefault="00B64610" w:rsidP="00B64610">
      <w:pPr>
        <w:pStyle w:val="Code"/>
        <w:pBdr>
          <w:left w:val="single" w:sz="4" w:space="0" w:color="000000"/>
        </w:pBdr>
      </w:pPr>
    </w:p>
    <w:p w14:paraId="72BAA50D" w14:textId="77777777" w:rsidR="00B64610" w:rsidRPr="00906B09" w:rsidRDefault="00B64610" w:rsidP="00B64610">
      <w:pPr>
        <w:pStyle w:val="Code"/>
        <w:pBdr>
          <w:left w:val="single" w:sz="4" w:space="0" w:color="000000"/>
        </w:pBdr>
      </w:pPr>
      <w:r w:rsidRPr="00906B09">
        <w:t>DISPLAY_NAME=sigma_0_ku</w:t>
      </w:r>
    </w:p>
    <w:p w14:paraId="7D5AD5C3" w14:textId="77777777" w:rsidR="00B64610" w:rsidRPr="00906B09" w:rsidRDefault="00B64610" w:rsidP="00B64610">
      <w:pPr>
        <w:pStyle w:val="Code"/>
        <w:pBdr>
          <w:left w:val="single" w:sz="4" w:space="0" w:color="000000"/>
        </w:pBdr>
      </w:pPr>
      <w:r w:rsidRPr="00906B09">
        <w:t>FIELD_GROUP=1</w:t>
      </w:r>
    </w:p>
    <w:p w14:paraId="20C7855D" w14:textId="77777777" w:rsidR="00B64610" w:rsidRPr="00906B09" w:rsidRDefault="00B64610" w:rsidP="00B64610">
      <w:pPr>
        <w:pStyle w:val="Code"/>
        <w:pBdr>
          <w:left w:val="single" w:sz="4" w:space="0" w:color="000000"/>
        </w:pBdr>
      </w:pPr>
      <w:r w:rsidRPr="00906B09">
        <w:t>DISPLAY_MINVALUE=0.00000</w:t>
      </w:r>
    </w:p>
    <w:p w14:paraId="21540D70" w14:textId="77777777" w:rsidR="00B64610" w:rsidRPr="00906B09" w:rsidRDefault="00B64610" w:rsidP="00B64610">
      <w:pPr>
        <w:pStyle w:val="Code"/>
        <w:pBdr>
          <w:left w:val="single" w:sz="4" w:space="0" w:color="000000"/>
        </w:pBdr>
      </w:pPr>
      <w:r w:rsidRPr="00906B09">
        <w:t>DISPLAY_MAXVALUE=50.000</w:t>
      </w:r>
    </w:p>
    <w:p w14:paraId="3094548F" w14:textId="77777777" w:rsidR="00B64610" w:rsidRPr="00906B09" w:rsidRDefault="00B64610" w:rsidP="00B64610">
      <w:pPr>
        <w:pStyle w:val="Code"/>
        <w:pBdr>
          <w:left w:val="single" w:sz="4" w:space="0" w:color="000000"/>
        </w:pBdr>
      </w:pPr>
      <w:r w:rsidRPr="00906B09">
        <w:t>DISPLAY_CONTOUR=N</w:t>
      </w:r>
    </w:p>
    <w:p w14:paraId="457CC7BE" w14:textId="77777777" w:rsidR="00B64610" w:rsidRPr="00906B09" w:rsidRDefault="00B64610" w:rsidP="00B64610">
      <w:pPr>
        <w:pStyle w:val="Code"/>
        <w:pBdr>
          <w:left w:val="single" w:sz="4" w:space="0" w:color="000000"/>
        </w:pBdr>
      </w:pPr>
      <w:r w:rsidRPr="00906B09">
        <w:t>DISPLAY_SOLID_COLOR =Y</w:t>
      </w:r>
    </w:p>
    <w:p w14:paraId="5F079D09" w14:textId="77777777" w:rsidR="00B64610" w:rsidRPr="00906B09" w:rsidRDefault="00B64610" w:rsidP="00B64610">
      <w:pPr>
        <w:pStyle w:val="Code"/>
        <w:pBdr>
          <w:left w:val="single" w:sz="4" w:space="0" w:color="000000"/>
        </w:pBdr>
      </w:pPr>
      <w:r w:rsidRPr="00906B09">
        <w:t>DISPLAY_COLORTABLE=DV</w:t>
      </w:r>
    </w:p>
    <w:p w14:paraId="42205A61" w14:textId="77777777" w:rsidR="00B64610" w:rsidRPr="00906B09" w:rsidRDefault="00B64610" w:rsidP="000C23ED">
      <w:pPr>
        <w:pStyle w:val="Caption"/>
      </w:pPr>
      <w:bookmarkStart w:id="476" w:name="_Toc449978564"/>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29</w:t>
      </w:r>
      <w:r w:rsidR="00172F16" w:rsidRPr="00906B09">
        <w:fldChar w:fldCharType="end"/>
      </w:r>
      <w:r w:rsidRPr="00906B09">
        <w:t>: Example ‘display’ parameter file</w:t>
      </w:r>
      <w:bookmarkEnd w:id="476"/>
    </w:p>
    <w:p w14:paraId="6E381B98" w14:textId="77777777" w:rsidR="00B64610" w:rsidRPr="00906B09" w:rsidRDefault="00B64610" w:rsidP="00B64610"/>
    <w:p w14:paraId="798786AF" w14:textId="77777777" w:rsidR="00B64610" w:rsidRPr="00906B09" w:rsidRDefault="00B64610" w:rsidP="00B64610">
      <w:r w:rsidRPr="00906B09">
        <w:t>You open the visualisation tool by typing:</w:t>
      </w:r>
    </w:p>
    <w:p w14:paraId="5F46DA23" w14:textId="77777777" w:rsidR="00B64610" w:rsidRPr="00906B09" w:rsidRDefault="00B64610" w:rsidP="00B64610">
      <w:pPr>
        <w:ind w:left="568"/>
        <w:rPr>
          <w:b/>
        </w:rPr>
      </w:pPr>
      <w:r w:rsidRPr="00906B09">
        <w:rPr>
          <w:b/>
        </w:rPr>
        <w:t>‘BratDisplay.exe command_file.par’</w:t>
      </w:r>
    </w:p>
    <w:p w14:paraId="3C2B6694" w14:textId="77777777" w:rsidR="00B64610" w:rsidRPr="00906B09" w:rsidRDefault="00B64610" w:rsidP="00B64610"/>
    <w:p w14:paraId="680B0AE3" w14:textId="77777777" w:rsidR="007011C9" w:rsidRPr="00906B09" w:rsidRDefault="007011C9" w:rsidP="007011C9">
      <w:pPr>
        <w:pStyle w:val="Heading2"/>
      </w:pPr>
      <w:bookmarkStart w:id="477" w:name="_Toc449978492"/>
      <w:r w:rsidRPr="00906B09">
        <w:lastRenderedPageBreak/>
        <w:t>Using the parameter files to process many datasets</w:t>
      </w:r>
      <w:bookmarkEnd w:id="477"/>
    </w:p>
    <w:p w14:paraId="0AAD9F7A" w14:textId="77777777" w:rsidR="00BA50DE" w:rsidRPr="00906B09" w:rsidRDefault="00BA50DE" w:rsidP="00BA50DE">
      <w:r w:rsidRPr="00906B09">
        <w:t>A typical case in which using the parameter files will be much easier than using the GUI is when you want to process the same operation on all the altimetry satellite cycles or for a long series of them. Parameter files enable you to write a script that will process the same operation on a number of files.</w:t>
      </w:r>
    </w:p>
    <w:p w14:paraId="41CBCC35" w14:textId="77777777" w:rsidR="007011C9" w:rsidRPr="00906B09" w:rsidRDefault="00BA50DE" w:rsidP="00BA50DE">
      <w:r w:rsidRPr="00906B09">
        <w:t>You can either write the parameter file directly, or you can make the parameter file through the GUI, test it on one cycle and then modify it (right-click) by replacing the cycle number by a character that will be replaced consecutively by a list of cycle numbers through a script;</w:t>
      </w:r>
    </w:p>
    <w:p w14:paraId="4265F2A2" w14:textId="77777777" w:rsidR="00BA50DE" w:rsidRPr="00906B09" w:rsidRDefault="00BA50DE" w:rsidP="00BA50DE"/>
    <w:p w14:paraId="5C1A0179" w14:textId="77777777" w:rsidR="001A68DB" w:rsidRPr="00906B09" w:rsidRDefault="001A68DB" w:rsidP="001A68DB">
      <w:pPr>
        <w:pStyle w:val="Code"/>
      </w:pPr>
      <w:r w:rsidRPr="00906B09">
        <w:t>#!/usr/bin/env BratCreateZFXY</w:t>
      </w:r>
    </w:p>
    <w:p w14:paraId="6CB769E1" w14:textId="77777777" w:rsidR="001A68DB" w:rsidRPr="00906B09" w:rsidRDefault="001A68DB" w:rsidP="001A68DB">
      <w:pPr>
        <w:pStyle w:val="Code"/>
      </w:pPr>
      <w:r w:rsidRPr="00906B09">
        <w:t># SRC_DATA_DIR and CYCLE are environment variables that can be set in a shell # script</w:t>
      </w:r>
    </w:p>
    <w:p w14:paraId="5365BE4B" w14:textId="77777777" w:rsidR="001A68DB" w:rsidRPr="00906B09" w:rsidRDefault="001A68DB" w:rsidP="001A68DB">
      <w:pPr>
        <w:pStyle w:val="Code"/>
      </w:pPr>
    </w:p>
    <w:p w14:paraId="01423045" w14:textId="77777777" w:rsidR="001A68DB" w:rsidRPr="00906B09" w:rsidRDefault="001A68DB" w:rsidP="001A68DB">
      <w:pPr>
        <w:pStyle w:val="Code"/>
      </w:pPr>
      <w:r w:rsidRPr="00906B09">
        <w:t>FILE=${SRC_DATA_DIR}/JA1_GDR_2PAP${CYCLE}_001.CNES</w:t>
      </w:r>
    </w:p>
    <w:p w14:paraId="6342858E" w14:textId="77777777" w:rsidR="001A68DB" w:rsidRPr="00906B09" w:rsidRDefault="001A68DB" w:rsidP="001A68DB">
      <w:pPr>
        <w:pStyle w:val="Code"/>
      </w:pPr>
      <w:r w:rsidRPr="00906B09">
        <w:t>FILE=${SRC_DATA_DIR}/JA1_GDR_2PAP${CYCLE}_002.CNES</w:t>
      </w:r>
    </w:p>
    <w:p w14:paraId="0A0A8529" w14:textId="77777777" w:rsidR="001A68DB" w:rsidRPr="00906B09" w:rsidRDefault="001A68DB" w:rsidP="001A68DB">
      <w:pPr>
        <w:pStyle w:val="Code"/>
      </w:pPr>
      <w:r w:rsidRPr="00906B09">
        <w:t>FILE=${SRC_DATA_DIR}/JA1_GDR_2PAP${CYCLE}_003.CNES</w:t>
      </w:r>
    </w:p>
    <w:p w14:paraId="50A33C67" w14:textId="77777777" w:rsidR="001A68DB" w:rsidRPr="00906B09" w:rsidRDefault="001A68DB" w:rsidP="001A68DB">
      <w:pPr>
        <w:pStyle w:val="Code"/>
      </w:pPr>
    </w:p>
    <w:p w14:paraId="21511256" w14:textId="77777777" w:rsidR="001A68DB" w:rsidRPr="00906B09" w:rsidRDefault="001A68DB" w:rsidP="001A68DB">
      <w:pPr>
        <w:pStyle w:val="Code"/>
      </w:pPr>
      <w:r w:rsidRPr="00906B09">
        <w:t>RECORD = data</w:t>
      </w:r>
    </w:p>
    <w:p w14:paraId="3E393BB1" w14:textId="77777777" w:rsidR="001A68DB" w:rsidRPr="00906B09" w:rsidRDefault="001A68DB" w:rsidP="001A68DB">
      <w:pPr>
        <w:pStyle w:val="Code"/>
      </w:pPr>
      <w:r w:rsidRPr="00906B09">
        <w:t>VERBOSE = 2</w:t>
      </w:r>
    </w:p>
    <w:p w14:paraId="34B3D5F6" w14:textId="77777777" w:rsidR="001A68DB" w:rsidRPr="00906B09" w:rsidRDefault="001A68DB" w:rsidP="001A68DB">
      <w:pPr>
        <w:pStyle w:val="Code"/>
      </w:pPr>
    </w:p>
    <w:p w14:paraId="7223FDFB" w14:textId="77777777" w:rsidR="001A68DB" w:rsidRPr="00906B09" w:rsidRDefault="001A68DB" w:rsidP="001A68DB">
      <w:pPr>
        <w:pStyle w:val="Code"/>
      </w:pPr>
      <w:r w:rsidRPr="00906B09">
        <w:t>ALIAS_NAME</w:t>
      </w:r>
      <w:r w:rsidRPr="00906B09">
        <w:tab/>
        <w:t>= SLA_JASON</w:t>
      </w:r>
    </w:p>
    <w:p w14:paraId="69D36830" w14:textId="77777777" w:rsidR="001A68DB" w:rsidRPr="00906B09" w:rsidRDefault="001A68DB" w:rsidP="001A68DB">
      <w:pPr>
        <w:pStyle w:val="Code"/>
      </w:pPr>
      <w:r w:rsidRPr="00906B09">
        <w:t>ALIAS_VALUE</w:t>
      </w:r>
      <w:r w:rsidRPr="00906B09">
        <w:tab/>
        <w:t>= altitude - range_ku - model_dry_tropo_corr - inv_bar_corr - (ocean_tide_sol1 + ocean_tide_equil + load_tide_sol1) - solid_earth_tide - pole_tide - sea_state_bias_ku - iono_corr_alt_ku - rad_wet_tropo_corr - mss</w:t>
      </w:r>
    </w:p>
    <w:p w14:paraId="6E50E9C1" w14:textId="77777777" w:rsidR="001A68DB" w:rsidRPr="00906B09" w:rsidRDefault="001A68DB" w:rsidP="001A68DB">
      <w:pPr>
        <w:pStyle w:val="Code"/>
      </w:pPr>
    </w:p>
    <w:p w14:paraId="312475AB" w14:textId="77777777" w:rsidR="001A68DB" w:rsidRPr="00906B09" w:rsidRDefault="001A68DB" w:rsidP="001A68DB">
      <w:pPr>
        <w:pStyle w:val="Code"/>
      </w:pPr>
      <w:r w:rsidRPr="00906B09">
        <w:t>X</w:t>
      </w:r>
      <w:r w:rsidRPr="00906B09">
        <w:tab/>
        <w:t>= longitude</w:t>
      </w:r>
    </w:p>
    <w:p w14:paraId="5EC2F1F8" w14:textId="77777777" w:rsidR="001A68DB" w:rsidRPr="00906B09" w:rsidRDefault="001A68DB" w:rsidP="001A68DB">
      <w:pPr>
        <w:pStyle w:val="Code"/>
      </w:pPr>
      <w:r w:rsidRPr="00906B09">
        <w:t>X_TYPE</w:t>
      </w:r>
      <w:r w:rsidRPr="00906B09">
        <w:tab/>
        <w:t>= longitude</w:t>
      </w:r>
    </w:p>
    <w:p w14:paraId="77C9908E" w14:textId="77777777" w:rsidR="001A68DB" w:rsidRPr="00906B09" w:rsidRDefault="001A68DB" w:rsidP="001A68DB">
      <w:pPr>
        <w:pStyle w:val="Code"/>
      </w:pPr>
      <w:r w:rsidRPr="00906B09">
        <w:t>X_NAME</w:t>
      </w:r>
      <w:r w:rsidRPr="00906B09">
        <w:tab/>
        <w:t>= Longitude</w:t>
      </w:r>
    </w:p>
    <w:p w14:paraId="0ABB9325" w14:textId="77777777" w:rsidR="001A68DB" w:rsidRPr="00906B09" w:rsidRDefault="001A68DB" w:rsidP="001A68DB">
      <w:pPr>
        <w:pStyle w:val="Code"/>
      </w:pPr>
      <w:r w:rsidRPr="00906B09">
        <w:t>X_UNIT</w:t>
      </w:r>
      <w:r w:rsidRPr="00906B09">
        <w:tab/>
        <w:t>= DV</w:t>
      </w:r>
    </w:p>
    <w:p w14:paraId="5908BA26" w14:textId="77777777" w:rsidR="001A68DB" w:rsidRPr="00906B09" w:rsidRDefault="001A68DB" w:rsidP="001A68DB">
      <w:pPr>
        <w:pStyle w:val="Code"/>
      </w:pPr>
      <w:r w:rsidRPr="00906B09">
        <w:t>X_TITLE</w:t>
      </w:r>
      <w:r w:rsidRPr="00906B09">
        <w:tab/>
        <w:t>= Longitude</w:t>
      </w:r>
    </w:p>
    <w:p w14:paraId="3EDA1720" w14:textId="77777777" w:rsidR="001A68DB" w:rsidRPr="00906B09" w:rsidRDefault="001A68DB" w:rsidP="001A68DB">
      <w:pPr>
        <w:pStyle w:val="Code"/>
      </w:pPr>
      <w:r w:rsidRPr="00906B09">
        <w:t>X_MIN</w:t>
      </w:r>
      <w:r w:rsidRPr="00906B09">
        <w:tab/>
      </w:r>
      <w:r w:rsidRPr="00906B09">
        <w:tab/>
        <w:t>= DV</w:t>
      </w:r>
    </w:p>
    <w:p w14:paraId="4FB5FFDD" w14:textId="77777777" w:rsidR="001A68DB" w:rsidRPr="00906B09" w:rsidRDefault="001A68DB" w:rsidP="001A68DB">
      <w:pPr>
        <w:pStyle w:val="Code"/>
      </w:pPr>
      <w:r w:rsidRPr="00906B09">
        <w:t>X_MAX</w:t>
      </w:r>
      <w:r w:rsidRPr="00906B09">
        <w:tab/>
      </w:r>
      <w:r w:rsidRPr="00906B09">
        <w:tab/>
        <w:t>= DV</w:t>
      </w:r>
    </w:p>
    <w:p w14:paraId="1425A7F1" w14:textId="77777777" w:rsidR="001A68DB" w:rsidRPr="00906B09" w:rsidRDefault="001A68DB" w:rsidP="001A68DB">
      <w:pPr>
        <w:pStyle w:val="Code"/>
      </w:pPr>
      <w:r w:rsidRPr="00906B09">
        <w:t>X_INTERVALS</w:t>
      </w:r>
      <w:r w:rsidRPr="00906B09">
        <w:tab/>
        <w:t>= 1800</w:t>
      </w:r>
    </w:p>
    <w:p w14:paraId="03A87630" w14:textId="77777777" w:rsidR="001A68DB" w:rsidRPr="00906B09" w:rsidRDefault="001A68DB" w:rsidP="001A68DB">
      <w:pPr>
        <w:pStyle w:val="Code"/>
      </w:pPr>
    </w:p>
    <w:p w14:paraId="70CAB44D" w14:textId="77777777" w:rsidR="001A68DB" w:rsidRPr="00906B09" w:rsidRDefault="001A68DB" w:rsidP="001A68DB">
      <w:pPr>
        <w:pStyle w:val="Code"/>
      </w:pPr>
      <w:r w:rsidRPr="00906B09">
        <w:t>Y</w:t>
      </w:r>
      <w:r w:rsidRPr="00906B09">
        <w:tab/>
        <w:t>= latitude</w:t>
      </w:r>
    </w:p>
    <w:p w14:paraId="2B73D5E6" w14:textId="77777777" w:rsidR="001A68DB" w:rsidRPr="00906B09" w:rsidRDefault="001A68DB" w:rsidP="001A68DB">
      <w:pPr>
        <w:pStyle w:val="Code"/>
      </w:pPr>
      <w:r w:rsidRPr="00906B09">
        <w:t>Y_TYPE</w:t>
      </w:r>
      <w:r w:rsidRPr="00906B09">
        <w:tab/>
        <w:t>= latitude</w:t>
      </w:r>
    </w:p>
    <w:p w14:paraId="15E1B000" w14:textId="77777777" w:rsidR="001A68DB" w:rsidRPr="00906B09" w:rsidRDefault="001A68DB" w:rsidP="001A68DB">
      <w:pPr>
        <w:pStyle w:val="Code"/>
      </w:pPr>
      <w:r w:rsidRPr="00906B09">
        <w:t>Y_NAME</w:t>
      </w:r>
      <w:r w:rsidRPr="00906B09">
        <w:tab/>
        <w:t>= Latitude</w:t>
      </w:r>
    </w:p>
    <w:p w14:paraId="0E29A281" w14:textId="77777777" w:rsidR="001A68DB" w:rsidRPr="00906B09" w:rsidRDefault="001A68DB" w:rsidP="001A68DB">
      <w:pPr>
        <w:pStyle w:val="Code"/>
      </w:pPr>
      <w:r w:rsidRPr="00906B09">
        <w:t>Y_UNIT</w:t>
      </w:r>
      <w:r w:rsidRPr="00906B09">
        <w:tab/>
        <w:t>= DV</w:t>
      </w:r>
    </w:p>
    <w:p w14:paraId="6E4BF2AC" w14:textId="77777777" w:rsidR="001A68DB" w:rsidRPr="00906B09" w:rsidRDefault="001A68DB" w:rsidP="001A68DB">
      <w:pPr>
        <w:pStyle w:val="Code"/>
      </w:pPr>
      <w:r w:rsidRPr="00906B09">
        <w:t>Y_TITLE</w:t>
      </w:r>
      <w:r w:rsidRPr="00906B09">
        <w:tab/>
        <w:t>= Latitude</w:t>
      </w:r>
    </w:p>
    <w:p w14:paraId="72A99915" w14:textId="77777777" w:rsidR="001A68DB" w:rsidRPr="00906B09" w:rsidRDefault="001A68DB" w:rsidP="001A68DB">
      <w:pPr>
        <w:pStyle w:val="Code"/>
      </w:pPr>
      <w:r w:rsidRPr="00906B09">
        <w:t>Y_MIN</w:t>
      </w:r>
      <w:r w:rsidRPr="00906B09">
        <w:tab/>
      </w:r>
      <w:r w:rsidRPr="00906B09">
        <w:tab/>
        <w:t>= DV</w:t>
      </w:r>
    </w:p>
    <w:p w14:paraId="6F62AA58" w14:textId="77777777" w:rsidR="001A68DB" w:rsidRPr="00906B09" w:rsidRDefault="001A68DB" w:rsidP="001A68DB">
      <w:pPr>
        <w:pStyle w:val="Code"/>
      </w:pPr>
      <w:r w:rsidRPr="00906B09">
        <w:t>Y_MAX</w:t>
      </w:r>
      <w:r w:rsidRPr="00906B09">
        <w:tab/>
      </w:r>
      <w:r w:rsidRPr="00906B09">
        <w:tab/>
        <w:t>= DV</w:t>
      </w:r>
    </w:p>
    <w:p w14:paraId="372DEB94" w14:textId="77777777" w:rsidR="001A68DB" w:rsidRPr="00906B09" w:rsidRDefault="001A68DB" w:rsidP="001A68DB">
      <w:pPr>
        <w:pStyle w:val="Code"/>
      </w:pPr>
      <w:r w:rsidRPr="00906B09">
        <w:t>Y_INTERVALS</w:t>
      </w:r>
      <w:r w:rsidRPr="00906B09">
        <w:tab/>
        <w:t>= 900</w:t>
      </w:r>
    </w:p>
    <w:p w14:paraId="77B35F1C" w14:textId="77777777" w:rsidR="001A68DB" w:rsidRPr="00906B09" w:rsidRDefault="001A68DB" w:rsidP="001A68DB">
      <w:pPr>
        <w:pStyle w:val="Code"/>
      </w:pPr>
    </w:p>
    <w:p w14:paraId="3754A6EA" w14:textId="77777777" w:rsidR="001A68DB" w:rsidRPr="00906B09" w:rsidRDefault="001A68DB" w:rsidP="001A68DB">
      <w:pPr>
        <w:pStyle w:val="Code"/>
      </w:pPr>
      <w:r w:rsidRPr="00906B09">
        <w:t># SLA_JASON is an alias see ALIAS_NAME and ALIAS_VALUE above</w:t>
      </w:r>
    </w:p>
    <w:p w14:paraId="45942EA8" w14:textId="77777777" w:rsidR="001A68DB" w:rsidRPr="00906B09" w:rsidRDefault="001A68DB" w:rsidP="001A68DB">
      <w:pPr>
        <w:pStyle w:val="Code"/>
      </w:pPr>
      <w:r w:rsidRPr="00906B09">
        <w:t>FIELD</w:t>
      </w:r>
      <w:r w:rsidRPr="00906B09">
        <w:tab/>
        <w:t>= %{SLA_JASON}</w:t>
      </w:r>
    </w:p>
    <w:p w14:paraId="60CEC017" w14:textId="77777777" w:rsidR="001A68DB" w:rsidRPr="00906B09" w:rsidRDefault="001A68DB" w:rsidP="001A68DB">
      <w:pPr>
        <w:pStyle w:val="Code"/>
      </w:pPr>
      <w:r w:rsidRPr="00906B09">
        <w:t>FIELD_TYPE</w:t>
      </w:r>
      <w:r w:rsidRPr="00906B09">
        <w:tab/>
        <w:t>= data</w:t>
      </w:r>
    </w:p>
    <w:p w14:paraId="76AC231F" w14:textId="77777777" w:rsidR="001A68DB" w:rsidRPr="00906B09" w:rsidRDefault="001A68DB" w:rsidP="001A68DB">
      <w:pPr>
        <w:pStyle w:val="Code"/>
      </w:pPr>
      <w:r w:rsidRPr="00906B09">
        <w:t>FIELD_NAME</w:t>
      </w:r>
      <w:r w:rsidRPr="00906B09">
        <w:tab/>
        <w:t>= SLA</w:t>
      </w:r>
    </w:p>
    <w:p w14:paraId="44CC4443" w14:textId="77777777" w:rsidR="001A68DB" w:rsidRPr="00906B09" w:rsidRDefault="001A68DB" w:rsidP="001A68DB">
      <w:pPr>
        <w:pStyle w:val="Code"/>
      </w:pPr>
      <w:r w:rsidRPr="00906B09">
        <w:t>FIELD_UNIT</w:t>
      </w:r>
      <w:r w:rsidRPr="00906B09">
        <w:tab/>
        <w:t>= m</w:t>
      </w:r>
    </w:p>
    <w:p w14:paraId="6B639CAC" w14:textId="77777777" w:rsidR="001A68DB" w:rsidRPr="00906B09" w:rsidRDefault="001A68DB" w:rsidP="001A68DB">
      <w:pPr>
        <w:pStyle w:val="Code"/>
      </w:pPr>
      <w:r w:rsidRPr="00906B09">
        <w:t>FIELD_TITLE</w:t>
      </w:r>
      <w:r w:rsidRPr="00906B09">
        <w:tab/>
        <w:t>= Sea Level Anomalies - Cycle ${CYCLE}</w:t>
      </w:r>
    </w:p>
    <w:p w14:paraId="677E669F" w14:textId="77777777" w:rsidR="001A68DB" w:rsidRPr="00906B09" w:rsidRDefault="001A68DB" w:rsidP="001A68DB">
      <w:pPr>
        <w:pStyle w:val="Code"/>
      </w:pPr>
      <w:r w:rsidRPr="00906B09">
        <w:t>FIELD_FILTER</w:t>
      </w:r>
      <w:r w:rsidRPr="00906B09">
        <w:tab/>
        <w:t>= LOESS_EXTRAPOLATE</w:t>
      </w:r>
    </w:p>
    <w:p w14:paraId="7733D094" w14:textId="77777777" w:rsidR="001A68DB" w:rsidRPr="00906B09" w:rsidRDefault="001A68DB" w:rsidP="001A68DB">
      <w:pPr>
        <w:pStyle w:val="Code"/>
      </w:pPr>
      <w:r w:rsidRPr="00906B09">
        <w:t>X_LOESS_CUTOFF</w:t>
      </w:r>
      <w:r w:rsidRPr="00906B09">
        <w:tab/>
        <w:t>= 5</w:t>
      </w:r>
    </w:p>
    <w:p w14:paraId="19D5B069" w14:textId="77777777" w:rsidR="001A68DB" w:rsidRPr="00906B09" w:rsidRDefault="001A68DB" w:rsidP="001A68DB">
      <w:pPr>
        <w:pStyle w:val="Code"/>
      </w:pPr>
      <w:r w:rsidRPr="00906B09">
        <w:t>Y_LOESS_CUTOFF</w:t>
      </w:r>
      <w:r w:rsidRPr="00906B09">
        <w:tab/>
        <w:t>= 5</w:t>
      </w:r>
    </w:p>
    <w:p w14:paraId="35DD5C53" w14:textId="77777777" w:rsidR="001A68DB" w:rsidRPr="00906B09" w:rsidRDefault="001A68DB" w:rsidP="001A68DB">
      <w:pPr>
        <w:pStyle w:val="Code"/>
      </w:pPr>
    </w:p>
    <w:p w14:paraId="082BAE21" w14:textId="77777777" w:rsidR="001A68DB" w:rsidRPr="00906B09" w:rsidRDefault="001A68DB" w:rsidP="001A68DB">
      <w:pPr>
        <w:pStyle w:val="Code"/>
      </w:pPr>
      <w:r w:rsidRPr="00906B09">
        <w:t>SELECT = is_bounded(-1.0, %{SLA_JASON},1.0)</w:t>
      </w:r>
    </w:p>
    <w:p w14:paraId="0EC3D087" w14:textId="77777777" w:rsidR="001A68DB" w:rsidRPr="00906B09" w:rsidRDefault="001A68DB" w:rsidP="001A68DB">
      <w:pPr>
        <w:pStyle w:val="Code"/>
      </w:pPr>
    </w:p>
    <w:p w14:paraId="092388CA" w14:textId="77777777" w:rsidR="001A68DB" w:rsidRPr="00906B09" w:rsidRDefault="001A68DB" w:rsidP="001A68DB">
      <w:pPr>
        <w:pStyle w:val="Code"/>
      </w:pPr>
      <w:r w:rsidRPr="00906B09">
        <w:t>OUTPUT</w:t>
      </w:r>
      <w:r w:rsidRPr="00906B09">
        <w:tab/>
      </w:r>
      <w:r w:rsidRPr="00906B09">
        <w:tab/>
        <w:t>= ${BRATHL_DATA_DIR}/JasonSLA${CYCLE}.nc</w:t>
      </w:r>
    </w:p>
    <w:p w14:paraId="33435446" w14:textId="77777777" w:rsidR="001A68DB" w:rsidRPr="00906B09" w:rsidRDefault="001A68DB" w:rsidP="001A68DB">
      <w:pPr>
        <w:pStyle w:val="Code"/>
      </w:pPr>
      <w:r w:rsidRPr="00906B09">
        <w:t>OUTPUT_TITLE</w:t>
      </w:r>
      <w:r w:rsidRPr="00906B09">
        <w:tab/>
        <w:t>= Jason - Cycle ${CYCLE}</w:t>
      </w:r>
    </w:p>
    <w:p w14:paraId="3904BF52" w14:textId="77777777" w:rsidR="001A68DB" w:rsidRPr="00906B09" w:rsidRDefault="001A68DB" w:rsidP="001A68DB">
      <w:pPr>
        <w:pStyle w:val="Standard"/>
        <w:pBdr>
          <w:top w:val="single" w:sz="4" w:space="1" w:color="000000"/>
          <w:left w:val="single" w:sz="4" w:space="4" w:color="000000"/>
          <w:bottom w:val="single" w:sz="4" w:space="1" w:color="000000"/>
          <w:right w:val="single" w:sz="4" w:space="4" w:color="000000"/>
        </w:pBdr>
        <w:rPr>
          <w:rFonts w:ascii="Courier New" w:hAnsi="Courier New" w:cs="Courier New"/>
        </w:rPr>
      </w:pPr>
    </w:p>
    <w:p w14:paraId="062C87FB" w14:textId="77777777" w:rsidR="00BA50DE" w:rsidRPr="00906B09" w:rsidRDefault="001A68DB" w:rsidP="000C23ED">
      <w:pPr>
        <w:pStyle w:val="Caption"/>
      </w:pPr>
      <w:bookmarkStart w:id="478" w:name="_Toc449978565"/>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30</w:t>
      </w:r>
      <w:r w:rsidR="00172F16" w:rsidRPr="00906B09">
        <w:fldChar w:fldCharType="end"/>
      </w:r>
      <w:r w:rsidRPr="00906B09">
        <w:t>: An example parameter file for creating output netCDF for several cycles (SLA from Jason-1 GDRs)</w:t>
      </w:r>
      <w:bookmarkEnd w:id="478"/>
    </w:p>
    <w:p w14:paraId="75695DD4" w14:textId="77777777" w:rsidR="001A68DB" w:rsidRPr="00906B09" w:rsidRDefault="001A68DB" w:rsidP="001A68DB"/>
    <w:p w14:paraId="66419050" w14:textId="77777777" w:rsidR="001A68DB" w:rsidRPr="00906B09" w:rsidRDefault="001A68DB" w:rsidP="001A68DB">
      <w:pPr>
        <w:pStyle w:val="Code"/>
      </w:pPr>
      <w:r w:rsidRPr="00906B09">
        <w:lastRenderedPageBreak/>
        <w:t>REM Set the cycle number</w:t>
      </w:r>
    </w:p>
    <w:p w14:paraId="7C4A4877" w14:textId="77777777" w:rsidR="001A68DB" w:rsidRPr="00906B09" w:rsidRDefault="001A68DB" w:rsidP="001A68DB">
      <w:pPr>
        <w:pStyle w:val="Code"/>
      </w:pPr>
      <w:r w:rsidRPr="00906B09">
        <w:t>SET CYCLE=109</w:t>
      </w:r>
    </w:p>
    <w:p w14:paraId="48CB03A7" w14:textId="77777777" w:rsidR="001A68DB" w:rsidRPr="00906B09" w:rsidRDefault="001A68DB" w:rsidP="001A68DB">
      <w:pPr>
        <w:pStyle w:val="Code"/>
      </w:pPr>
    </w:p>
    <w:p w14:paraId="2F57F26A" w14:textId="77777777" w:rsidR="001A68DB" w:rsidRPr="00906B09" w:rsidRDefault="001A68DB" w:rsidP="001A68DB">
      <w:pPr>
        <w:pStyle w:val="Code"/>
      </w:pPr>
      <w:r w:rsidRPr="00906B09">
        <w:t>REM Set the data source path</w:t>
      </w:r>
    </w:p>
    <w:p w14:paraId="5BFB90B1" w14:textId="77777777" w:rsidR="001A68DB" w:rsidRPr="00906B09" w:rsidRDefault="001A68DB" w:rsidP="001A68DB">
      <w:pPr>
        <w:pStyle w:val="Code"/>
      </w:pPr>
      <w:r w:rsidRPr="00906B09">
        <w:t>SET SRC_DATA_DIR=D:\data\gdr_jason\cycle_%CYCLE%</w:t>
      </w:r>
    </w:p>
    <w:p w14:paraId="5CEABB61" w14:textId="77777777" w:rsidR="001A68DB" w:rsidRPr="00906B09" w:rsidRDefault="001A68DB" w:rsidP="001A68DB">
      <w:pPr>
        <w:pStyle w:val="Code"/>
      </w:pPr>
    </w:p>
    <w:p w14:paraId="3423535A" w14:textId="77777777" w:rsidR="001A68DB" w:rsidRPr="00906B09" w:rsidRDefault="001A68DB" w:rsidP="001A68DB">
      <w:pPr>
        <w:pStyle w:val="Code"/>
      </w:pPr>
      <w:r w:rsidRPr="00906B09">
        <w:t>REM Launch 'BRAT create Z=F(X,Y)' process</w:t>
      </w:r>
    </w:p>
    <w:p w14:paraId="4A4178BD" w14:textId="77777777" w:rsidR="001A68DB" w:rsidRPr="00906B09" w:rsidRDefault="001A68DB" w:rsidP="001A68DB">
      <w:pPr>
        <w:pStyle w:val="Code"/>
      </w:pPr>
      <w:r w:rsidRPr="00906B09">
        <w:t>BratCreateZFXY C:\BRAT\MyCmdPath\BratCreateZFXYJasonSLASample.par</w:t>
      </w:r>
    </w:p>
    <w:p w14:paraId="4CC1CAB8" w14:textId="77777777" w:rsidR="001A68DB" w:rsidRPr="00906B09" w:rsidRDefault="001A68DB" w:rsidP="001A68DB">
      <w:pPr>
        <w:pStyle w:val="Code"/>
      </w:pPr>
    </w:p>
    <w:p w14:paraId="418AC970" w14:textId="77777777" w:rsidR="001A68DB" w:rsidRPr="00906B09" w:rsidRDefault="001A68DB" w:rsidP="001A68DB">
      <w:pPr>
        <w:pStyle w:val="Code"/>
      </w:pPr>
      <w:r w:rsidRPr="00906B09">
        <w:t>REM ------------------------------</w:t>
      </w:r>
    </w:p>
    <w:p w14:paraId="045EAA4E" w14:textId="77777777" w:rsidR="001A68DB" w:rsidRPr="00906B09" w:rsidRDefault="001A68DB" w:rsidP="001A68DB">
      <w:pPr>
        <w:pStyle w:val="Code"/>
      </w:pPr>
    </w:p>
    <w:p w14:paraId="3EB812EE" w14:textId="77777777" w:rsidR="001A68DB" w:rsidRPr="00906B09" w:rsidRDefault="001A68DB" w:rsidP="001A68DB">
      <w:pPr>
        <w:pStyle w:val="Code"/>
      </w:pPr>
      <w:r w:rsidRPr="00906B09">
        <w:t>REM Set another cycle number</w:t>
      </w:r>
    </w:p>
    <w:p w14:paraId="36BB0ED3" w14:textId="77777777" w:rsidR="001A68DB" w:rsidRPr="00906B09" w:rsidRDefault="001A68DB" w:rsidP="001A68DB">
      <w:pPr>
        <w:pStyle w:val="Code"/>
      </w:pPr>
      <w:r w:rsidRPr="00906B09">
        <w:t>SET CYCLE=110</w:t>
      </w:r>
    </w:p>
    <w:p w14:paraId="413490BD" w14:textId="77777777" w:rsidR="001A68DB" w:rsidRPr="00906B09" w:rsidRDefault="001A68DB" w:rsidP="001A68DB">
      <w:pPr>
        <w:pStyle w:val="Code"/>
      </w:pPr>
    </w:p>
    <w:p w14:paraId="18A18591" w14:textId="77777777" w:rsidR="001A68DB" w:rsidRPr="00906B09" w:rsidRDefault="001A68DB" w:rsidP="001A68DB">
      <w:pPr>
        <w:pStyle w:val="Code"/>
      </w:pPr>
      <w:r w:rsidRPr="00906B09">
        <w:t>REM Set the data source path</w:t>
      </w:r>
    </w:p>
    <w:p w14:paraId="078DDC87" w14:textId="77777777" w:rsidR="001A68DB" w:rsidRPr="00906B09" w:rsidRDefault="001A68DB" w:rsidP="001A68DB">
      <w:pPr>
        <w:pStyle w:val="Code"/>
      </w:pPr>
      <w:r w:rsidRPr="00906B09">
        <w:t>SET SRC_DATA_DIR=D:\data\gdr_jason\cycle_%CYCLE%</w:t>
      </w:r>
    </w:p>
    <w:p w14:paraId="6851DA24" w14:textId="77777777" w:rsidR="001A68DB" w:rsidRPr="00906B09" w:rsidRDefault="001A68DB" w:rsidP="001A68DB">
      <w:pPr>
        <w:pStyle w:val="Code"/>
      </w:pPr>
    </w:p>
    <w:p w14:paraId="272A92A3" w14:textId="77777777" w:rsidR="001A68DB" w:rsidRPr="00906B09" w:rsidRDefault="001A68DB" w:rsidP="001A68DB">
      <w:pPr>
        <w:pStyle w:val="Code"/>
      </w:pPr>
      <w:r w:rsidRPr="00906B09">
        <w:t>REM Launch 'BRAT create Z=F(X,Y)' process</w:t>
      </w:r>
    </w:p>
    <w:p w14:paraId="27483ED9" w14:textId="77777777" w:rsidR="001A68DB" w:rsidRPr="00906B09" w:rsidRDefault="001A68DB" w:rsidP="001A68DB">
      <w:pPr>
        <w:pStyle w:val="Code"/>
      </w:pPr>
      <w:r w:rsidRPr="00906B09">
        <w:t>BratCreateZFXY C:\BRAT\MyCmdPath\BratCreateZFXYJasonSLASample.par</w:t>
      </w:r>
    </w:p>
    <w:p w14:paraId="199FD730" w14:textId="77777777" w:rsidR="001A68DB" w:rsidRPr="00906B09" w:rsidRDefault="001A68DB" w:rsidP="000C23ED">
      <w:pPr>
        <w:pStyle w:val="Caption"/>
      </w:pPr>
      <w:bookmarkStart w:id="479" w:name="_Toc449978566"/>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31</w:t>
      </w:r>
      <w:r w:rsidR="00172F16" w:rsidRPr="00906B09">
        <w:fldChar w:fldCharType="end"/>
      </w:r>
      <w:r w:rsidRPr="00906B09">
        <w:t>: An example script for DOS (to be inserted in a .bat file) to launch a parameter file over several cycles</w:t>
      </w:r>
      <w:bookmarkEnd w:id="479"/>
    </w:p>
    <w:p w14:paraId="240F0370" w14:textId="77777777" w:rsidR="001A68DB" w:rsidRPr="00906B09" w:rsidRDefault="001A68DB" w:rsidP="001A68DB"/>
    <w:p w14:paraId="6F039F99" w14:textId="77777777" w:rsidR="001A68DB" w:rsidRPr="00906B09" w:rsidRDefault="001A68DB" w:rsidP="001A68DB">
      <w:pPr>
        <w:pStyle w:val="Code"/>
      </w:pPr>
      <w:r w:rsidRPr="00906B09">
        <w:t>#!/bin/bash</w:t>
      </w:r>
    </w:p>
    <w:p w14:paraId="790EAE75" w14:textId="77777777" w:rsidR="001A68DB" w:rsidRPr="00906B09" w:rsidRDefault="001A68DB" w:rsidP="001A68DB">
      <w:pPr>
        <w:pStyle w:val="Code"/>
      </w:pPr>
      <w:r w:rsidRPr="00906B09">
        <w:t># BratCreateZFXYJasonSLASample.sh</w:t>
      </w:r>
    </w:p>
    <w:p w14:paraId="4347C4B3" w14:textId="77777777" w:rsidR="001A68DB" w:rsidRPr="00906B09" w:rsidRDefault="001A68DB" w:rsidP="001A68DB">
      <w:pPr>
        <w:pStyle w:val="Code"/>
      </w:pPr>
    </w:p>
    <w:p w14:paraId="3351ED28" w14:textId="77777777" w:rsidR="001A68DB" w:rsidRPr="00906B09" w:rsidRDefault="001A68DB" w:rsidP="001A68DB">
      <w:pPr>
        <w:pStyle w:val="Code"/>
      </w:pPr>
      <w:r w:rsidRPr="00906B09">
        <w:t># Set the cycle number</w:t>
      </w:r>
    </w:p>
    <w:p w14:paraId="6903E11C" w14:textId="77777777" w:rsidR="001A68DB" w:rsidRPr="00906B09" w:rsidRDefault="001A68DB" w:rsidP="001A68DB">
      <w:pPr>
        <w:pStyle w:val="Code"/>
      </w:pPr>
      <w:r w:rsidRPr="00906B09">
        <w:t>export CYCLE=109</w:t>
      </w:r>
    </w:p>
    <w:p w14:paraId="54DFD73F" w14:textId="77777777" w:rsidR="001A68DB" w:rsidRPr="00906B09" w:rsidRDefault="001A68DB" w:rsidP="001A68DB">
      <w:pPr>
        <w:pStyle w:val="Code"/>
      </w:pPr>
    </w:p>
    <w:p w14:paraId="2A517131" w14:textId="77777777" w:rsidR="001A68DB" w:rsidRPr="00906B09" w:rsidRDefault="001A68DB" w:rsidP="001A68DB">
      <w:pPr>
        <w:pStyle w:val="Code"/>
      </w:pPr>
      <w:r w:rsidRPr="00906B09">
        <w:t># Set the data source path</w:t>
      </w:r>
    </w:p>
    <w:p w14:paraId="11702E75" w14:textId="77777777" w:rsidR="001A68DB" w:rsidRPr="00906B09" w:rsidRDefault="001A68DB" w:rsidP="001A68DB">
      <w:pPr>
        <w:pStyle w:val="Code"/>
      </w:pPr>
      <w:r w:rsidRPr="00906B09">
        <w:t>export SRC_DATA_DIR=/data/gdr_jason/cycle_%CYCLE%</w:t>
      </w:r>
    </w:p>
    <w:p w14:paraId="17B30730" w14:textId="77777777" w:rsidR="001A68DB" w:rsidRPr="00906B09" w:rsidRDefault="001A68DB" w:rsidP="001A68DB">
      <w:pPr>
        <w:pStyle w:val="Code"/>
      </w:pPr>
    </w:p>
    <w:p w14:paraId="4A277742" w14:textId="77777777" w:rsidR="001A68DB" w:rsidRPr="00906B09" w:rsidRDefault="001A68DB" w:rsidP="001A68DB">
      <w:pPr>
        <w:pStyle w:val="Code"/>
      </w:pPr>
      <w:r w:rsidRPr="00906B09">
        <w:t># Launch 'BRAT create Z=F(X,Y)' process</w:t>
      </w:r>
    </w:p>
    <w:p w14:paraId="6716E901" w14:textId="77777777" w:rsidR="001A68DB" w:rsidRPr="00906B09" w:rsidRDefault="001A68DB" w:rsidP="001A68DB">
      <w:pPr>
        <w:pStyle w:val="Code"/>
      </w:pPr>
      <w:r w:rsidRPr="00906B09">
        <w:t>BratCreateZFXY BRAT/MyCmdPath/BratCreateZFXYJasonSLASample.par</w:t>
      </w:r>
    </w:p>
    <w:p w14:paraId="74F5B6E2" w14:textId="77777777" w:rsidR="001A68DB" w:rsidRPr="00906B09" w:rsidRDefault="001A68DB" w:rsidP="001A68DB">
      <w:pPr>
        <w:pStyle w:val="Code"/>
      </w:pPr>
    </w:p>
    <w:p w14:paraId="1175EF0B" w14:textId="77777777" w:rsidR="001A68DB" w:rsidRPr="00906B09" w:rsidRDefault="001A68DB" w:rsidP="001A68DB">
      <w:pPr>
        <w:pStyle w:val="Code"/>
      </w:pPr>
      <w:r w:rsidRPr="00906B09">
        <w:t># ------------------------------</w:t>
      </w:r>
    </w:p>
    <w:p w14:paraId="7460450C" w14:textId="77777777" w:rsidR="001A68DB" w:rsidRPr="00906B09" w:rsidRDefault="001A68DB" w:rsidP="001A68DB">
      <w:pPr>
        <w:pStyle w:val="Code"/>
      </w:pPr>
    </w:p>
    <w:p w14:paraId="2C45C536" w14:textId="77777777" w:rsidR="001A68DB" w:rsidRPr="00906B09" w:rsidRDefault="001A68DB" w:rsidP="001A68DB">
      <w:pPr>
        <w:pStyle w:val="Code"/>
      </w:pPr>
      <w:r w:rsidRPr="00906B09">
        <w:t># Set the cycle number</w:t>
      </w:r>
    </w:p>
    <w:p w14:paraId="0BAB792B" w14:textId="77777777" w:rsidR="001A68DB" w:rsidRPr="00906B09" w:rsidRDefault="001A68DB" w:rsidP="001A68DB">
      <w:pPr>
        <w:pStyle w:val="Code"/>
      </w:pPr>
      <w:r w:rsidRPr="00906B09">
        <w:t>export CYCLE=110</w:t>
      </w:r>
    </w:p>
    <w:p w14:paraId="4C542436" w14:textId="77777777" w:rsidR="001A68DB" w:rsidRPr="00906B09" w:rsidRDefault="001A68DB" w:rsidP="001A68DB">
      <w:pPr>
        <w:pStyle w:val="Code"/>
      </w:pPr>
    </w:p>
    <w:p w14:paraId="52FE114B" w14:textId="77777777" w:rsidR="001A68DB" w:rsidRPr="00906B09" w:rsidRDefault="001A68DB" w:rsidP="001A68DB">
      <w:pPr>
        <w:pStyle w:val="Code"/>
      </w:pPr>
      <w:r w:rsidRPr="00906B09">
        <w:t># Set the data source path</w:t>
      </w:r>
    </w:p>
    <w:p w14:paraId="77EA56BD" w14:textId="77777777" w:rsidR="001A68DB" w:rsidRPr="00906B09" w:rsidRDefault="001A68DB" w:rsidP="001A68DB">
      <w:pPr>
        <w:pStyle w:val="Code"/>
      </w:pPr>
      <w:r w:rsidRPr="00906B09">
        <w:t>export SRC_DATA_DIR=/data/gdr_jason/cycle_%CYCLE%</w:t>
      </w:r>
    </w:p>
    <w:p w14:paraId="740E9176" w14:textId="77777777" w:rsidR="001A68DB" w:rsidRPr="00906B09" w:rsidRDefault="001A68DB" w:rsidP="001A68DB">
      <w:pPr>
        <w:pStyle w:val="Code"/>
      </w:pPr>
    </w:p>
    <w:p w14:paraId="6DEF3EFF" w14:textId="77777777" w:rsidR="001A68DB" w:rsidRPr="00906B09" w:rsidRDefault="001A68DB" w:rsidP="001A68DB">
      <w:pPr>
        <w:pStyle w:val="Code"/>
      </w:pPr>
      <w:r w:rsidRPr="00906B09">
        <w:t># Launch 'BRAT create Z=F(X,Y)' process</w:t>
      </w:r>
    </w:p>
    <w:p w14:paraId="0E50A278" w14:textId="77777777" w:rsidR="001A68DB" w:rsidRPr="00906B09" w:rsidRDefault="001A68DB" w:rsidP="001A68DB">
      <w:pPr>
        <w:pStyle w:val="Code"/>
      </w:pPr>
      <w:r w:rsidRPr="00906B09">
        <w:t>BratCreateZFXY BRAT/MyCmdPath/BratCreateZFXYJasonSLASample.par</w:t>
      </w:r>
    </w:p>
    <w:p w14:paraId="46758360" w14:textId="77777777" w:rsidR="001A68DB" w:rsidRPr="00906B09" w:rsidRDefault="001A68DB" w:rsidP="000C23ED">
      <w:pPr>
        <w:pStyle w:val="Caption"/>
      </w:pPr>
      <w:bookmarkStart w:id="480" w:name="_Toc449978567"/>
      <w:r w:rsidRPr="00906B09">
        <w:t xml:space="preserve">Figure </w:t>
      </w:r>
      <w:r w:rsidR="00172F16" w:rsidRPr="00906B09">
        <w:fldChar w:fldCharType="begin"/>
      </w:r>
      <w:r w:rsidRPr="00906B09">
        <w:instrText xml:space="preserve"> SEQ Figure \* ARABIC </w:instrText>
      </w:r>
      <w:r w:rsidR="00172F16" w:rsidRPr="00906B09">
        <w:fldChar w:fldCharType="separate"/>
      </w:r>
      <w:r w:rsidR="00F62EB0">
        <w:rPr>
          <w:noProof/>
        </w:rPr>
        <w:t>32</w:t>
      </w:r>
      <w:r w:rsidR="00172F16" w:rsidRPr="00906B09">
        <w:fldChar w:fldCharType="end"/>
      </w:r>
      <w:r w:rsidRPr="00906B09">
        <w:t>: An example Shell script for Linux for launching a parameter file over several cycles</w:t>
      </w:r>
      <w:bookmarkEnd w:id="480"/>
    </w:p>
    <w:p w14:paraId="253DD30B" w14:textId="77777777" w:rsidR="001A68DB" w:rsidRPr="00906B09" w:rsidRDefault="001A68DB" w:rsidP="001A68DB"/>
    <w:p w14:paraId="4FD60651" w14:textId="77777777" w:rsidR="001A68DB" w:rsidRPr="00906B09" w:rsidRDefault="00B66769" w:rsidP="00B66769">
      <w:pPr>
        <w:pStyle w:val="Heading1"/>
      </w:pPr>
      <w:bookmarkStart w:id="481" w:name="_Toc449978493"/>
      <w:r w:rsidRPr="00906B09">
        <w:lastRenderedPageBreak/>
        <w:t>BRATHL APPLICATION PROGRAMMING INTERFACES (APIS)</w:t>
      </w:r>
      <w:bookmarkEnd w:id="481"/>
    </w:p>
    <w:p w14:paraId="60BD298A" w14:textId="77777777" w:rsidR="00B66769" w:rsidRPr="00906B09" w:rsidRDefault="00EF6F5A" w:rsidP="00B66769">
      <w:r w:rsidRPr="00906B09">
        <w:t>Some functions of BRAT are not available through the GUI, but through C, Fortran, Python, IDL and MATLAB APIs. Note that for IDL and MATLAB under Linux and Mac OS you need to compile the API before being able to use them – they are not included in the binary distributions of BRAT.</w:t>
      </w:r>
    </w:p>
    <w:p w14:paraId="53EF8459" w14:textId="77777777" w:rsidR="00EF6F5A" w:rsidRPr="00906B09" w:rsidRDefault="00EF6F5A" w:rsidP="00EF6F5A">
      <w:pPr>
        <w:pStyle w:val="Heading2"/>
      </w:pPr>
      <w:bookmarkStart w:id="482" w:name="_Toc449978494"/>
      <w:r w:rsidRPr="00906B09">
        <w:t>Data reading function</w:t>
      </w:r>
      <w:bookmarkEnd w:id="482"/>
    </w:p>
    <w:p w14:paraId="26B535C8" w14:textId="77777777" w:rsidR="00EF6F5A" w:rsidRPr="00906B09" w:rsidRDefault="00EF6F5A" w:rsidP="00EF6F5A">
      <w:r w:rsidRPr="00906B09">
        <w:t>BRATHL_READDATA reads data from a set of files; each measurement for a data is a scalar value (a single number). It also gives statistics (e.g. a mean over a geographical area)</w:t>
      </w:r>
    </w:p>
    <w:p w14:paraId="10DCFF45" w14:textId="77777777" w:rsidR="003A3291" w:rsidRPr="00906B09" w:rsidRDefault="003A3291" w:rsidP="00EF6F5A"/>
    <w:p w14:paraId="0939A3BB" w14:textId="77777777" w:rsidR="00EF6F5A" w:rsidRPr="00906B09" w:rsidRDefault="00EF6F5A" w:rsidP="00EF6F5A">
      <w:r w:rsidRPr="00906B09">
        <w:t>Possible arguments of this function are:</w:t>
      </w:r>
    </w:p>
    <w:p w14:paraId="034AF01D" w14:textId="77777777" w:rsidR="00EF6F5A" w:rsidRPr="00906B09" w:rsidRDefault="00EF6F5A" w:rsidP="00EF6F5A">
      <w:r w:rsidRPr="00906B09">
        <w:rPr>
          <w:b/>
        </w:rPr>
        <w:t>[in] fileNames</w:t>
      </w:r>
      <w:r w:rsidRPr="00906B09">
        <w:t>: file name string (one file) or file names array</w:t>
      </w:r>
    </w:p>
    <w:p w14:paraId="6CEA3E55" w14:textId="77777777" w:rsidR="00EF6F5A" w:rsidRPr="00906B09" w:rsidRDefault="00EF6F5A" w:rsidP="00EF6F5A">
      <w:r w:rsidRPr="00906B09">
        <w:rPr>
          <w:b/>
        </w:rPr>
        <w:t>[in] recordName</w:t>
      </w:r>
      <w:r w:rsidRPr="00906B09">
        <w:t>: Name of the fields record (for netCDF files the recordName is 'data')</w:t>
      </w:r>
    </w:p>
    <w:p w14:paraId="71662CC1" w14:textId="77777777" w:rsidR="00EF6F5A" w:rsidRPr="00906B09" w:rsidRDefault="00EF6F5A" w:rsidP="00EF6F5A">
      <w:r w:rsidRPr="00906B09">
        <w:rPr>
          <w:b/>
        </w:rPr>
        <w:t>[in] selection</w:t>
      </w:r>
      <w:r w:rsidRPr="00906B09">
        <w:t>: Expression involving data fields which has to be true to select returned data. (if the string is empty nothing is selected (in other words all of the data is taken)</w:t>
      </w:r>
    </w:p>
    <w:p w14:paraId="77CFCBD7" w14:textId="77777777" w:rsidR="00EF6F5A" w:rsidRPr="00906B09" w:rsidRDefault="00EF6F5A" w:rsidP="00EF6F5A">
      <w:r w:rsidRPr="00906B09">
        <w:rPr>
          <w:b/>
        </w:rPr>
        <w:t>[in] dataExpressions</w:t>
      </w:r>
      <w:r w:rsidRPr="00906B09">
        <w:t>: Expression string (one expression) or expressions array applied to data fields to build the wanted value.</w:t>
      </w:r>
    </w:p>
    <w:p w14:paraId="79CBEE50" w14:textId="77777777" w:rsidR="00EF6F5A" w:rsidRPr="00906B09" w:rsidRDefault="00EF6F5A" w:rsidP="00EF6F5A">
      <w:r w:rsidRPr="00906B09">
        <w:rPr>
          <w:b/>
        </w:rPr>
        <w:t>[in] units</w:t>
      </w:r>
      <w:r w:rsidRPr="00906B09">
        <w:t>: Wanted unit for each expression (string (one unit) or units array).</w:t>
      </w:r>
    </w:p>
    <w:p w14:paraId="1F8272F8" w14:textId="77777777" w:rsidR="00EF6F5A" w:rsidRPr="00906B09" w:rsidRDefault="00EF6F5A" w:rsidP="00EF6F5A">
      <w:pPr>
        <w:ind w:left="1136"/>
      </w:pPr>
      <w:r w:rsidRPr="00906B09">
        <w:t>(if empty string, no unit conversion is applied to the data of the corresponding expression. When a unit conversion has to be applied, the result of the expression is considered to be the base unit (SI). For example if the wanted unit is grammes/litre, the unit of the expression is supposed to be kilogrammes/m3 (internally all data are converted to the basic unit of the actual fields unit which is coherent with the above assumption).</w:t>
      </w:r>
    </w:p>
    <w:p w14:paraId="6A8149F7" w14:textId="77777777" w:rsidR="00EF6F5A" w:rsidRPr="00906B09" w:rsidRDefault="00EF6F5A" w:rsidP="00EF6F5A">
      <w:r w:rsidRPr="00906B09">
        <w:rPr>
          <w:b/>
        </w:rPr>
        <w:t>[in/out] results</w:t>
      </w:r>
      <w:r w:rsidRPr="00906B09">
        <w:t>: Data read. Must be an array (dim = number of dataExpressions) of values to read.</w:t>
      </w:r>
    </w:p>
    <w:p w14:paraId="7CFF7992" w14:textId="77777777" w:rsidR="00EF6F5A" w:rsidRPr="00906B09" w:rsidRDefault="00EF6F5A" w:rsidP="00EF6F5A">
      <w:r w:rsidRPr="00906B09">
        <w:rPr>
          <w:b/>
        </w:rPr>
        <w:t>[in] ignoreOutOfRange</w:t>
      </w:r>
      <w:r w:rsidRPr="00906B09">
        <w:t>: Skip excess data. 0=</w:t>
      </w:r>
      <w:r w:rsidRPr="00906B09">
        <w:rPr>
          <w:i/>
        </w:rPr>
        <w:t>false</w:t>
      </w:r>
      <w:r w:rsidRPr="00906B09">
        <w:t xml:space="preserve">, other = </w:t>
      </w:r>
      <w:r w:rsidRPr="00906B09">
        <w:rPr>
          <w:i/>
        </w:rPr>
        <w:t>true</w:t>
      </w:r>
    </w:p>
    <w:p w14:paraId="6FE7C501" w14:textId="77777777" w:rsidR="00EF6F5A" w:rsidRPr="00906B09" w:rsidRDefault="00EF6F5A" w:rsidP="00EF6F5A">
      <w:pPr>
        <w:ind w:left="2556"/>
      </w:pPr>
      <w:r w:rsidRPr="00906B09">
        <w:t xml:space="preserve">Must be </w:t>
      </w:r>
      <w:r w:rsidRPr="00906B09">
        <w:rPr>
          <w:i/>
        </w:rPr>
        <w:t>false</w:t>
      </w:r>
      <w:r w:rsidRPr="00906B09">
        <w:t xml:space="preserve"> if ‘statistics’ is </w:t>
      </w:r>
      <w:r w:rsidRPr="00906B09">
        <w:rPr>
          <w:i/>
        </w:rPr>
        <w:t>true</w:t>
      </w:r>
      <w:r w:rsidRPr="00906B09">
        <w:t>.</w:t>
      </w:r>
    </w:p>
    <w:p w14:paraId="297DB804" w14:textId="77777777" w:rsidR="00EF6F5A" w:rsidRPr="00906B09" w:rsidRDefault="00EF6F5A" w:rsidP="00EF6F5A">
      <w:r w:rsidRPr="00906B09">
        <w:rPr>
          <w:b/>
        </w:rPr>
        <w:t>[in] statistics</w:t>
      </w:r>
      <w:r w:rsidRPr="00906B09">
        <w:t>: returns statistics on data instead of data themselves</w:t>
      </w:r>
    </w:p>
    <w:p w14:paraId="570946A5" w14:textId="77777777" w:rsidR="00EF6F5A" w:rsidRPr="00906B09" w:rsidRDefault="00EF6F5A" w:rsidP="00EF6F5A">
      <w:pPr>
        <w:ind w:left="1420"/>
      </w:pPr>
      <w:r w:rsidRPr="00906B09">
        <w:t>0=</w:t>
      </w:r>
      <w:r w:rsidRPr="00906B09">
        <w:rPr>
          <w:i/>
        </w:rPr>
        <w:t>false</w:t>
      </w:r>
      <w:r w:rsidRPr="00906B09">
        <w:t xml:space="preserve">, other = </w:t>
      </w:r>
      <w:r w:rsidRPr="00906B09">
        <w:rPr>
          <w:i/>
        </w:rPr>
        <w:t>true</w:t>
      </w:r>
    </w:p>
    <w:p w14:paraId="19E815F0" w14:textId="77777777" w:rsidR="00EF6F5A" w:rsidRPr="00906B09" w:rsidRDefault="00EF6F5A" w:rsidP="00EF6F5A">
      <w:pPr>
        <w:ind w:left="1420"/>
      </w:pPr>
      <w:r w:rsidRPr="00906B09">
        <w:t xml:space="preserve">If statistics is </w:t>
      </w:r>
      <w:r w:rsidRPr="00906B09">
        <w:rPr>
          <w:i/>
        </w:rPr>
        <w:t>true</w:t>
      </w:r>
      <w:r w:rsidRPr="00906B09">
        <w:t xml:space="preserve">, ignoreOutOfRange must be </w:t>
      </w:r>
      <w:r w:rsidRPr="00906B09">
        <w:rPr>
          <w:i/>
        </w:rPr>
        <w:t>false</w:t>
      </w:r>
      <w:r w:rsidRPr="00906B09">
        <w:t>.</w:t>
      </w:r>
    </w:p>
    <w:p w14:paraId="779E6489" w14:textId="77777777" w:rsidR="00EF6F5A" w:rsidRPr="00906B09" w:rsidRDefault="00EF6F5A" w:rsidP="00EF6F5A">
      <w:pPr>
        <w:ind w:left="1420"/>
      </w:pPr>
      <w:r w:rsidRPr="00906B09">
        <w:t>The returned values (5 values) for each expression are:</w:t>
      </w:r>
    </w:p>
    <w:p w14:paraId="1283DF7F" w14:textId="77777777" w:rsidR="00EF6F5A" w:rsidRPr="00906B09" w:rsidRDefault="00EF6F5A">
      <w:pPr>
        <w:pStyle w:val="Indent2withBullet"/>
        <w:pPrChange w:id="483" w:author="Ricardo Capote" w:date="2016-06-16T14:17:00Z">
          <w:pPr>
            <w:pStyle w:val="Indent2withBullet"/>
            <w:numPr>
              <w:ilvl w:val="2"/>
            </w:numPr>
            <w:tabs>
              <w:tab w:val="num" w:pos="2160"/>
            </w:tabs>
            <w:ind w:left="2160"/>
          </w:pPr>
        </w:pPrChange>
      </w:pPr>
      <w:r w:rsidRPr="00906B09">
        <w:t>Count of valid data taken into account.</w:t>
      </w:r>
    </w:p>
    <w:p w14:paraId="6821CB33" w14:textId="77777777" w:rsidR="00EF6F5A" w:rsidRPr="00906B09" w:rsidRDefault="00EF6F5A" w:rsidP="00F43C8D">
      <w:pPr>
        <w:pStyle w:val="Indent2withBullet"/>
        <w:numPr>
          <w:ilvl w:val="0"/>
          <w:numId w:val="0"/>
        </w:numPr>
        <w:ind w:left="2160"/>
      </w:pPr>
      <w:r w:rsidRPr="00906B09">
        <w:t>Invalid data are those which are equal to the default/missing value</w:t>
      </w:r>
    </w:p>
    <w:p w14:paraId="737D48FA" w14:textId="77777777" w:rsidR="00EF6F5A" w:rsidRPr="00906B09" w:rsidRDefault="00EF6F5A">
      <w:pPr>
        <w:pStyle w:val="Indent2withBullet"/>
        <w:pPrChange w:id="484" w:author="Ricardo Capote" w:date="2016-06-16T14:17:00Z">
          <w:pPr>
            <w:pStyle w:val="Indent2withBullet"/>
            <w:numPr>
              <w:ilvl w:val="2"/>
            </w:numPr>
            <w:tabs>
              <w:tab w:val="num" w:pos="2160"/>
            </w:tabs>
            <w:ind w:left="2160"/>
          </w:pPr>
        </w:pPrChange>
      </w:pPr>
      <w:r w:rsidRPr="00906B09">
        <w:t>Mean of the valid data.</w:t>
      </w:r>
    </w:p>
    <w:p w14:paraId="28659CC7" w14:textId="77777777" w:rsidR="00EF6F5A" w:rsidRPr="00906B09" w:rsidRDefault="00EF6F5A">
      <w:pPr>
        <w:pStyle w:val="Indent2withBullet"/>
        <w:pPrChange w:id="485" w:author="Ricardo Capote" w:date="2016-06-16T14:17:00Z">
          <w:pPr>
            <w:pStyle w:val="Indent2withBullet"/>
            <w:numPr>
              <w:ilvl w:val="2"/>
            </w:numPr>
            <w:tabs>
              <w:tab w:val="num" w:pos="2160"/>
            </w:tabs>
            <w:ind w:left="2160"/>
          </w:pPr>
        </w:pPrChange>
      </w:pPr>
      <w:r w:rsidRPr="00906B09">
        <w:t>Standard deviation of the valid data</w:t>
      </w:r>
    </w:p>
    <w:p w14:paraId="5D3C3ECE" w14:textId="77777777" w:rsidR="00EF6F5A" w:rsidRPr="00906B09" w:rsidRDefault="00EF6F5A">
      <w:pPr>
        <w:pStyle w:val="Indent2withBullet"/>
        <w:pPrChange w:id="486" w:author="Ricardo Capote" w:date="2016-06-16T14:17:00Z">
          <w:pPr>
            <w:pStyle w:val="Indent2withBullet"/>
            <w:numPr>
              <w:ilvl w:val="2"/>
            </w:numPr>
            <w:tabs>
              <w:tab w:val="num" w:pos="2160"/>
            </w:tabs>
            <w:ind w:left="2160"/>
          </w:pPr>
        </w:pPrChange>
      </w:pPr>
      <w:r w:rsidRPr="00906B09">
        <w:t>Minimum value of the valid data</w:t>
      </w:r>
    </w:p>
    <w:p w14:paraId="6B424DBC" w14:textId="77777777" w:rsidR="00EF6F5A" w:rsidRPr="00906B09" w:rsidRDefault="00EF6F5A">
      <w:pPr>
        <w:pStyle w:val="Indent2withBullet"/>
        <w:pPrChange w:id="487" w:author="Ricardo Capote" w:date="2016-06-16T14:17:00Z">
          <w:pPr>
            <w:pStyle w:val="Indent2withBullet"/>
            <w:numPr>
              <w:ilvl w:val="2"/>
            </w:numPr>
            <w:tabs>
              <w:tab w:val="num" w:pos="2160"/>
            </w:tabs>
            <w:ind w:left="2160"/>
          </w:pPr>
        </w:pPrChange>
      </w:pPr>
      <w:r w:rsidRPr="00906B09">
        <w:t>Maximum value of the valid data</w:t>
      </w:r>
    </w:p>
    <w:p w14:paraId="69AD0A86" w14:textId="77777777" w:rsidR="00EF6F5A" w:rsidRPr="00906B09" w:rsidRDefault="00EF6F5A" w:rsidP="00EF6F5A">
      <w:r w:rsidRPr="00906B09">
        <w:rPr>
          <w:b/>
        </w:rPr>
        <w:t>[in] defaultValue</w:t>
      </w:r>
      <w:r w:rsidRPr="00906B09">
        <w:t>: value to use for default/missing values</w:t>
      </w:r>
    </w:p>
    <w:p w14:paraId="2E799FCE" w14:textId="77777777" w:rsidR="00EF6F5A" w:rsidRPr="00906B09" w:rsidRDefault="00EF6F5A" w:rsidP="00EC261E">
      <w:pPr>
        <w:ind w:left="1988"/>
      </w:pPr>
      <w:r w:rsidRPr="00906B09">
        <w:t>This is the value you want to indicate that a value is missing or invalid.</w:t>
      </w:r>
    </w:p>
    <w:p w14:paraId="0AF4759C" w14:textId="77777777" w:rsidR="00EF6F5A" w:rsidRPr="00906B09" w:rsidRDefault="00EF6F5A" w:rsidP="00EC261E">
      <w:pPr>
        <w:ind w:left="1988"/>
      </w:pPr>
      <w:r w:rsidRPr="00906B09">
        <w:t>return 0 or error code.</w:t>
      </w:r>
    </w:p>
    <w:p w14:paraId="5F5097FE" w14:textId="77777777" w:rsidR="005C71E4" w:rsidRPr="00906B09" w:rsidRDefault="005C71E4" w:rsidP="005C71E4"/>
    <w:p w14:paraId="31E3DF90" w14:textId="77777777" w:rsidR="003A3291" w:rsidRPr="00906B09" w:rsidRDefault="003A3291" w:rsidP="005C71E4"/>
    <w:p w14:paraId="0E046D8F" w14:textId="77777777" w:rsidR="005C71E4" w:rsidRPr="00906B09" w:rsidRDefault="005C71E4" w:rsidP="005C71E4">
      <w:r w:rsidRPr="00906B09">
        <w:lastRenderedPageBreak/>
        <w:t>Syntax: see annexes</w:t>
      </w:r>
    </w:p>
    <w:p w14:paraId="5AEBBD0C" w14:textId="77777777" w:rsidR="005C71E4" w:rsidRPr="00906B09" w:rsidRDefault="005C71E4" w:rsidP="00F43C8D">
      <w:pPr>
        <w:pStyle w:val="Indent2withBullet"/>
      </w:pPr>
      <w:r w:rsidRPr="00906B09">
        <w:t>for IDL</w:t>
      </w:r>
    </w:p>
    <w:p w14:paraId="20C054BF" w14:textId="77777777" w:rsidR="005C71E4" w:rsidRPr="00906B09" w:rsidRDefault="005C71E4" w:rsidP="00E00375">
      <w:pPr>
        <w:pStyle w:val="Indent2withBullet"/>
      </w:pPr>
      <w:r w:rsidRPr="00906B09">
        <w:t>for MATLAB</w:t>
      </w:r>
    </w:p>
    <w:p w14:paraId="0D7FDFA2" w14:textId="77777777" w:rsidR="005C71E4" w:rsidRPr="00906B09" w:rsidRDefault="005C71E4" w:rsidP="0044571C">
      <w:pPr>
        <w:pStyle w:val="Indent2withBullet"/>
      </w:pPr>
      <w:r w:rsidRPr="00906B09">
        <w:t>for Fortran</w:t>
      </w:r>
    </w:p>
    <w:p w14:paraId="7DB2FED3" w14:textId="77777777" w:rsidR="005C71E4" w:rsidRPr="00906B09" w:rsidRDefault="005C71E4" w:rsidP="00974859">
      <w:pPr>
        <w:pStyle w:val="Indent2withBullet"/>
      </w:pPr>
      <w:r w:rsidRPr="00906B09">
        <w:t>for C</w:t>
      </w:r>
    </w:p>
    <w:p w14:paraId="56E6CE9A" w14:textId="77777777" w:rsidR="005C71E4" w:rsidRPr="00906B09" w:rsidRDefault="005C71E4" w:rsidP="00A51DFF">
      <w:pPr>
        <w:pStyle w:val="Indent2withBullet"/>
      </w:pPr>
      <w:r w:rsidRPr="00906B09">
        <w:t>for Python</w:t>
      </w:r>
    </w:p>
    <w:p w14:paraId="6F90BDCA" w14:textId="77777777" w:rsidR="005C71E4" w:rsidRPr="00906B09" w:rsidRDefault="005D32B7" w:rsidP="005D32B7">
      <w:pPr>
        <w:pStyle w:val="Heading2"/>
      </w:pPr>
      <w:bookmarkStart w:id="488" w:name="_Toc449978495"/>
      <w:r w:rsidRPr="00906B09">
        <w:t>Cycle/date conversion functions</w:t>
      </w:r>
      <w:bookmarkEnd w:id="488"/>
    </w:p>
    <w:p w14:paraId="1ECDD20A" w14:textId="77777777" w:rsidR="00500889" w:rsidRPr="00906B09" w:rsidRDefault="00500889" w:rsidP="00500889">
      <w:r w:rsidRPr="00906B09">
        <w:t>Two functions are available to convert between cycle/pass and date.</w:t>
      </w:r>
    </w:p>
    <w:p w14:paraId="58FF9396" w14:textId="77777777" w:rsidR="00500889" w:rsidRPr="00906B09" w:rsidRDefault="00500889" w:rsidP="00500889">
      <w:r w:rsidRPr="00906B09">
        <w:t>Syntax: see annexes</w:t>
      </w:r>
    </w:p>
    <w:p w14:paraId="5FCDC60B" w14:textId="77777777" w:rsidR="00500889" w:rsidRPr="00906B09" w:rsidRDefault="00500889" w:rsidP="00F43C8D">
      <w:pPr>
        <w:pStyle w:val="Indent2withBullet"/>
      </w:pPr>
      <w:r w:rsidRPr="00906B09">
        <w:t>for IDL</w:t>
      </w:r>
    </w:p>
    <w:p w14:paraId="74338B0E" w14:textId="77777777" w:rsidR="00500889" w:rsidRPr="00906B09" w:rsidRDefault="00500889" w:rsidP="00E00375">
      <w:pPr>
        <w:pStyle w:val="Indent2withBullet"/>
      </w:pPr>
      <w:r w:rsidRPr="00906B09">
        <w:t>for MATLAB</w:t>
      </w:r>
    </w:p>
    <w:p w14:paraId="786A89F9" w14:textId="77777777" w:rsidR="00500889" w:rsidRPr="00906B09" w:rsidRDefault="00500889" w:rsidP="0044571C">
      <w:pPr>
        <w:pStyle w:val="Indent2withBullet"/>
      </w:pPr>
      <w:r w:rsidRPr="00906B09">
        <w:t>for Fortran</w:t>
      </w:r>
    </w:p>
    <w:p w14:paraId="2A3C1942" w14:textId="77777777" w:rsidR="00500889" w:rsidRPr="00906B09" w:rsidRDefault="00500889" w:rsidP="00974859">
      <w:pPr>
        <w:pStyle w:val="Indent2withBullet"/>
      </w:pPr>
      <w:r w:rsidRPr="00906B09">
        <w:t>for C</w:t>
      </w:r>
    </w:p>
    <w:p w14:paraId="5EA1BFEF" w14:textId="77777777" w:rsidR="00500889" w:rsidRPr="00906B09" w:rsidRDefault="00500889" w:rsidP="00A51DFF">
      <w:pPr>
        <w:pStyle w:val="Indent2withBullet"/>
      </w:pPr>
      <w:r w:rsidRPr="00906B09">
        <w:t>for Python</w:t>
      </w:r>
    </w:p>
    <w:p w14:paraId="7E4D0E2F" w14:textId="77777777" w:rsidR="00500889" w:rsidRPr="00906B09" w:rsidRDefault="00500889" w:rsidP="00500889"/>
    <w:p w14:paraId="6D262386" w14:textId="77777777" w:rsidR="00500889" w:rsidRPr="00906B09" w:rsidRDefault="00500889" w:rsidP="00500889">
      <w:r w:rsidRPr="00906B09">
        <w:t>BRATHL_CYCLE2YMDHMSM</w:t>
      </w:r>
      <w:r w:rsidRPr="00906B09">
        <w:tab/>
        <w:t>Converts a cyle/pass into a date.</w:t>
      </w:r>
    </w:p>
    <w:p w14:paraId="6B2DAEA8" w14:textId="77777777" w:rsidR="00462E78" w:rsidRPr="00906B09" w:rsidRDefault="00500889" w:rsidP="002B7853">
      <w:pPr>
        <w:pStyle w:val="Indent1withBullet"/>
        <w:rPr>
          <w:lang w:val="en-GB"/>
        </w:rPr>
      </w:pPr>
      <w:r w:rsidRPr="00906B09">
        <w:rPr>
          <w:lang w:val="en-GB"/>
        </w:rPr>
        <w:t>Arguments of this function are:</w:t>
      </w:r>
    </w:p>
    <w:p w14:paraId="52926149" w14:textId="77777777" w:rsidR="00500889" w:rsidRPr="00906B09" w:rsidRDefault="00500889" w:rsidP="00500889">
      <w:r w:rsidRPr="00906B09">
        <w:rPr>
          <w:b/>
        </w:rPr>
        <w:t>[in] mission</w:t>
      </w:r>
      <w:r w:rsidRPr="00906B09">
        <w:t>:</w:t>
      </w:r>
    </w:p>
    <w:p w14:paraId="54AB09E8" w14:textId="77777777" w:rsidR="00500889" w:rsidRPr="00906B09" w:rsidRDefault="00500889" w:rsidP="00500889">
      <w:pPr>
        <w:ind w:left="568"/>
      </w:pPr>
      <w:r w:rsidRPr="00906B09">
        <w:t>0 : Topex/Poseidon</w:t>
      </w:r>
    </w:p>
    <w:p w14:paraId="40A7E1B2" w14:textId="77777777" w:rsidR="00500889" w:rsidRPr="00906B09" w:rsidRDefault="00500889" w:rsidP="00500889">
      <w:pPr>
        <w:ind w:left="568"/>
      </w:pPr>
      <w:r w:rsidRPr="00906B09">
        <w:t>1 : Jason-1</w:t>
      </w:r>
    </w:p>
    <w:p w14:paraId="038A5065" w14:textId="77777777" w:rsidR="00500889" w:rsidRPr="00906B09" w:rsidRDefault="00500889" w:rsidP="00500889">
      <w:pPr>
        <w:ind w:left="568"/>
      </w:pPr>
      <w:r w:rsidRPr="00906B09">
        <w:t>2 : ERS2</w:t>
      </w:r>
    </w:p>
    <w:p w14:paraId="6C3AE74A" w14:textId="77777777" w:rsidR="00500889" w:rsidRPr="00906B09" w:rsidRDefault="00500889" w:rsidP="00500889">
      <w:pPr>
        <w:ind w:left="568"/>
      </w:pPr>
      <w:r w:rsidRPr="00906B09">
        <w:t>3 : Envisat</w:t>
      </w:r>
    </w:p>
    <w:p w14:paraId="2AC7EF5B" w14:textId="77777777" w:rsidR="00500889" w:rsidRPr="00906B09" w:rsidRDefault="00500889" w:rsidP="00500889">
      <w:pPr>
        <w:ind w:left="568"/>
      </w:pPr>
      <w:r w:rsidRPr="00906B09">
        <w:t>4 : ERS1-A</w:t>
      </w:r>
    </w:p>
    <w:p w14:paraId="53363812" w14:textId="77777777" w:rsidR="00500889" w:rsidRPr="00906B09" w:rsidRDefault="00500889" w:rsidP="00500889">
      <w:pPr>
        <w:ind w:left="568"/>
      </w:pPr>
      <w:r w:rsidRPr="00906B09">
        <w:t>5 : ERS1-B</w:t>
      </w:r>
    </w:p>
    <w:p w14:paraId="6211E55A" w14:textId="77777777" w:rsidR="00500889" w:rsidRPr="00906B09" w:rsidRDefault="00500889" w:rsidP="00500889">
      <w:pPr>
        <w:ind w:left="568"/>
      </w:pPr>
      <w:r w:rsidRPr="00906B09">
        <w:t>6 : GFO</w:t>
      </w:r>
    </w:p>
    <w:p w14:paraId="63988D3A" w14:textId="77777777" w:rsidR="00500889" w:rsidRPr="00906B09" w:rsidRDefault="00500889" w:rsidP="00500889">
      <w:r w:rsidRPr="00906B09">
        <w:rPr>
          <w:b/>
        </w:rPr>
        <w:t>[in] cycle</w:t>
      </w:r>
      <w:r w:rsidRPr="00906B09">
        <w:t>: number of cycles</w:t>
      </w:r>
    </w:p>
    <w:p w14:paraId="6E6EDA9C" w14:textId="77777777" w:rsidR="00500889" w:rsidRPr="00906B09" w:rsidRDefault="00500889" w:rsidP="00500889">
      <w:r w:rsidRPr="00906B09">
        <w:rPr>
          <w:b/>
        </w:rPr>
        <w:t>[in] pass</w:t>
      </w:r>
      <w:r w:rsidRPr="00906B09">
        <w:t>: number of passes in the cycle</w:t>
      </w:r>
    </w:p>
    <w:p w14:paraId="2DC58C22" w14:textId="77777777" w:rsidR="00FD6298" w:rsidRPr="00906B09" w:rsidRDefault="00FD6298" w:rsidP="002B7853">
      <w:pPr>
        <w:pStyle w:val="Indent1withBullet"/>
        <w:rPr>
          <w:lang w:val="en-GB"/>
        </w:rPr>
      </w:pPr>
      <w:r w:rsidRPr="00906B09">
        <w:rPr>
          <w:lang w:val="en-GB"/>
        </w:rPr>
        <w:t>Outputs are:</w:t>
      </w:r>
    </w:p>
    <w:p w14:paraId="0E9DB8C4" w14:textId="77777777" w:rsidR="00FD6298" w:rsidRPr="00906B09" w:rsidRDefault="00FD6298" w:rsidP="00FD6298">
      <w:r w:rsidRPr="00906B09">
        <w:t>[out] dateYMDHMSM: date to convert</w:t>
      </w:r>
    </w:p>
    <w:p w14:paraId="53C5E475" w14:textId="77777777" w:rsidR="00FD6298" w:rsidRPr="00906B09" w:rsidRDefault="00FD6298" w:rsidP="00FD6298"/>
    <w:p w14:paraId="69DA519D" w14:textId="77777777" w:rsidR="00FD6298" w:rsidRPr="00906B09" w:rsidRDefault="00FD6298" w:rsidP="00FD6298">
      <w:r w:rsidRPr="00906B09">
        <w:t>BRATHL_YMDHMSM2CYCLE</w:t>
      </w:r>
      <w:r w:rsidRPr="00906B09">
        <w:tab/>
        <w:t>Converts a date into a cycle/pass</w:t>
      </w:r>
    </w:p>
    <w:p w14:paraId="7779F090" w14:textId="77777777" w:rsidR="00FD6298" w:rsidRPr="00906B09" w:rsidRDefault="00FD6298" w:rsidP="002B7853">
      <w:pPr>
        <w:pStyle w:val="Indent1withBullet"/>
        <w:rPr>
          <w:lang w:val="en-GB"/>
        </w:rPr>
      </w:pPr>
      <w:r w:rsidRPr="00906B09">
        <w:rPr>
          <w:lang w:val="en-GB"/>
        </w:rPr>
        <w:t>Arguments of this function are:</w:t>
      </w:r>
    </w:p>
    <w:p w14:paraId="1C0EC02C" w14:textId="77777777" w:rsidR="00FD6298" w:rsidRPr="00906B09" w:rsidRDefault="00FD6298" w:rsidP="00FD6298">
      <w:r w:rsidRPr="00906B09">
        <w:rPr>
          <w:b/>
        </w:rPr>
        <w:t>[in] mission</w:t>
      </w:r>
      <w:r w:rsidRPr="00906B09">
        <w:t>: mission type :</w:t>
      </w:r>
    </w:p>
    <w:p w14:paraId="7CEF1533" w14:textId="77777777" w:rsidR="00FD6298" w:rsidRPr="00906B09" w:rsidRDefault="00FD6298" w:rsidP="00FD6298">
      <w:pPr>
        <w:ind w:left="568"/>
      </w:pPr>
      <w:r w:rsidRPr="00906B09">
        <w:t>0 : Topex/Poseidon</w:t>
      </w:r>
    </w:p>
    <w:p w14:paraId="7B0D2EB9" w14:textId="77777777" w:rsidR="00FD6298" w:rsidRPr="00906B09" w:rsidRDefault="00FD6298" w:rsidP="00FD6298">
      <w:pPr>
        <w:ind w:left="568"/>
      </w:pPr>
      <w:r w:rsidRPr="00906B09">
        <w:t>1 : Jason-1</w:t>
      </w:r>
    </w:p>
    <w:p w14:paraId="43C6704F" w14:textId="77777777" w:rsidR="00FD6298" w:rsidRPr="00906B09" w:rsidRDefault="00FD6298" w:rsidP="00FD6298">
      <w:pPr>
        <w:ind w:left="568"/>
      </w:pPr>
      <w:r w:rsidRPr="00906B09">
        <w:t>2 : ERS2</w:t>
      </w:r>
    </w:p>
    <w:p w14:paraId="2ECF5F57" w14:textId="77777777" w:rsidR="00FD6298" w:rsidRPr="00906B09" w:rsidRDefault="00FD6298" w:rsidP="00FD6298">
      <w:pPr>
        <w:ind w:left="568"/>
      </w:pPr>
      <w:r w:rsidRPr="00906B09">
        <w:t>3 : Envisat</w:t>
      </w:r>
    </w:p>
    <w:p w14:paraId="648961DF" w14:textId="77777777" w:rsidR="00FD6298" w:rsidRPr="00906B09" w:rsidRDefault="00FD6298" w:rsidP="00FD6298">
      <w:pPr>
        <w:ind w:left="568"/>
      </w:pPr>
      <w:r w:rsidRPr="00906B09">
        <w:t>4 : ERS1-A</w:t>
      </w:r>
    </w:p>
    <w:p w14:paraId="057C9CFB" w14:textId="77777777" w:rsidR="00FD6298" w:rsidRPr="00906B09" w:rsidRDefault="00FD6298" w:rsidP="00FD6298">
      <w:pPr>
        <w:ind w:left="568"/>
      </w:pPr>
      <w:r w:rsidRPr="00906B09">
        <w:lastRenderedPageBreak/>
        <w:t>5 : ERS1-B</w:t>
      </w:r>
    </w:p>
    <w:p w14:paraId="189EEB0E" w14:textId="77777777" w:rsidR="00FD6298" w:rsidRPr="00906B09" w:rsidRDefault="00FD6298" w:rsidP="00FD6298">
      <w:pPr>
        <w:ind w:left="568"/>
      </w:pPr>
      <w:r w:rsidRPr="00906B09">
        <w:t>6 : GFO</w:t>
      </w:r>
    </w:p>
    <w:p w14:paraId="23AC2F76" w14:textId="77777777" w:rsidR="00FD6298" w:rsidRPr="00906B09" w:rsidRDefault="00FD6298" w:rsidP="00FD6298">
      <w:r w:rsidRPr="00906B09">
        <w:rPr>
          <w:b/>
        </w:rPr>
        <w:t>[in] dateYMDHMSM</w:t>
      </w:r>
      <w:r w:rsidRPr="00906B09">
        <w:t>: date to convert</w:t>
      </w:r>
    </w:p>
    <w:p w14:paraId="1FA57E43" w14:textId="77777777" w:rsidR="00FD6298" w:rsidRPr="00906B09" w:rsidRDefault="00FD6298" w:rsidP="002B7853">
      <w:pPr>
        <w:pStyle w:val="Indent1withBullet"/>
        <w:rPr>
          <w:lang w:val="en-GB"/>
        </w:rPr>
      </w:pPr>
      <w:r w:rsidRPr="00906B09">
        <w:rPr>
          <w:lang w:val="en-GB"/>
        </w:rPr>
        <w:t>Outputs are:</w:t>
      </w:r>
    </w:p>
    <w:p w14:paraId="2AE99341" w14:textId="77777777" w:rsidR="00FD6298" w:rsidRPr="00906B09" w:rsidRDefault="00FD6298" w:rsidP="00FD6298">
      <w:r w:rsidRPr="00906B09">
        <w:t>[out] cycle: number of cycles</w:t>
      </w:r>
    </w:p>
    <w:p w14:paraId="5DC2DFF4" w14:textId="77777777" w:rsidR="00FD6298" w:rsidRPr="00906B09" w:rsidRDefault="00FD6298" w:rsidP="00FD6298">
      <w:r w:rsidRPr="00906B09">
        <w:t>[out] pass: number of passes in the cycle</w:t>
      </w:r>
    </w:p>
    <w:p w14:paraId="18168E73" w14:textId="77777777" w:rsidR="005D32B7" w:rsidRPr="00906B09" w:rsidRDefault="00FD6298" w:rsidP="00FD6298">
      <w:pPr>
        <w:pStyle w:val="Heading2"/>
      </w:pPr>
      <w:bookmarkStart w:id="489" w:name="_Toc449978496"/>
      <w:r w:rsidRPr="00906B09">
        <w:t>Date conversion/computation function</w:t>
      </w:r>
      <w:bookmarkEnd w:id="489"/>
    </w:p>
    <w:p w14:paraId="3463A074" w14:textId="77777777" w:rsidR="00FD6298" w:rsidRPr="00906B09" w:rsidRDefault="00FD6298" w:rsidP="00FD6298">
      <w:r w:rsidRPr="00906B09">
        <w:t>A set of functions is available to convert between the different kinds of date formats:</w:t>
      </w:r>
    </w:p>
    <w:p w14:paraId="6D0F5156" w14:textId="77777777" w:rsidR="00FD6298" w:rsidRPr="00906B09" w:rsidRDefault="00FD6298" w:rsidP="00F43C8D">
      <w:pPr>
        <w:pStyle w:val="Indent2withBullet"/>
      </w:pPr>
      <w:r w:rsidRPr="00906B09">
        <w:t>days-seconds-microseconds dates:</w:t>
      </w:r>
    </w:p>
    <w:p w14:paraId="7FB05037" w14:textId="77777777" w:rsidR="00FD6298" w:rsidRPr="00906B09" w:rsidRDefault="00FD6298" w:rsidP="00E00375">
      <w:pPr>
        <w:pStyle w:val="Indent2withBullet"/>
      </w:pPr>
      <w:r w:rsidRPr="00906B09">
        <w:t>Julian decimal dates:</w:t>
      </w:r>
    </w:p>
    <w:p w14:paraId="2A02577A" w14:textId="77777777" w:rsidR="00FD6298" w:rsidRPr="00906B09" w:rsidRDefault="00FD6298" w:rsidP="0044571C">
      <w:pPr>
        <w:pStyle w:val="Indent2withBullet"/>
      </w:pPr>
      <w:r w:rsidRPr="00906B09">
        <w:t>year, month, day, hour, minute, second, microsecond dates:</w:t>
      </w:r>
    </w:p>
    <w:p w14:paraId="36E2A2C9" w14:textId="77777777" w:rsidR="003A3291" w:rsidRPr="00906B09" w:rsidRDefault="003A3291" w:rsidP="00FD6298"/>
    <w:p w14:paraId="2F8BCD17" w14:textId="77777777" w:rsidR="00FD6298" w:rsidRPr="00906B09" w:rsidRDefault="00FD6298" w:rsidP="00FD6298">
      <w:r w:rsidRPr="00906B09">
        <w:t>Syntax: see annexes</w:t>
      </w:r>
    </w:p>
    <w:p w14:paraId="2147BD8E" w14:textId="77777777" w:rsidR="00FD6298" w:rsidRPr="00906B09" w:rsidRDefault="00FD6298" w:rsidP="00F43C8D">
      <w:pPr>
        <w:pStyle w:val="Indent2withBullet"/>
      </w:pPr>
      <w:r w:rsidRPr="00906B09">
        <w:t>for IDL</w:t>
      </w:r>
    </w:p>
    <w:p w14:paraId="583FAE07" w14:textId="77777777" w:rsidR="00FD6298" w:rsidRPr="00906B09" w:rsidRDefault="00FD6298" w:rsidP="00E00375">
      <w:pPr>
        <w:pStyle w:val="Indent2withBullet"/>
      </w:pPr>
      <w:r w:rsidRPr="00906B09">
        <w:t>for MATLAB</w:t>
      </w:r>
    </w:p>
    <w:p w14:paraId="1E041A49" w14:textId="77777777" w:rsidR="00FD6298" w:rsidRPr="00906B09" w:rsidRDefault="00FD6298" w:rsidP="0044571C">
      <w:pPr>
        <w:pStyle w:val="Indent2withBullet"/>
      </w:pPr>
      <w:r w:rsidRPr="00906B09">
        <w:t>for Fortran</w:t>
      </w:r>
    </w:p>
    <w:p w14:paraId="1E7130E6" w14:textId="77777777" w:rsidR="00FD6298" w:rsidRPr="00906B09" w:rsidRDefault="00FD6298" w:rsidP="00974859">
      <w:pPr>
        <w:pStyle w:val="Indent2withBullet"/>
      </w:pPr>
      <w:r w:rsidRPr="00906B09">
        <w:t>for C</w:t>
      </w:r>
    </w:p>
    <w:p w14:paraId="776D9AE1" w14:textId="77777777" w:rsidR="00FD6298" w:rsidRPr="00906B09" w:rsidRDefault="00FD6298" w:rsidP="00A51DFF">
      <w:pPr>
        <w:pStyle w:val="Indent2withBullet"/>
      </w:pPr>
      <w:r w:rsidRPr="00906B09">
        <w:t>for Python</w:t>
      </w:r>
    </w:p>
    <w:p w14:paraId="42DB93D6" w14:textId="77777777" w:rsidR="0039640D" w:rsidRPr="00906B09" w:rsidRDefault="0039640D" w:rsidP="0039640D"/>
    <w:p w14:paraId="7CC35A5F" w14:textId="77777777" w:rsidR="003A3291" w:rsidRPr="00906B09" w:rsidRDefault="003A3291" w:rsidP="003A3291">
      <w:pPr>
        <w:sectPr w:rsidR="003A3291" w:rsidRPr="00906B09" w:rsidSect="00734F42">
          <w:headerReference w:type="default" r:id="rId40"/>
          <w:footerReference w:type="default" r:id="rId41"/>
          <w:pgSz w:w="11907" w:h="16840" w:code="9"/>
          <w:pgMar w:top="1418" w:right="1134" w:bottom="1418" w:left="1134" w:header="709" w:footer="399" w:gutter="0"/>
          <w:cols w:space="708"/>
          <w:docGrid w:linePitch="360"/>
        </w:sectPr>
      </w:pPr>
    </w:p>
    <w:p w14:paraId="6D6EE259" w14:textId="77777777" w:rsidR="0039640D" w:rsidRPr="00906B09" w:rsidRDefault="0039640D" w:rsidP="0039640D">
      <w:r w:rsidRPr="00906B09">
        <w:lastRenderedPageBreak/>
        <w:t>BRATHL_DAYOFYEAR</w:t>
      </w:r>
      <w:r w:rsidRPr="00906B09">
        <w:tab/>
      </w:r>
    </w:p>
    <w:p w14:paraId="51EE69A4" w14:textId="77777777" w:rsidR="0039640D" w:rsidRPr="00906B09" w:rsidRDefault="0039640D" w:rsidP="0039640D">
      <w:r w:rsidRPr="00906B09">
        <w:lastRenderedPageBreak/>
        <w:t>Retrieves the day of year of a date</w:t>
      </w:r>
    </w:p>
    <w:p w14:paraId="4257956A" w14:textId="77777777" w:rsidR="0039640D" w:rsidRPr="00906B09" w:rsidRDefault="0039640D" w:rsidP="0039640D">
      <w:pPr>
        <w:sectPr w:rsidR="0039640D" w:rsidRPr="00906B09" w:rsidSect="00D10F9A">
          <w:type w:val="continuous"/>
          <w:pgSz w:w="11907" w:h="16840" w:code="9"/>
          <w:pgMar w:top="1418" w:right="1134" w:bottom="1418" w:left="1134" w:header="709" w:footer="399" w:gutter="0"/>
          <w:cols w:num="2" w:space="708" w:equalWidth="0">
            <w:col w:w="2835" w:space="708"/>
            <w:col w:w="6096"/>
          </w:cols>
          <w:docGrid w:linePitch="360"/>
        </w:sectPr>
      </w:pPr>
    </w:p>
    <w:p w14:paraId="350BDF5F" w14:textId="77777777" w:rsidR="0039640D" w:rsidRPr="00906B09" w:rsidRDefault="0039640D" w:rsidP="0039640D">
      <w:r w:rsidRPr="00906B09">
        <w:lastRenderedPageBreak/>
        <w:t>BRATHL_NOWYMDHMSM</w:t>
      </w:r>
      <w:r w:rsidRPr="00906B09">
        <w:tab/>
      </w:r>
    </w:p>
    <w:p w14:paraId="23850D84" w14:textId="77777777" w:rsidR="0039640D" w:rsidRPr="00906B09" w:rsidRDefault="0039640D" w:rsidP="0039640D">
      <w:r w:rsidRPr="00906B09">
        <w:lastRenderedPageBreak/>
        <w:t>Gets the current date/time</w:t>
      </w:r>
    </w:p>
    <w:p w14:paraId="426437CD" w14:textId="77777777" w:rsidR="0039640D" w:rsidRPr="00906B09" w:rsidRDefault="0039640D" w:rsidP="0039640D">
      <w:pPr>
        <w:sectPr w:rsidR="0039640D" w:rsidRPr="00906B09" w:rsidSect="00D10F9A">
          <w:type w:val="continuous"/>
          <w:pgSz w:w="11907" w:h="16840" w:code="9"/>
          <w:pgMar w:top="1418" w:right="1134" w:bottom="1418" w:left="1134" w:header="709" w:footer="399" w:gutter="0"/>
          <w:cols w:num="2" w:space="708" w:equalWidth="0">
            <w:col w:w="2835" w:space="708"/>
            <w:col w:w="6096"/>
          </w:cols>
          <w:docGrid w:linePitch="360"/>
        </w:sectPr>
      </w:pPr>
    </w:p>
    <w:p w14:paraId="19BD8BD1" w14:textId="77777777" w:rsidR="00942C78" w:rsidRPr="00906B09" w:rsidRDefault="0039640D" w:rsidP="0039640D">
      <w:r w:rsidRPr="00906B09">
        <w:lastRenderedPageBreak/>
        <w:t>BRATHL_SETREFUSER1</w:t>
      </w:r>
    </w:p>
    <w:p w14:paraId="17A98A53" w14:textId="77777777" w:rsidR="0039640D" w:rsidRPr="00906B09" w:rsidRDefault="0039640D" w:rsidP="0039640D">
      <w:r w:rsidRPr="00906B09">
        <w:lastRenderedPageBreak/>
        <w:t>Set user-defined reference dates</w:t>
      </w:r>
    </w:p>
    <w:p w14:paraId="5E2C4ADF" w14:textId="77777777" w:rsidR="00942C78" w:rsidRPr="00906B09" w:rsidRDefault="00942C78" w:rsidP="0039640D">
      <w:pPr>
        <w:sectPr w:rsidR="00942C78" w:rsidRPr="00906B09" w:rsidSect="00D10F9A">
          <w:type w:val="continuous"/>
          <w:pgSz w:w="11907" w:h="16840" w:code="9"/>
          <w:pgMar w:top="1418" w:right="1134" w:bottom="1418" w:left="1134" w:header="709" w:footer="399" w:gutter="0"/>
          <w:cols w:num="2" w:space="708" w:equalWidth="0">
            <w:col w:w="2835" w:space="708"/>
            <w:col w:w="6096"/>
          </w:cols>
          <w:docGrid w:linePitch="360"/>
        </w:sectPr>
      </w:pPr>
    </w:p>
    <w:p w14:paraId="64413A1B" w14:textId="77777777" w:rsidR="00942C78" w:rsidRPr="00906B09" w:rsidRDefault="00942C78" w:rsidP="0039640D">
      <w:r w:rsidRPr="00906B09">
        <w:lastRenderedPageBreak/>
        <w:t>BRATHL_SETREFUSER2</w:t>
      </w:r>
    </w:p>
    <w:p w14:paraId="355F09A2" w14:textId="77777777" w:rsidR="00942C78" w:rsidRPr="00906B09" w:rsidRDefault="0039640D" w:rsidP="00942C78">
      <w:pPr>
        <w:jc w:val="left"/>
        <w:sectPr w:rsidR="00942C78" w:rsidRPr="00906B09" w:rsidSect="00D10F9A">
          <w:type w:val="continuous"/>
          <w:pgSz w:w="11907" w:h="16840" w:code="9"/>
          <w:pgMar w:top="1418" w:right="1134" w:bottom="1418" w:left="1134" w:header="709" w:footer="399" w:gutter="0"/>
          <w:cols w:num="2" w:space="708" w:equalWidth="0">
            <w:col w:w="2835" w:space="708"/>
            <w:col w:w="6096"/>
          </w:cols>
          <w:docGrid w:linePitch="360"/>
        </w:sectPr>
      </w:pPr>
      <w:r w:rsidRPr="00906B09">
        <w:lastRenderedPageBreak/>
        <w:t>Set user-defined reference dates</w:t>
      </w:r>
    </w:p>
    <w:p w14:paraId="1A014DF1" w14:textId="77777777" w:rsidR="00942C78" w:rsidRPr="00906B09" w:rsidRDefault="0039640D" w:rsidP="0039640D">
      <w:r w:rsidRPr="00906B09">
        <w:lastRenderedPageBreak/>
        <w:t>BRATHL_DIFFDSM</w:t>
      </w:r>
      <w:r w:rsidRPr="00906B09">
        <w:tab/>
      </w:r>
    </w:p>
    <w:p w14:paraId="3F17D1F8" w14:textId="77777777" w:rsidR="0039640D" w:rsidRPr="00906B09" w:rsidRDefault="0039640D" w:rsidP="0039640D">
      <w:r w:rsidRPr="00906B09">
        <w:lastRenderedPageBreak/>
        <w:t>Computes the difference between two days-seconds-microseconds dates (date1 - date2)</w:t>
      </w:r>
    </w:p>
    <w:p w14:paraId="0FDEF282" w14:textId="77777777" w:rsidR="00942C78" w:rsidRPr="00906B09" w:rsidRDefault="00942C78" w:rsidP="0039640D">
      <w:pPr>
        <w:sectPr w:rsidR="00942C78" w:rsidRPr="00906B09" w:rsidSect="00D10F9A">
          <w:type w:val="continuous"/>
          <w:pgSz w:w="11907" w:h="16840" w:code="9"/>
          <w:pgMar w:top="1418" w:right="1134" w:bottom="1418" w:left="1134" w:header="709" w:footer="399" w:gutter="0"/>
          <w:cols w:num="2" w:space="708" w:equalWidth="0">
            <w:col w:w="2835" w:space="708"/>
            <w:col w:w="6096"/>
          </w:cols>
          <w:docGrid w:linePitch="360"/>
        </w:sectPr>
      </w:pPr>
    </w:p>
    <w:p w14:paraId="770A2FC7" w14:textId="77777777" w:rsidR="0039640D" w:rsidRPr="00906B09" w:rsidRDefault="0039640D" w:rsidP="0039640D">
      <w:r w:rsidRPr="00906B09">
        <w:lastRenderedPageBreak/>
        <w:t>the result is expressed in a decimal number of seconds</w:t>
      </w:r>
    </w:p>
    <w:p w14:paraId="5CD7DB3B" w14:textId="77777777" w:rsidR="00942C78" w:rsidRPr="00906B09" w:rsidRDefault="00942C78" w:rsidP="0039640D">
      <w:pPr>
        <w:sectPr w:rsidR="00942C78" w:rsidRPr="00906B09" w:rsidSect="00D10F9A">
          <w:type w:val="continuous"/>
          <w:pgSz w:w="11907" w:h="16840" w:code="9"/>
          <w:pgMar w:top="1418" w:right="1134" w:bottom="1418" w:left="1134" w:header="709" w:footer="399" w:gutter="0"/>
          <w:cols w:num="2" w:space="708" w:equalWidth="0">
            <w:col w:w="2835" w:space="708"/>
            <w:col w:w="6096"/>
          </w:cols>
          <w:docGrid w:linePitch="360"/>
        </w:sectPr>
      </w:pPr>
    </w:p>
    <w:p w14:paraId="60023CAD" w14:textId="77777777" w:rsidR="00942C78" w:rsidRPr="00906B09" w:rsidRDefault="00942C78" w:rsidP="0039640D">
      <w:r w:rsidRPr="00906B09">
        <w:lastRenderedPageBreak/>
        <w:t>BRATHL_DIFFJULIAN</w:t>
      </w:r>
    </w:p>
    <w:p w14:paraId="50DE954F" w14:textId="77777777" w:rsidR="0039640D" w:rsidRPr="00906B09" w:rsidRDefault="0039640D" w:rsidP="0039640D">
      <w:r w:rsidRPr="00906B09">
        <w:lastRenderedPageBreak/>
        <w:t xml:space="preserve">Computes the difference between two decimal Julian dates (date1 - date2) </w:t>
      </w:r>
    </w:p>
    <w:p w14:paraId="0612D716" w14:textId="77777777" w:rsidR="00942C78" w:rsidRPr="00906B09" w:rsidRDefault="00942C78" w:rsidP="0039640D">
      <w:pPr>
        <w:sectPr w:rsidR="00942C78" w:rsidRPr="00906B09" w:rsidSect="00D10F9A">
          <w:type w:val="continuous"/>
          <w:pgSz w:w="11907" w:h="16840" w:code="9"/>
          <w:pgMar w:top="1418" w:right="1134" w:bottom="1418" w:left="1134" w:header="709" w:footer="399" w:gutter="0"/>
          <w:cols w:num="2" w:space="708" w:equalWidth="0">
            <w:col w:w="2835" w:space="708"/>
            <w:col w:w="6096"/>
          </w:cols>
          <w:docGrid w:linePitch="360"/>
        </w:sectPr>
      </w:pPr>
    </w:p>
    <w:p w14:paraId="1BD2233D" w14:textId="77777777" w:rsidR="0039640D" w:rsidRPr="00906B09" w:rsidRDefault="0039640D" w:rsidP="0039640D">
      <w:r w:rsidRPr="00906B09">
        <w:lastRenderedPageBreak/>
        <w:t>the result is expressed in a decimal number of seconds</w:t>
      </w:r>
    </w:p>
    <w:p w14:paraId="679E9022" w14:textId="77777777" w:rsidR="00942C78" w:rsidRPr="00906B09" w:rsidRDefault="00942C78" w:rsidP="0039640D">
      <w:pPr>
        <w:sectPr w:rsidR="00942C78" w:rsidRPr="00906B09" w:rsidSect="00D10F9A">
          <w:type w:val="continuous"/>
          <w:pgSz w:w="11907" w:h="16840" w:code="9"/>
          <w:pgMar w:top="1418" w:right="1134" w:bottom="1418" w:left="1134" w:header="709" w:footer="399" w:gutter="0"/>
          <w:cols w:num="2" w:space="708" w:equalWidth="0">
            <w:col w:w="2835" w:space="708"/>
            <w:col w:w="6096"/>
          </w:cols>
          <w:docGrid w:linePitch="360"/>
        </w:sectPr>
      </w:pPr>
    </w:p>
    <w:p w14:paraId="490C524D" w14:textId="77777777" w:rsidR="00942C78" w:rsidRPr="00906B09" w:rsidRDefault="0039640D" w:rsidP="0039640D">
      <w:r w:rsidRPr="00906B09">
        <w:lastRenderedPageBreak/>
        <w:t>BRATHL_DIFFYMDHMSM</w:t>
      </w:r>
      <w:r w:rsidRPr="00906B09">
        <w:tab/>
      </w:r>
    </w:p>
    <w:p w14:paraId="78BE27AA" w14:textId="77777777" w:rsidR="0039640D" w:rsidRPr="00906B09" w:rsidRDefault="0039640D" w:rsidP="0039640D">
      <w:r w:rsidRPr="00906B09">
        <w:lastRenderedPageBreak/>
        <w:t xml:space="preserve">Computes the difference between two year, month, day, hour, minute, second, microsecond dates (date1 - date2) </w:t>
      </w:r>
    </w:p>
    <w:p w14:paraId="3204A0D7" w14:textId="77777777" w:rsidR="00942C78" w:rsidRPr="00906B09" w:rsidRDefault="00942C78" w:rsidP="0039640D">
      <w:pPr>
        <w:sectPr w:rsidR="00942C78" w:rsidRPr="00906B09" w:rsidSect="00D10F9A">
          <w:type w:val="continuous"/>
          <w:pgSz w:w="11907" w:h="16840" w:code="9"/>
          <w:pgMar w:top="1418" w:right="1134" w:bottom="1418" w:left="1134" w:header="709" w:footer="399" w:gutter="0"/>
          <w:cols w:num="2" w:space="708" w:equalWidth="0">
            <w:col w:w="2835" w:space="708"/>
            <w:col w:w="6096"/>
          </w:cols>
          <w:docGrid w:linePitch="360"/>
        </w:sectPr>
      </w:pPr>
    </w:p>
    <w:p w14:paraId="769B2A26" w14:textId="77777777" w:rsidR="0039640D" w:rsidRPr="00906B09" w:rsidRDefault="0039640D" w:rsidP="0039640D">
      <w:r w:rsidRPr="00906B09">
        <w:lastRenderedPageBreak/>
        <w:t>the result is expressed in a decimal number of seconds</w:t>
      </w:r>
    </w:p>
    <w:p w14:paraId="39ACF009" w14:textId="77777777" w:rsidR="00942C78" w:rsidRPr="00906B09" w:rsidRDefault="00942C78" w:rsidP="0039640D">
      <w:pPr>
        <w:sectPr w:rsidR="00942C78" w:rsidRPr="00906B09" w:rsidSect="00D10F9A">
          <w:type w:val="continuous"/>
          <w:pgSz w:w="11907" w:h="16840" w:code="9"/>
          <w:pgMar w:top="1418" w:right="1134" w:bottom="1418" w:left="1134" w:header="709" w:footer="399" w:gutter="0"/>
          <w:cols w:num="2" w:space="708" w:equalWidth="0">
            <w:col w:w="2835" w:space="708"/>
            <w:col w:w="6096"/>
          </w:cols>
          <w:docGrid w:linePitch="360"/>
        </w:sectPr>
      </w:pPr>
    </w:p>
    <w:p w14:paraId="3A816967" w14:textId="77777777" w:rsidR="00942C78" w:rsidRPr="00906B09" w:rsidRDefault="00942C78" w:rsidP="0039640D">
      <w:r w:rsidRPr="00906B09">
        <w:lastRenderedPageBreak/>
        <w:t>BRATHL_DSM2JULIAN</w:t>
      </w:r>
    </w:p>
    <w:p w14:paraId="11B56FFC" w14:textId="77777777" w:rsidR="0039640D" w:rsidRPr="00906B09" w:rsidRDefault="0039640D" w:rsidP="0039640D">
      <w:r w:rsidRPr="00906B09">
        <w:lastRenderedPageBreak/>
        <w:t>Converts a days-seconds-microseconds date into a decimal Julian date, according to refDate parameter</w:t>
      </w:r>
    </w:p>
    <w:p w14:paraId="7895C8AC" w14:textId="77777777" w:rsidR="00942C78" w:rsidRPr="00906B09" w:rsidRDefault="00942C78" w:rsidP="0039640D">
      <w:pPr>
        <w:sectPr w:rsidR="00942C78" w:rsidRPr="00906B09" w:rsidSect="00D10F9A">
          <w:type w:val="continuous"/>
          <w:pgSz w:w="11907" w:h="16840" w:code="9"/>
          <w:pgMar w:top="1418" w:right="1134" w:bottom="1418" w:left="1134" w:header="709" w:footer="399" w:gutter="0"/>
          <w:cols w:num="2" w:space="708" w:equalWidth="0">
            <w:col w:w="2835" w:space="708"/>
            <w:col w:w="6096"/>
          </w:cols>
          <w:docGrid w:linePitch="360"/>
        </w:sectPr>
      </w:pPr>
    </w:p>
    <w:p w14:paraId="25405C2E" w14:textId="77777777" w:rsidR="00942C78" w:rsidRPr="00906B09" w:rsidRDefault="0039640D" w:rsidP="0039640D">
      <w:r w:rsidRPr="00906B09">
        <w:lastRenderedPageBreak/>
        <w:t>BRATHL_DSM2SECONDS</w:t>
      </w:r>
      <w:r w:rsidRPr="00906B09">
        <w:tab/>
      </w:r>
    </w:p>
    <w:p w14:paraId="311D278E" w14:textId="77777777" w:rsidR="0039640D" w:rsidRPr="00906B09" w:rsidRDefault="0039640D" w:rsidP="0039640D">
      <w:r w:rsidRPr="00906B09">
        <w:lastRenderedPageBreak/>
        <w:t>Converts a days-seconds-microseconds date into seconds, according to refDate parameter</w:t>
      </w:r>
    </w:p>
    <w:p w14:paraId="46833A11" w14:textId="77777777" w:rsidR="00942C78" w:rsidRPr="00906B09" w:rsidRDefault="00942C78" w:rsidP="0039640D">
      <w:pPr>
        <w:sectPr w:rsidR="00942C78" w:rsidRPr="00906B09" w:rsidSect="00D10F9A">
          <w:type w:val="continuous"/>
          <w:pgSz w:w="11907" w:h="16840" w:code="9"/>
          <w:pgMar w:top="1418" w:right="1134" w:bottom="1418" w:left="1134" w:header="709" w:footer="399" w:gutter="0"/>
          <w:cols w:num="2" w:space="708" w:equalWidth="0">
            <w:col w:w="2835" w:space="708"/>
            <w:col w:w="6096"/>
          </w:cols>
          <w:docGrid w:linePitch="360"/>
        </w:sectPr>
      </w:pPr>
    </w:p>
    <w:p w14:paraId="335782F5" w14:textId="77777777" w:rsidR="00942C78" w:rsidRPr="00906B09" w:rsidRDefault="00942C78" w:rsidP="0039640D">
      <w:r w:rsidRPr="00906B09">
        <w:lastRenderedPageBreak/>
        <w:t>BRATHL_DSM2YMDHMSM</w:t>
      </w:r>
    </w:p>
    <w:p w14:paraId="3F47B03E" w14:textId="77777777" w:rsidR="0039640D" w:rsidRPr="00906B09" w:rsidRDefault="0039640D" w:rsidP="0039640D">
      <w:r w:rsidRPr="00906B09">
        <w:lastRenderedPageBreak/>
        <w:t>Converts a days-seconds-microseconds date into a year, month, day, hour, minute, second, microsecond date</w:t>
      </w:r>
    </w:p>
    <w:p w14:paraId="3C41200D" w14:textId="77777777" w:rsidR="00942C78" w:rsidRPr="00906B09" w:rsidRDefault="00942C78" w:rsidP="0039640D">
      <w:pPr>
        <w:sectPr w:rsidR="00942C78" w:rsidRPr="00906B09" w:rsidSect="00D10F9A">
          <w:type w:val="continuous"/>
          <w:pgSz w:w="11907" w:h="16840" w:code="9"/>
          <w:pgMar w:top="1418" w:right="1134" w:bottom="1418" w:left="1134" w:header="709" w:footer="399" w:gutter="0"/>
          <w:cols w:num="2" w:space="708" w:equalWidth="0">
            <w:col w:w="2835" w:space="708"/>
            <w:col w:w="6096"/>
          </w:cols>
          <w:docGrid w:linePitch="360"/>
        </w:sectPr>
      </w:pPr>
    </w:p>
    <w:p w14:paraId="29777149" w14:textId="77777777" w:rsidR="005B2270" w:rsidRPr="00906B09" w:rsidRDefault="005B2270" w:rsidP="0039640D"/>
    <w:p w14:paraId="6641B9D6" w14:textId="77777777" w:rsidR="005B2270" w:rsidRPr="00906B09" w:rsidRDefault="005B2270" w:rsidP="0039640D"/>
    <w:p w14:paraId="0283290D" w14:textId="77777777" w:rsidR="00942C78" w:rsidRPr="00906B09" w:rsidRDefault="00942C78" w:rsidP="0039640D">
      <w:r w:rsidRPr="00906B09">
        <w:t>BRATHL_JULIAN2DSM</w:t>
      </w:r>
    </w:p>
    <w:p w14:paraId="7CCA972F" w14:textId="77777777" w:rsidR="0039640D" w:rsidRPr="00906B09" w:rsidRDefault="0039640D" w:rsidP="0039640D">
      <w:r w:rsidRPr="00906B09">
        <w:lastRenderedPageBreak/>
        <w:t>Converts a decimal Julian date into a days-seconds-microseconds date, according to refDate parameter</w:t>
      </w:r>
    </w:p>
    <w:p w14:paraId="0316E083" w14:textId="77777777" w:rsidR="00942C78" w:rsidRPr="00906B09" w:rsidRDefault="00942C78" w:rsidP="0039640D">
      <w:pPr>
        <w:sectPr w:rsidR="00942C78" w:rsidRPr="00906B09" w:rsidSect="00F16BD4">
          <w:type w:val="continuous"/>
          <w:pgSz w:w="11907" w:h="16840" w:code="9"/>
          <w:pgMar w:top="1418" w:right="1134" w:bottom="1418" w:left="1134" w:header="709" w:footer="399" w:gutter="0"/>
          <w:cols w:num="2" w:space="708" w:equalWidth="0">
            <w:col w:w="2835" w:space="708"/>
            <w:col w:w="6096"/>
          </w:cols>
          <w:docGrid w:linePitch="360"/>
        </w:sectPr>
      </w:pPr>
    </w:p>
    <w:p w14:paraId="1FAFC481" w14:textId="77777777" w:rsidR="003A3291" w:rsidRPr="00906B09" w:rsidRDefault="00942C78" w:rsidP="0039640D">
      <w:r w:rsidRPr="00906B09">
        <w:lastRenderedPageBreak/>
        <w:t>BRATHL_JULIAN2SECONDS</w:t>
      </w:r>
    </w:p>
    <w:p w14:paraId="35124436" w14:textId="77777777" w:rsidR="00FD6298" w:rsidRPr="00906B09" w:rsidRDefault="0039640D" w:rsidP="0039640D">
      <w:r w:rsidRPr="00906B09">
        <w:lastRenderedPageBreak/>
        <w:t>Converts a decimal Julian date into seconds, according to refDate parameter</w:t>
      </w:r>
    </w:p>
    <w:p w14:paraId="18CF90B4" w14:textId="77777777" w:rsidR="003A3291" w:rsidRPr="00906B09" w:rsidRDefault="003A3291" w:rsidP="0039640D">
      <w:pPr>
        <w:sectPr w:rsidR="003A3291" w:rsidRPr="00906B09" w:rsidSect="00F16BD4">
          <w:type w:val="continuous"/>
          <w:pgSz w:w="11907" w:h="16840" w:code="9"/>
          <w:pgMar w:top="1418" w:right="1134" w:bottom="1418" w:left="1134" w:header="709" w:footer="399" w:gutter="0"/>
          <w:cols w:num="2" w:space="708" w:equalWidth="0">
            <w:col w:w="2835" w:space="708"/>
            <w:col w:w="6096"/>
          </w:cols>
          <w:docGrid w:linePitch="360"/>
        </w:sectPr>
      </w:pPr>
    </w:p>
    <w:p w14:paraId="6DEF0EFF" w14:textId="77777777" w:rsidR="00D10F9A" w:rsidRPr="00906B09" w:rsidRDefault="00D10F9A" w:rsidP="00D10F9A">
      <w:r w:rsidRPr="00906B09">
        <w:lastRenderedPageBreak/>
        <w:t>BRATHL_JULIAN2YMDHMSM</w:t>
      </w:r>
    </w:p>
    <w:p w14:paraId="071F4307" w14:textId="77777777" w:rsidR="00D10F9A" w:rsidRPr="00906B09" w:rsidRDefault="00D10F9A" w:rsidP="00D10F9A">
      <w:r w:rsidRPr="00906B09">
        <w:lastRenderedPageBreak/>
        <w:t>Converts a decimal Julian date into a year, month, day, hour, minute, second, microsecond date</w:t>
      </w:r>
    </w:p>
    <w:p w14:paraId="555B16B8" w14:textId="77777777" w:rsidR="00D10F9A" w:rsidRPr="00906B09" w:rsidRDefault="00D10F9A" w:rsidP="00D10F9A">
      <w:pPr>
        <w:sectPr w:rsidR="00D10F9A" w:rsidRPr="00906B09" w:rsidSect="00F16BD4">
          <w:type w:val="continuous"/>
          <w:pgSz w:w="11907" w:h="16840" w:code="9"/>
          <w:pgMar w:top="1418" w:right="1134" w:bottom="1418" w:left="1134" w:header="709" w:footer="399" w:gutter="0"/>
          <w:cols w:num="2" w:space="708" w:equalWidth="0">
            <w:col w:w="2835" w:space="708"/>
            <w:col w:w="6096"/>
          </w:cols>
          <w:docGrid w:linePitch="360"/>
        </w:sectPr>
      </w:pPr>
    </w:p>
    <w:p w14:paraId="22836D02" w14:textId="77777777" w:rsidR="00D10F9A" w:rsidRPr="00906B09" w:rsidRDefault="00D10F9A" w:rsidP="00D10F9A">
      <w:r w:rsidRPr="00906B09">
        <w:lastRenderedPageBreak/>
        <w:t>BRATHL_SECONDS2DSM</w:t>
      </w:r>
    </w:p>
    <w:p w14:paraId="26F9A93D" w14:textId="77777777" w:rsidR="00D10F9A" w:rsidRPr="00906B09" w:rsidRDefault="00D10F9A" w:rsidP="00D10F9A">
      <w:r w:rsidRPr="00906B09">
        <w:lastRenderedPageBreak/>
        <w:t>Converts seconds into a days-seconds-microseconds date, according to refDate parameter</w:t>
      </w:r>
    </w:p>
    <w:p w14:paraId="52DE55E3" w14:textId="77777777" w:rsidR="00D10F9A" w:rsidRPr="00906B09" w:rsidRDefault="00D10F9A" w:rsidP="00D10F9A">
      <w:pPr>
        <w:sectPr w:rsidR="00D10F9A" w:rsidRPr="00906B09" w:rsidSect="00F16BD4">
          <w:type w:val="continuous"/>
          <w:pgSz w:w="11907" w:h="16840" w:code="9"/>
          <w:pgMar w:top="1418" w:right="1134" w:bottom="1418" w:left="1134" w:header="709" w:footer="399" w:gutter="0"/>
          <w:cols w:num="2" w:space="708" w:equalWidth="0">
            <w:col w:w="2835" w:space="708"/>
            <w:col w:w="6096"/>
          </w:cols>
          <w:docGrid w:linePitch="360"/>
        </w:sectPr>
      </w:pPr>
    </w:p>
    <w:p w14:paraId="3691BF4E" w14:textId="77777777" w:rsidR="00D10F9A" w:rsidRPr="00906B09" w:rsidRDefault="00D10F9A" w:rsidP="00D10F9A">
      <w:r w:rsidRPr="00906B09">
        <w:lastRenderedPageBreak/>
        <w:t>BRATHL_SECONDS2JULIAN</w:t>
      </w:r>
    </w:p>
    <w:p w14:paraId="1064E503" w14:textId="77777777" w:rsidR="00D10F9A" w:rsidRPr="00906B09" w:rsidRDefault="00D10F9A" w:rsidP="00D10F9A">
      <w:r w:rsidRPr="00906B09">
        <w:lastRenderedPageBreak/>
        <w:t>Converts seconds into a decimal Julian date, according to refDate parameter</w:t>
      </w:r>
    </w:p>
    <w:p w14:paraId="09B2571F" w14:textId="77777777" w:rsidR="00D10F9A" w:rsidRPr="00906B09" w:rsidRDefault="00D10F9A" w:rsidP="00D10F9A">
      <w:pPr>
        <w:sectPr w:rsidR="00D10F9A" w:rsidRPr="00906B09" w:rsidSect="00F16BD4">
          <w:type w:val="continuous"/>
          <w:pgSz w:w="11907" w:h="16840" w:code="9"/>
          <w:pgMar w:top="1418" w:right="1134" w:bottom="1418" w:left="1134" w:header="709" w:footer="399" w:gutter="0"/>
          <w:cols w:num="2" w:space="708" w:equalWidth="0">
            <w:col w:w="2835" w:space="708"/>
            <w:col w:w="6096"/>
          </w:cols>
          <w:docGrid w:linePitch="360"/>
        </w:sectPr>
      </w:pPr>
    </w:p>
    <w:p w14:paraId="19C4E820" w14:textId="77777777" w:rsidR="00D10F9A" w:rsidRPr="00906B09" w:rsidRDefault="00D10F9A" w:rsidP="00D10F9A">
      <w:r w:rsidRPr="00906B09">
        <w:lastRenderedPageBreak/>
        <w:t>BRATHL_SECONDS2YMDHMSM</w:t>
      </w:r>
    </w:p>
    <w:p w14:paraId="3209DF61" w14:textId="77777777" w:rsidR="00D10F9A" w:rsidRPr="00906B09" w:rsidRDefault="00D10F9A" w:rsidP="00D10F9A">
      <w:r w:rsidRPr="00906B09">
        <w:lastRenderedPageBreak/>
        <w:t>Converts seconds into a a decimal Julian date, according to refDate parameter</w:t>
      </w:r>
    </w:p>
    <w:p w14:paraId="3FCB5837" w14:textId="77777777" w:rsidR="00D10F9A" w:rsidRPr="00906B09" w:rsidRDefault="00D10F9A" w:rsidP="00D10F9A">
      <w:pPr>
        <w:sectPr w:rsidR="00D10F9A" w:rsidRPr="00906B09" w:rsidSect="00F16BD4">
          <w:type w:val="continuous"/>
          <w:pgSz w:w="11907" w:h="16840" w:code="9"/>
          <w:pgMar w:top="1418" w:right="1134" w:bottom="1418" w:left="1134" w:header="709" w:footer="399" w:gutter="0"/>
          <w:cols w:num="2" w:space="708" w:equalWidth="0">
            <w:col w:w="2835" w:space="708"/>
            <w:col w:w="6096"/>
          </w:cols>
          <w:docGrid w:linePitch="360"/>
        </w:sectPr>
      </w:pPr>
    </w:p>
    <w:p w14:paraId="770416DC" w14:textId="77777777" w:rsidR="00D10F9A" w:rsidRPr="00906B09" w:rsidRDefault="00D10F9A" w:rsidP="00D10F9A">
      <w:r w:rsidRPr="00906B09">
        <w:lastRenderedPageBreak/>
        <w:t>BRATHL_YMDHMSM2DSM</w:t>
      </w:r>
    </w:p>
    <w:p w14:paraId="72EDF0CD" w14:textId="77777777" w:rsidR="00F16BD4" w:rsidRPr="00906B09" w:rsidRDefault="00D10F9A" w:rsidP="00D10F9A">
      <w:r w:rsidRPr="00906B09">
        <w:lastRenderedPageBreak/>
        <w:t>Converts a year, month, day, hour, minute, second, microsecond date into a days-seconds-microseconds date, according to refDate parameter</w:t>
      </w:r>
    </w:p>
    <w:p w14:paraId="2D3BE47B" w14:textId="77777777" w:rsidR="00F16BD4" w:rsidRPr="00906B09" w:rsidRDefault="00F16BD4" w:rsidP="00D10F9A">
      <w:pPr>
        <w:sectPr w:rsidR="00F16BD4" w:rsidRPr="00906B09" w:rsidSect="00F16BD4">
          <w:type w:val="continuous"/>
          <w:pgSz w:w="11907" w:h="16840" w:code="9"/>
          <w:pgMar w:top="1418" w:right="1134" w:bottom="1418" w:left="1134" w:header="709" w:footer="399" w:gutter="0"/>
          <w:cols w:num="2" w:space="708" w:equalWidth="0">
            <w:col w:w="2778" w:space="708"/>
            <w:col w:w="6153"/>
          </w:cols>
          <w:docGrid w:linePitch="360"/>
        </w:sectPr>
      </w:pPr>
    </w:p>
    <w:p w14:paraId="6DB90DD6" w14:textId="77777777" w:rsidR="00D10F9A" w:rsidRPr="00906B09" w:rsidRDefault="00D10F9A" w:rsidP="00D10F9A">
      <w:r w:rsidRPr="00906B09">
        <w:lastRenderedPageBreak/>
        <w:t>BRATHL_YMDHMSM2JULIAN</w:t>
      </w:r>
    </w:p>
    <w:p w14:paraId="6F54ABB2" w14:textId="77777777" w:rsidR="00D10F9A" w:rsidRPr="00906B09" w:rsidRDefault="00D10F9A" w:rsidP="00D10F9A">
      <w:r w:rsidRPr="00906B09">
        <w:lastRenderedPageBreak/>
        <w:t>Converts a year, month, day, hour, minute, second, microsecond date into a decimal Julian date, according to refDate parameter</w:t>
      </w:r>
    </w:p>
    <w:p w14:paraId="1E4BCDAB" w14:textId="77777777" w:rsidR="00D10F9A" w:rsidRPr="00906B09" w:rsidRDefault="00D10F9A" w:rsidP="00D10F9A">
      <w:pPr>
        <w:sectPr w:rsidR="00D10F9A" w:rsidRPr="00906B09" w:rsidSect="00A0496C">
          <w:type w:val="continuous"/>
          <w:pgSz w:w="11907" w:h="16840" w:code="9"/>
          <w:pgMar w:top="1418" w:right="1134" w:bottom="1418" w:left="1134" w:header="709" w:footer="399" w:gutter="0"/>
          <w:cols w:num="2" w:space="708" w:equalWidth="0">
            <w:col w:w="2835" w:space="708"/>
            <w:col w:w="6096"/>
          </w:cols>
          <w:docGrid w:linePitch="360"/>
        </w:sectPr>
      </w:pPr>
    </w:p>
    <w:p w14:paraId="5D1DD24A" w14:textId="77777777" w:rsidR="00D10F9A" w:rsidRPr="00906B09" w:rsidRDefault="00D10F9A" w:rsidP="00D10F9A">
      <w:r w:rsidRPr="00906B09">
        <w:lastRenderedPageBreak/>
        <w:t>BRATHL_YMDHMSM2SECONDS</w:t>
      </w:r>
      <w:r w:rsidRPr="00906B09">
        <w:tab/>
      </w:r>
    </w:p>
    <w:p w14:paraId="5C19516C" w14:textId="77777777" w:rsidR="003A3291" w:rsidRPr="00906B09" w:rsidRDefault="00D10F9A" w:rsidP="00D10F9A">
      <w:r w:rsidRPr="00906B09">
        <w:lastRenderedPageBreak/>
        <w:t>Converts a year, month, day, hour, minute,</w:t>
      </w:r>
      <w:r w:rsidR="002A4FBC" w:rsidRPr="00906B09">
        <w:t xml:space="preserve"> second, microsecond date into </w:t>
      </w:r>
      <w:r w:rsidRPr="00906B09">
        <w:t>seconds, according to refDate parameter</w:t>
      </w:r>
    </w:p>
    <w:p w14:paraId="525595B1" w14:textId="77777777" w:rsidR="00D10F9A" w:rsidRPr="00906B09" w:rsidRDefault="00D10F9A" w:rsidP="0039640D">
      <w:pPr>
        <w:sectPr w:rsidR="00D10F9A" w:rsidRPr="00906B09" w:rsidSect="00A0496C">
          <w:type w:val="continuous"/>
          <w:pgSz w:w="11907" w:h="16840" w:code="9"/>
          <w:pgMar w:top="1418" w:right="1134" w:bottom="1418" w:left="1134" w:header="709" w:footer="399" w:gutter="0"/>
          <w:cols w:num="2" w:space="708" w:equalWidth="0">
            <w:col w:w="2835" w:space="708"/>
            <w:col w:w="6096"/>
          </w:cols>
          <w:docGrid w:linePitch="360"/>
        </w:sectPr>
      </w:pPr>
    </w:p>
    <w:p w14:paraId="385C9200" w14:textId="77777777" w:rsidR="003A3291" w:rsidRPr="00906B09" w:rsidRDefault="002A4FBC" w:rsidP="002A4FBC">
      <w:pPr>
        <w:pStyle w:val="Heading2"/>
      </w:pPr>
      <w:bookmarkStart w:id="492" w:name="_Toc449978497"/>
      <w:r w:rsidRPr="00906B09">
        <w:lastRenderedPageBreak/>
        <w:t>Named structures</w:t>
      </w:r>
      <w:bookmarkEnd w:id="492"/>
    </w:p>
    <w:p w14:paraId="5259D6A7" w14:textId="77777777" w:rsidR="002A4FBC" w:rsidRPr="00906B09" w:rsidRDefault="002A4FBC" w:rsidP="002A4FBC">
      <w:r w:rsidRPr="00906B09">
        <w:t>Several structures are also available, to represent the different kinds of date formats.</w:t>
      </w:r>
    </w:p>
    <w:p w14:paraId="5B8C978A" w14:textId="77777777" w:rsidR="002A4FBC" w:rsidRPr="00906B09" w:rsidRDefault="002A4FBC" w:rsidP="002A4FBC">
      <w:r w:rsidRPr="00906B09">
        <w:t>Syntax: see annexes</w:t>
      </w:r>
    </w:p>
    <w:p w14:paraId="3B9E5EED" w14:textId="77777777" w:rsidR="002A4FBC" w:rsidRPr="00906B09" w:rsidRDefault="002A4FBC" w:rsidP="00F43C8D">
      <w:pPr>
        <w:pStyle w:val="Indent2withBullet"/>
      </w:pPr>
      <w:r w:rsidRPr="00906B09">
        <w:t>for IDL</w:t>
      </w:r>
    </w:p>
    <w:p w14:paraId="45AC831D" w14:textId="77777777" w:rsidR="002A4FBC" w:rsidRPr="00906B09" w:rsidRDefault="002A4FBC" w:rsidP="00E00375">
      <w:pPr>
        <w:pStyle w:val="Indent2withBullet"/>
      </w:pPr>
      <w:r w:rsidRPr="00906B09">
        <w:t>for MATLAB</w:t>
      </w:r>
    </w:p>
    <w:p w14:paraId="062EC149" w14:textId="77777777" w:rsidR="002A4FBC" w:rsidRPr="00906B09" w:rsidRDefault="002A4FBC" w:rsidP="0044571C">
      <w:pPr>
        <w:pStyle w:val="Indent2withBullet"/>
      </w:pPr>
      <w:r w:rsidRPr="00906B09">
        <w:t>for Fortran</w:t>
      </w:r>
    </w:p>
    <w:p w14:paraId="4AB9C784" w14:textId="77777777" w:rsidR="002A4FBC" w:rsidRPr="00906B09" w:rsidRDefault="002A4FBC" w:rsidP="00974859">
      <w:pPr>
        <w:pStyle w:val="Indent2withBullet"/>
      </w:pPr>
      <w:r w:rsidRPr="00906B09">
        <w:t>for C</w:t>
      </w:r>
    </w:p>
    <w:p w14:paraId="5427DD0E" w14:textId="77777777" w:rsidR="002A4FBC" w:rsidRPr="00906B09" w:rsidRDefault="002A4FBC" w:rsidP="00A51DFF">
      <w:pPr>
        <w:pStyle w:val="Indent2withBullet"/>
      </w:pPr>
      <w:r w:rsidRPr="00906B09">
        <w:t>for Python</w:t>
      </w:r>
    </w:p>
    <w:p w14:paraId="18585494" w14:textId="77777777" w:rsidR="002A4FBC" w:rsidRPr="00906B09" w:rsidRDefault="002A4FBC" w:rsidP="002A4FBC"/>
    <w:p w14:paraId="0FB17A39" w14:textId="77777777" w:rsidR="002A4FBC" w:rsidRPr="00906B09" w:rsidRDefault="002A4FBC" w:rsidP="002A4FBC">
      <w:pPr>
        <w:sectPr w:rsidR="002A4FBC" w:rsidRPr="00906B09" w:rsidSect="003A3291">
          <w:type w:val="continuous"/>
          <w:pgSz w:w="11907" w:h="16840" w:code="9"/>
          <w:pgMar w:top="1418" w:right="1134" w:bottom="1418" w:left="1134" w:header="709" w:footer="399" w:gutter="0"/>
          <w:cols w:space="708"/>
          <w:docGrid w:linePitch="360"/>
        </w:sectPr>
      </w:pPr>
    </w:p>
    <w:p w14:paraId="26AAA8FC" w14:textId="77777777" w:rsidR="002A4FBC" w:rsidRPr="00906B09" w:rsidRDefault="002A4FBC" w:rsidP="002A4FBC">
      <w:r w:rsidRPr="00906B09">
        <w:lastRenderedPageBreak/>
        <w:t>BRATHL_DATEYMDHMSM</w:t>
      </w:r>
    </w:p>
    <w:p w14:paraId="7C21A1F0" w14:textId="77777777" w:rsidR="002A4FBC" w:rsidRPr="00906B09" w:rsidRDefault="002A4FBC" w:rsidP="002A4FBC">
      <w:r w:rsidRPr="00906B09">
        <w:lastRenderedPageBreak/>
        <w:t>YYYY-MM-DD HH:MN:SS:MS date structure</w:t>
      </w:r>
    </w:p>
    <w:p w14:paraId="314E5E96" w14:textId="77777777" w:rsidR="002A4FBC" w:rsidRPr="00906B09" w:rsidRDefault="002A4FBC" w:rsidP="002A4FBC">
      <w:pPr>
        <w:sectPr w:rsidR="002A4FBC" w:rsidRPr="00906B09" w:rsidSect="002A4FBC">
          <w:type w:val="continuous"/>
          <w:pgSz w:w="11907" w:h="16840" w:code="9"/>
          <w:pgMar w:top="1418" w:right="1134" w:bottom="1418" w:left="1134" w:header="709" w:footer="399" w:gutter="0"/>
          <w:cols w:num="2" w:space="708" w:equalWidth="0">
            <w:col w:w="2741" w:space="708"/>
            <w:col w:w="6190"/>
          </w:cols>
          <w:docGrid w:linePitch="360"/>
        </w:sectPr>
      </w:pPr>
    </w:p>
    <w:p w14:paraId="268F77A3" w14:textId="77777777" w:rsidR="002A4FBC" w:rsidRPr="00906B09" w:rsidRDefault="002A4FBC" w:rsidP="00672A92">
      <w:pPr>
        <w:ind w:left="3124"/>
      </w:pPr>
      <w:r w:rsidRPr="00906B09">
        <w:lastRenderedPageBreak/>
        <w:tab/>
        <w:t>YEAR</w:t>
      </w:r>
    </w:p>
    <w:p w14:paraId="68ED6534" w14:textId="77777777" w:rsidR="002A4FBC" w:rsidRPr="00906B09" w:rsidRDefault="002A4FBC" w:rsidP="00672A92">
      <w:pPr>
        <w:ind w:left="3124"/>
      </w:pPr>
      <w:r w:rsidRPr="00906B09">
        <w:tab/>
        <w:t>MONTH</w:t>
      </w:r>
    </w:p>
    <w:p w14:paraId="7650768C" w14:textId="77777777" w:rsidR="002A4FBC" w:rsidRPr="00906B09" w:rsidRDefault="002A4FBC" w:rsidP="00062BF7">
      <w:pPr>
        <w:ind w:left="3124"/>
      </w:pPr>
      <w:r w:rsidRPr="00906B09">
        <w:tab/>
        <w:t>DAY</w:t>
      </w:r>
    </w:p>
    <w:p w14:paraId="07E0BFF7" w14:textId="77777777" w:rsidR="002A4FBC" w:rsidRPr="00906B09" w:rsidRDefault="002A4FBC" w:rsidP="00062BF7">
      <w:pPr>
        <w:ind w:left="3124"/>
      </w:pPr>
      <w:r w:rsidRPr="00906B09">
        <w:tab/>
        <w:t>HOUR</w:t>
      </w:r>
    </w:p>
    <w:p w14:paraId="543117CF" w14:textId="77777777" w:rsidR="002A4FBC" w:rsidRPr="00906B09" w:rsidRDefault="002A4FBC" w:rsidP="00062BF7">
      <w:pPr>
        <w:ind w:left="3124"/>
      </w:pPr>
      <w:r w:rsidRPr="00906B09">
        <w:tab/>
        <w:t>MINUTE</w:t>
      </w:r>
    </w:p>
    <w:p w14:paraId="7A6B3910" w14:textId="77777777" w:rsidR="002A4FBC" w:rsidRPr="00906B09" w:rsidRDefault="002A4FBC" w:rsidP="00062BF7">
      <w:pPr>
        <w:ind w:left="3124"/>
      </w:pPr>
      <w:r w:rsidRPr="00906B09">
        <w:tab/>
        <w:t>SECOND</w:t>
      </w:r>
    </w:p>
    <w:p w14:paraId="7E7904FB" w14:textId="77777777" w:rsidR="002A4FBC" w:rsidRPr="00906B09" w:rsidRDefault="002A4FBC" w:rsidP="00062BF7">
      <w:pPr>
        <w:ind w:left="3124"/>
      </w:pPr>
      <w:r w:rsidRPr="00906B09">
        <w:tab/>
        <w:t>MUSECOND</w:t>
      </w:r>
    </w:p>
    <w:p w14:paraId="03C1203A" w14:textId="77777777" w:rsidR="002A4FBC" w:rsidRPr="00906B09" w:rsidRDefault="002A4FBC" w:rsidP="002A4FBC"/>
    <w:p w14:paraId="22FDFB1B" w14:textId="77777777" w:rsidR="004F5041" w:rsidRPr="00906B09" w:rsidRDefault="004F5041" w:rsidP="002A4FBC">
      <w:pPr>
        <w:sectPr w:rsidR="004F5041" w:rsidRPr="00906B09" w:rsidSect="003A3291">
          <w:type w:val="continuous"/>
          <w:pgSz w:w="11907" w:h="16840" w:code="9"/>
          <w:pgMar w:top="1418" w:right="1134" w:bottom="1418" w:left="1134" w:header="709" w:footer="399" w:gutter="0"/>
          <w:cols w:space="708"/>
          <w:docGrid w:linePitch="360"/>
        </w:sectPr>
      </w:pPr>
    </w:p>
    <w:p w14:paraId="049710D5" w14:textId="77777777" w:rsidR="004F5041" w:rsidRPr="00906B09" w:rsidRDefault="004F5041" w:rsidP="002A4FBC">
      <w:r w:rsidRPr="00906B09">
        <w:lastRenderedPageBreak/>
        <w:t>BRATHL_DATEDSM</w:t>
      </w:r>
    </w:p>
    <w:p w14:paraId="326D5C93" w14:textId="77777777" w:rsidR="002A4FBC" w:rsidRPr="00906B09" w:rsidRDefault="002A4FBC" w:rsidP="002A4FBC">
      <w:r w:rsidRPr="00906B09">
        <w:lastRenderedPageBreak/>
        <w:t>day/seconds/microseconds date structure</w:t>
      </w:r>
    </w:p>
    <w:p w14:paraId="288538CA" w14:textId="77777777" w:rsidR="004F5041" w:rsidRPr="00906B09" w:rsidRDefault="004F5041" w:rsidP="002A4FBC">
      <w:pPr>
        <w:sectPr w:rsidR="004F5041" w:rsidRPr="00906B09" w:rsidSect="004F5041">
          <w:type w:val="continuous"/>
          <w:pgSz w:w="11907" w:h="16840" w:code="9"/>
          <w:pgMar w:top="1418" w:right="1134" w:bottom="1418" w:left="1134" w:header="709" w:footer="399" w:gutter="0"/>
          <w:cols w:num="2" w:space="708" w:equalWidth="0">
            <w:col w:w="2741" w:space="708"/>
            <w:col w:w="6190"/>
          </w:cols>
          <w:docGrid w:linePitch="360"/>
        </w:sectPr>
      </w:pPr>
    </w:p>
    <w:p w14:paraId="19E05881" w14:textId="77777777" w:rsidR="002A4FBC" w:rsidRPr="00906B09" w:rsidRDefault="002A4FBC" w:rsidP="004F5041">
      <w:pPr>
        <w:ind w:left="3124"/>
      </w:pPr>
      <w:r w:rsidRPr="00906B09">
        <w:lastRenderedPageBreak/>
        <w:tab/>
        <w:t>REFDATE</w:t>
      </w:r>
      <w:r w:rsidRPr="00906B09">
        <w:tab/>
        <w:t>reference date</w:t>
      </w:r>
    </w:p>
    <w:p w14:paraId="4EB00C67" w14:textId="77777777" w:rsidR="002A4FBC" w:rsidRPr="00906B09" w:rsidRDefault="002A4FBC" w:rsidP="004F5041">
      <w:pPr>
        <w:ind w:left="3124"/>
      </w:pPr>
      <w:r w:rsidRPr="00906B09">
        <w:tab/>
        <w:t>DAYS</w:t>
      </w:r>
      <w:r w:rsidRPr="00906B09">
        <w:tab/>
        <w:t>numbers of days</w:t>
      </w:r>
    </w:p>
    <w:p w14:paraId="52D8A674" w14:textId="77777777" w:rsidR="002A4FBC" w:rsidRPr="00906B09" w:rsidRDefault="002A4FBC" w:rsidP="004F5041">
      <w:pPr>
        <w:ind w:left="3124"/>
      </w:pPr>
      <w:r w:rsidRPr="00906B09">
        <w:tab/>
        <w:t>SECONDS</w:t>
      </w:r>
      <w:r w:rsidRPr="00906B09">
        <w:tab/>
        <w:t>numbers of seconds</w:t>
      </w:r>
    </w:p>
    <w:p w14:paraId="5C76A494" w14:textId="77777777" w:rsidR="002A4FBC" w:rsidRPr="00906B09" w:rsidRDefault="002A4FBC" w:rsidP="004F5041">
      <w:pPr>
        <w:ind w:left="3124"/>
      </w:pPr>
      <w:r w:rsidRPr="00906B09">
        <w:tab/>
        <w:t>MUSECONDS</w:t>
      </w:r>
      <w:r w:rsidRPr="00906B09">
        <w:tab/>
        <w:t>numbers of microseconds</w:t>
      </w:r>
    </w:p>
    <w:p w14:paraId="4E94A5F2" w14:textId="77777777" w:rsidR="002A4FBC" w:rsidRPr="00906B09" w:rsidRDefault="002A4FBC" w:rsidP="00F92046">
      <w:pPr>
        <w:ind w:left="3408"/>
      </w:pPr>
      <w:r w:rsidRPr="00906B09">
        <w:t>REFDATE is the reference date i.e :</w:t>
      </w:r>
    </w:p>
    <w:p w14:paraId="37AF0922" w14:textId="77777777" w:rsidR="002A4FBC" w:rsidRPr="00906B09" w:rsidRDefault="002A4FBC" w:rsidP="00F92046">
      <w:pPr>
        <w:ind w:left="3408"/>
      </w:pPr>
      <w:r w:rsidRPr="00906B09">
        <w:t xml:space="preserve"> 0: 1950-01-01 00:00:00.0</w:t>
      </w:r>
    </w:p>
    <w:p w14:paraId="50FE3D7C" w14:textId="77777777" w:rsidR="002A4FBC" w:rsidRPr="00906B09" w:rsidRDefault="002A4FBC" w:rsidP="00F92046">
      <w:pPr>
        <w:ind w:left="3408"/>
      </w:pPr>
      <w:r w:rsidRPr="00906B09">
        <w:lastRenderedPageBreak/>
        <w:t xml:space="preserve"> 1: 1958-01-01 00:00:00.0</w:t>
      </w:r>
    </w:p>
    <w:p w14:paraId="4489999C" w14:textId="77777777" w:rsidR="002A4FBC" w:rsidRPr="00906B09" w:rsidRDefault="002A4FBC" w:rsidP="00F92046">
      <w:pPr>
        <w:ind w:left="3408"/>
      </w:pPr>
      <w:r w:rsidRPr="00906B09">
        <w:t xml:space="preserve"> 2: 1985-01-01 00:00:00.0</w:t>
      </w:r>
    </w:p>
    <w:p w14:paraId="6DD6CE29" w14:textId="77777777" w:rsidR="002A4FBC" w:rsidRPr="00906B09" w:rsidRDefault="002A4FBC" w:rsidP="00F92046">
      <w:pPr>
        <w:ind w:left="3408"/>
      </w:pPr>
      <w:r w:rsidRPr="00906B09">
        <w:t xml:space="preserve"> 3: 1990-01-01 00:00:00.0</w:t>
      </w:r>
    </w:p>
    <w:p w14:paraId="64AFE896" w14:textId="77777777" w:rsidR="002A4FBC" w:rsidRPr="00906B09" w:rsidRDefault="002A4FBC" w:rsidP="00F92046">
      <w:pPr>
        <w:ind w:left="3408"/>
      </w:pPr>
      <w:r w:rsidRPr="00906B09">
        <w:t xml:space="preserve"> 4: 2000-01-01 00:00:00.0</w:t>
      </w:r>
    </w:p>
    <w:p w14:paraId="4B7ABFB2" w14:textId="77777777" w:rsidR="002A4FBC" w:rsidRPr="00906B09" w:rsidRDefault="002A4FBC" w:rsidP="00F92046">
      <w:pPr>
        <w:ind w:left="3408"/>
      </w:pPr>
      <w:r w:rsidRPr="00906B09">
        <w:t xml:space="preserve"> 5: user reference 1</w:t>
      </w:r>
    </w:p>
    <w:p w14:paraId="3F18FD82" w14:textId="77777777" w:rsidR="002A4FBC" w:rsidRPr="00906B09" w:rsidRDefault="002A4FBC" w:rsidP="00F92046">
      <w:pPr>
        <w:ind w:left="3408"/>
      </w:pPr>
      <w:r w:rsidRPr="00906B09">
        <w:t xml:space="preserve"> 6: user reference 2</w:t>
      </w:r>
    </w:p>
    <w:p w14:paraId="3CC24901" w14:textId="77777777" w:rsidR="002A4FBC" w:rsidRPr="00906B09" w:rsidRDefault="002A4FBC" w:rsidP="00F92046">
      <w:pPr>
        <w:ind w:left="3408"/>
      </w:pPr>
      <w:r w:rsidRPr="00906B09">
        <w:t>values of 5 and 6 allow users to set two specific reference dates of their choice (see BRATHL_SETREFUSER1 and BRATHL_SETREFUSER2 functions)</w:t>
      </w:r>
    </w:p>
    <w:p w14:paraId="047790F8" w14:textId="77777777" w:rsidR="002A4FBC" w:rsidRPr="00906B09" w:rsidRDefault="002A4FBC" w:rsidP="002A4FBC"/>
    <w:p w14:paraId="7A013941" w14:textId="77777777" w:rsidR="00F92046" w:rsidRPr="00906B09" w:rsidRDefault="00F92046" w:rsidP="002A4FBC">
      <w:pPr>
        <w:sectPr w:rsidR="00F92046" w:rsidRPr="00906B09" w:rsidSect="003A3291">
          <w:type w:val="continuous"/>
          <w:pgSz w:w="11907" w:h="16840" w:code="9"/>
          <w:pgMar w:top="1418" w:right="1134" w:bottom="1418" w:left="1134" w:header="709" w:footer="399" w:gutter="0"/>
          <w:cols w:space="708"/>
          <w:docGrid w:linePitch="360"/>
        </w:sectPr>
      </w:pPr>
    </w:p>
    <w:p w14:paraId="1BFE778A" w14:textId="77777777" w:rsidR="00F92046" w:rsidRPr="00906B09" w:rsidRDefault="00F92046" w:rsidP="002A4FBC">
      <w:r w:rsidRPr="00906B09">
        <w:lastRenderedPageBreak/>
        <w:t>BRATHL_DATESECOND</w:t>
      </w:r>
    </w:p>
    <w:p w14:paraId="0C3CA59A" w14:textId="77777777" w:rsidR="00F92046" w:rsidRPr="00906B09" w:rsidRDefault="002A4FBC" w:rsidP="00F92046">
      <w:pPr>
        <w:jc w:val="left"/>
        <w:sectPr w:rsidR="00F92046" w:rsidRPr="00906B09" w:rsidSect="00F92046">
          <w:type w:val="continuous"/>
          <w:pgSz w:w="11907" w:h="16840" w:code="9"/>
          <w:pgMar w:top="1418" w:right="1134" w:bottom="1418" w:left="1134" w:header="709" w:footer="399" w:gutter="0"/>
          <w:cols w:num="2" w:space="708" w:equalWidth="0">
            <w:col w:w="2741" w:space="708"/>
            <w:col w:w="6190"/>
          </w:cols>
          <w:docGrid w:linePitch="360"/>
        </w:sectPr>
      </w:pPr>
      <w:r w:rsidRPr="00906B09">
        <w:lastRenderedPageBreak/>
        <w:t>decimal seconds date structure</w:t>
      </w:r>
    </w:p>
    <w:p w14:paraId="0DA9CED4" w14:textId="77777777" w:rsidR="002A4FBC" w:rsidRPr="00906B09" w:rsidRDefault="002A4FBC" w:rsidP="00F92046">
      <w:pPr>
        <w:ind w:left="3124"/>
      </w:pPr>
      <w:r w:rsidRPr="00906B09">
        <w:lastRenderedPageBreak/>
        <w:tab/>
        <w:t>REFDATE</w:t>
      </w:r>
      <w:r w:rsidRPr="00906B09">
        <w:tab/>
        <w:t>reference date - see :BRATHL_DATEDSM</w:t>
      </w:r>
    </w:p>
    <w:p w14:paraId="4670523D" w14:textId="77777777" w:rsidR="002A4FBC" w:rsidRPr="00906B09" w:rsidRDefault="002A4FBC" w:rsidP="00F92046">
      <w:pPr>
        <w:ind w:left="3124"/>
      </w:pPr>
      <w:r w:rsidRPr="00906B09">
        <w:tab/>
        <w:t>NBSEC</w:t>
      </w:r>
      <w:r w:rsidR="00F92046" w:rsidRPr="00906B09">
        <w:t>ONDS</w:t>
      </w:r>
      <w:r w:rsidR="00F92046" w:rsidRPr="00906B09">
        <w:tab/>
        <w:t xml:space="preserve">decimal numbers of seconds </w:t>
      </w:r>
      <w:r w:rsidRPr="00906B09">
        <w:t>(seconds.microseconds)</w:t>
      </w:r>
    </w:p>
    <w:p w14:paraId="5E0FC2FA" w14:textId="77777777" w:rsidR="002A4FBC" w:rsidRPr="00906B09" w:rsidRDefault="002A4FBC" w:rsidP="002A4FBC"/>
    <w:p w14:paraId="1DB7E257" w14:textId="77777777" w:rsidR="00F92046" w:rsidRPr="00906B09" w:rsidRDefault="00F92046" w:rsidP="002A4FBC">
      <w:pPr>
        <w:sectPr w:rsidR="00F92046" w:rsidRPr="00906B09" w:rsidSect="003A3291">
          <w:type w:val="continuous"/>
          <w:pgSz w:w="11907" w:h="16840" w:code="9"/>
          <w:pgMar w:top="1418" w:right="1134" w:bottom="1418" w:left="1134" w:header="709" w:footer="399" w:gutter="0"/>
          <w:cols w:space="708"/>
          <w:docGrid w:linePitch="360"/>
        </w:sectPr>
      </w:pPr>
    </w:p>
    <w:p w14:paraId="3272DE33" w14:textId="77777777" w:rsidR="00F92046" w:rsidRPr="00906B09" w:rsidRDefault="00F92046" w:rsidP="002A4FBC">
      <w:r w:rsidRPr="00906B09">
        <w:lastRenderedPageBreak/>
        <w:t>BRATHL_DATEJULIAN</w:t>
      </w:r>
    </w:p>
    <w:p w14:paraId="7BC32603" w14:textId="77777777" w:rsidR="002A4FBC" w:rsidRPr="00906B09" w:rsidRDefault="002A4FBC" w:rsidP="002A4FBC">
      <w:r w:rsidRPr="00906B09">
        <w:lastRenderedPageBreak/>
        <w:t>decimal Julian date structure</w:t>
      </w:r>
    </w:p>
    <w:p w14:paraId="089638FB" w14:textId="77777777" w:rsidR="00F92046" w:rsidRPr="00906B09" w:rsidRDefault="00F92046" w:rsidP="002A4FBC">
      <w:pPr>
        <w:sectPr w:rsidR="00F92046" w:rsidRPr="00906B09" w:rsidSect="00F92046">
          <w:type w:val="continuous"/>
          <w:pgSz w:w="11907" w:h="16840" w:code="9"/>
          <w:pgMar w:top="1418" w:right="1134" w:bottom="1418" w:left="1134" w:header="709" w:footer="399" w:gutter="0"/>
          <w:cols w:num="2" w:space="708" w:equalWidth="0">
            <w:col w:w="2741" w:space="708"/>
            <w:col w:w="6190"/>
          </w:cols>
          <w:docGrid w:linePitch="360"/>
        </w:sectPr>
      </w:pPr>
    </w:p>
    <w:p w14:paraId="06149A47" w14:textId="77777777" w:rsidR="002A4FBC" w:rsidRPr="00906B09" w:rsidRDefault="002A4FBC" w:rsidP="00F92046">
      <w:pPr>
        <w:ind w:left="3124"/>
      </w:pPr>
      <w:r w:rsidRPr="00906B09">
        <w:lastRenderedPageBreak/>
        <w:tab/>
        <w:t>REFDATE</w:t>
      </w:r>
      <w:r w:rsidRPr="00906B09">
        <w:tab/>
        <w:t>reference date - see :BRATHL_DATEDSM</w:t>
      </w:r>
    </w:p>
    <w:p w14:paraId="5F6F45E5" w14:textId="77777777" w:rsidR="002A4FBC" w:rsidRPr="00906B09" w:rsidRDefault="002A4FBC" w:rsidP="00F92046">
      <w:pPr>
        <w:ind w:left="3124"/>
      </w:pPr>
      <w:r w:rsidRPr="00906B09">
        <w:tab/>
        <w:t>JULIAN</w:t>
      </w:r>
      <w:r w:rsidRPr="00906B09">
        <w:tab/>
        <w:t>decimal Julian day</w:t>
      </w:r>
    </w:p>
    <w:p w14:paraId="4AD9538F" w14:textId="77777777" w:rsidR="002D270F" w:rsidRPr="00906B09" w:rsidRDefault="002D270F" w:rsidP="002D270F">
      <w:pPr>
        <w:pStyle w:val="Heading1"/>
      </w:pPr>
      <w:bookmarkStart w:id="493" w:name="_Toc449978498"/>
      <w:r w:rsidRPr="00906B09">
        <w:lastRenderedPageBreak/>
        <w:t>ANNEX A: list o</w:t>
      </w:r>
      <w:r w:rsidR="00984D57" w:rsidRPr="00906B09">
        <w:t>f</w:t>
      </w:r>
      <w:r w:rsidRPr="00906B09">
        <w:t xml:space="preserve"> datasets read </w:t>
      </w:r>
      <w:r w:rsidR="00984D57" w:rsidRPr="00906B09">
        <w:t>by BRAT</w:t>
      </w:r>
      <w:bookmarkEnd w:id="493"/>
    </w:p>
    <w:p w14:paraId="0E6767F9" w14:textId="77777777" w:rsidR="00984D57" w:rsidRPr="00906B09" w:rsidRDefault="00046EE6" w:rsidP="00046EE6">
      <w:pPr>
        <w:pStyle w:val="Heading2"/>
      </w:pPr>
      <w:bookmarkStart w:id="494" w:name="_Toc449978499"/>
      <w:r w:rsidRPr="00906B09">
        <w:t>Cryosat product overview</w:t>
      </w:r>
      <w:bookmarkEnd w:id="494"/>
    </w:p>
    <w:p w14:paraId="300C78D3" w14:textId="77777777" w:rsidR="00046EE6" w:rsidRPr="00906B09" w:rsidRDefault="00046EE6" w:rsidP="000C23ED">
      <w:pPr>
        <w:pStyle w:val="Caption"/>
      </w:pPr>
      <w:bookmarkStart w:id="495" w:name="_Toc449978524"/>
      <w:r w:rsidRPr="00906B09">
        <w:t xml:space="preserve">Table </w:t>
      </w:r>
      <w:r w:rsidR="00172F16" w:rsidRPr="00906B09">
        <w:fldChar w:fldCharType="begin"/>
      </w:r>
      <w:r w:rsidRPr="00906B09">
        <w:instrText xml:space="preserve"> SEQ Table \* ARABIC </w:instrText>
      </w:r>
      <w:r w:rsidR="00172F16" w:rsidRPr="00906B09">
        <w:fldChar w:fldCharType="separate"/>
      </w:r>
      <w:r w:rsidR="00F62EB0">
        <w:rPr>
          <w:noProof/>
        </w:rPr>
        <w:t>5</w:t>
      </w:r>
      <w:r w:rsidR="00172F16" w:rsidRPr="00906B09">
        <w:fldChar w:fldCharType="end"/>
      </w:r>
      <w:r w:rsidRPr="00906B09">
        <w:t>: 10.1. Cryosat product overview</w:t>
      </w:r>
      <w:bookmarkEnd w:id="495"/>
    </w:p>
    <w:tbl>
      <w:tblPr>
        <w:tblW w:w="9000" w:type="dxa"/>
        <w:jc w:val="center"/>
        <w:tblLayout w:type="fixed"/>
        <w:tblCellMar>
          <w:left w:w="10" w:type="dxa"/>
          <w:right w:w="10" w:type="dxa"/>
        </w:tblCellMar>
        <w:tblLook w:val="0000" w:firstRow="0" w:lastRow="0" w:firstColumn="0" w:lastColumn="0" w:noHBand="0" w:noVBand="0"/>
      </w:tblPr>
      <w:tblGrid>
        <w:gridCol w:w="1694"/>
        <w:gridCol w:w="7306"/>
      </w:tblGrid>
      <w:tr w:rsidR="00046EE6" w:rsidRPr="00906B09" w14:paraId="536C7908" w14:textId="77777777" w:rsidTr="00046EE6">
        <w:trPr>
          <w:jc w:val="center"/>
        </w:trPr>
        <w:tc>
          <w:tcPr>
            <w:tcW w:w="1694" w:type="dxa"/>
            <w:tcBorders>
              <w:top w:val="single" w:sz="8" w:space="0" w:color="808080"/>
              <w:left w:val="single" w:sz="8" w:space="0" w:color="808080"/>
              <w:bottom w:val="single" w:sz="8" w:space="0" w:color="808080"/>
            </w:tcBorders>
            <w:shd w:val="clear" w:color="auto" w:fill="1C94F8"/>
            <w:tcMar>
              <w:top w:w="28" w:type="dxa"/>
              <w:left w:w="28" w:type="dxa"/>
              <w:bottom w:w="28" w:type="dxa"/>
              <w:right w:w="28" w:type="dxa"/>
            </w:tcMar>
            <w:vAlign w:val="center"/>
          </w:tcPr>
          <w:p w14:paraId="6984076C" w14:textId="77777777" w:rsidR="00046EE6" w:rsidRPr="00906B09" w:rsidRDefault="00046EE6" w:rsidP="00EA701A">
            <w:pPr>
              <w:pStyle w:val="TableHeading"/>
              <w:rPr>
                <w:color w:val="FFFFFF" w:themeColor="background1"/>
                <w:sz w:val="18"/>
                <w:szCs w:val="18"/>
              </w:rPr>
            </w:pPr>
            <w:r w:rsidRPr="00906B09">
              <w:rPr>
                <w:color w:val="FFFFFF" w:themeColor="background1"/>
                <w:sz w:val="18"/>
                <w:szCs w:val="18"/>
              </w:rPr>
              <w:t>product type</w:t>
            </w:r>
          </w:p>
        </w:tc>
        <w:tc>
          <w:tcPr>
            <w:tcW w:w="7306" w:type="dxa"/>
            <w:tcBorders>
              <w:top w:val="single" w:sz="8" w:space="0" w:color="808080"/>
              <w:left w:val="single" w:sz="8" w:space="0" w:color="808080"/>
              <w:bottom w:val="single" w:sz="8" w:space="0" w:color="808080"/>
              <w:right w:val="single" w:sz="8" w:space="0" w:color="808080"/>
            </w:tcBorders>
            <w:shd w:val="clear" w:color="auto" w:fill="1C94F8"/>
            <w:tcMar>
              <w:top w:w="28" w:type="dxa"/>
              <w:left w:w="28" w:type="dxa"/>
              <w:bottom w:w="28" w:type="dxa"/>
              <w:right w:w="28" w:type="dxa"/>
            </w:tcMar>
            <w:vAlign w:val="center"/>
          </w:tcPr>
          <w:p w14:paraId="091DB319" w14:textId="77777777" w:rsidR="00046EE6" w:rsidRPr="00906B09" w:rsidRDefault="00046EE6" w:rsidP="00EA701A">
            <w:pPr>
              <w:pStyle w:val="TableHeading"/>
              <w:rPr>
                <w:color w:val="FFFFFF" w:themeColor="background1"/>
                <w:sz w:val="18"/>
                <w:szCs w:val="18"/>
              </w:rPr>
            </w:pPr>
            <w:r w:rsidRPr="00906B09">
              <w:rPr>
                <w:color w:val="FFFFFF" w:themeColor="background1"/>
                <w:sz w:val="18"/>
                <w:szCs w:val="18"/>
              </w:rPr>
              <w:t>description</w:t>
            </w:r>
          </w:p>
        </w:tc>
      </w:tr>
      <w:tr w:rsidR="00046EE6" w:rsidRPr="00906B09" w14:paraId="040A21FA"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036C1588" w14:textId="77777777" w:rsidR="00046EE6" w:rsidRPr="00906B09" w:rsidRDefault="00046EE6" w:rsidP="00EA701A">
            <w:pPr>
              <w:pStyle w:val="TableContents"/>
              <w:rPr>
                <w:sz w:val="18"/>
                <w:szCs w:val="18"/>
              </w:rPr>
            </w:pPr>
            <w:r w:rsidRPr="00906B09">
              <w:rPr>
                <w:sz w:val="18"/>
                <w:szCs w:val="18"/>
              </w:rPr>
              <w:t>SIR_LRM_1B</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6482ABEA" w14:textId="77777777" w:rsidR="00046EE6" w:rsidRPr="00906B09" w:rsidRDefault="00046EE6" w:rsidP="00EA701A">
            <w:pPr>
              <w:pStyle w:val="TableContents"/>
              <w:rPr>
                <w:sz w:val="18"/>
                <w:szCs w:val="18"/>
              </w:rPr>
            </w:pPr>
            <w:r w:rsidRPr="00906B09">
              <w:rPr>
                <w:sz w:val="18"/>
                <w:szCs w:val="18"/>
              </w:rPr>
              <w:t>SIRAL L1B LRM product</w:t>
            </w:r>
          </w:p>
        </w:tc>
      </w:tr>
      <w:tr w:rsidR="00046EE6" w:rsidRPr="00906B09" w14:paraId="31E8D621"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13C631DD" w14:textId="77777777" w:rsidR="00046EE6" w:rsidRPr="00906B09" w:rsidRDefault="00046EE6" w:rsidP="00EA701A">
            <w:pPr>
              <w:pStyle w:val="TableContents"/>
              <w:rPr>
                <w:sz w:val="18"/>
                <w:szCs w:val="18"/>
              </w:rPr>
            </w:pPr>
            <w:r w:rsidRPr="00906B09">
              <w:rPr>
                <w:sz w:val="18"/>
                <w:szCs w:val="18"/>
              </w:rPr>
              <w:t>SIR_SAR_1B</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3573AE0C" w14:textId="77777777" w:rsidR="00046EE6" w:rsidRPr="00906B09" w:rsidRDefault="00046EE6" w:rsidP="00EA701A">
            <w:pPr>
              <w:pStyle w:val="TableContents"/>
              <w:rPr>
                <w:sz w:val="18"/>
                <w:szCs w:val="18"/>
              </w:rPr>
            </w:pPr>
            <w:r w:rsidRPr="00906B09">
              <w:rPr>
                <w:sz w:val="18"/>
                <w:szCs w:val="18"/>
              </w:rPr>
              <w:t>SIRAL L1B SAR mode product</w:t>
            </w:r>
          </w:p>
        </w:tc>
      </w:tr>
      <w:tr w:rsidR="00046EE6" w:rsidRPr="00906B09" w14:paraId="12A5002D"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4C6B8CAD" w14:textId="77777777" w:rsidR="00046EE6" w:rsidRPr="00906B09" w:rsidRDefault="00046EE6" w:rsidP="00EA701A">
            <w:pPr>
              <w:pStyle w:val="TableContents"/>
              <w:rPr>
                <w:sz w:val="18"/>
                <w:szCs w:val="18"/>
              </w:rPr>
            </w:pPr>
            <w:r w:rsidRPr="00906B09">
              <w:rPr>
                <w:sz w:val="18"/>
                <w:szCs w:val="18"/>
              </w:rPr>
              <w:t>SIR_SIN_1B</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550096C6" w14:textId="77777777" w:rsidR="00046EE6" w:rsidRPr="00906B09" w:rsidRDefault="00046EE6" w:rsidP="00EA701A">
            <w:pPr>
              <w:pStyle w:val="TableContents"/>
              <w:rPr>
                <w:sz w:val="18"/>
                <w:szCs w:val="18"/>
              </w:rPr>
            </w:pPr>
            <w:r w:rsidRPr="00906B09">
              <w:rPr>
                <w:sz w:val="18"/>
                <w:szCs w:val="18"/>
              </w:rPr>
              <w:t>SIRAL L1B SARin mode product</w:t>
            </w:r>
          </w:p>
        </w:tc>
      </w:tr>
      <w:tr w:rsidR="00046EE6" w:rsidRPr="00906B09" w14:paraId="57682CB7"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5F047472" w14:textId="77777777" w:rsidR="00046EE6" w:rsidRPr="00906B09" w:rsidRDefault="00046EE6" w:rsidP="00EA701A">
            <w:pPr>
              <w:pStyle w:val="TableContents"/>
              <w:rPr>
                <w:sz w:val="18"/>
                <w:szCs w:val="18"/>
              </w:rPr>
            </w:pPr>
            <w:r w:rsidRPr="00906B09">
              <w:rPr>
                <w:sz w:val="18"/>
                <w:szCs w:val="18"/>
              </w:rPr>
              <w:t>SIR1LRM_0M</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48F418CC" w14:textId="77777777" w:rsidR="00046EE6" w:rsidRPr="00906B09" w:rsidRDefault="00046EE6" w:rsidP="00EA701A">
            <w:pPr>
              <w:pStyle w:val="TableContents"/>
              <w:rPr>
                <w:sz w:val="18"/>
                <w:szCs w:val="18"/>
              </w:rPr>
            </w:pPr>
            <w:r w:rsidRPr="00906B09">
              <w:rPr>
                <w:sz w:val="18"/>
                <w:szCs w:val="18"/>
              </w:rPr>
              <w:t>SIRAL MON-LRM/TRK product (Rx1 channel)</w:t>
            </w:r>
          </w:p>
        </w:tc>
      </w:tr>
      <w:tr w:rsidR="00046EE6" w:rsidRPr="00906B09" w14:paraId="6E756F11"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528843D1" w14:textId="77777777" w:rsidR="00046EE6" w:rsidRPr="00906B09" w:rsidRDefault="00046EE6" w:rsidP="00EA701A">
            <w:pPr>
              <w:pStyle w:val="TableContents"/>
              <w:rPr>
                <w:sz w:val="18"/>
                <w:szCs w:val="18"/>
              </w:rPr>
            </w:pPr>
            <w:r w:rsidRPr="00906B09">
              <w:rPr>
                <w:sz w:val="18"/>
                <w:szCs w:val="18"/>
              </w:rPr>
              <w:t>SIR2LRM_0M</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509E92E0" w14:textId="77777777" w:rsidR="00046EE6" w:rsidRPr="00906B09" w:rsidRDefault="00046EE6" w:rsidP="00EA701A">
            <w:pPr>
              <w:pStyle w:val="TableContents"/>
              <w:rPr>
                <w:sz w:val="18"/>
                <w:szCs w:val="18"/>
              </w:rPr>
            </w:pPr>
            <w:r w:rsidRPr="00906B09">
              <w:rPr>
                <w:sz w:val="18"/>
                <w:szCs w:val="18"/>
              </w:rPr>
              <w:t>SIRAL MON-LRM/TRK product (Rx2 channel)</w:t>
            </w:r>
          </w:p>
        </w:tc>
      </w:tr>
      <w:tr w:rsidR="00046EE6" w:rsidRPr="00906B09" w14:paraId="63EECD0C"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2A32DB42" w14:textId="77777777" w:rsidR="00046EE6" w:rsidRPr="00906B09" w:rsidRDefault="00046EE6" w:rsidP="00EA701A">
            <w:pPr>
              <w:pStyle w:val="TableContents"/>
              <w:rPr>
                <w:sz w:val="18"/>
                <w:szCs w:val="18"/>
              </w:rPr>
            </w:pPr>
            <w:r w:rsidRPr="00906B09">
              <w:rPr>
                <w:sz w:val="18"/>
                <w:szCs w:val="18"/>
              </w:rPr>
              <w:t>SIR1SAR_0M</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7C124505" w14:textId="77777777" w:rsidR="00046EE6" w:rsidRPr="00906B09" w:rsidRDefault="00046EE6" w:rsidP="00EA701A">
            <w:pPr>
              <w:pStyle w:val="TableContents"/>
              <w:rPr>
                <w:sz w:val="18"/>
                <w:szCs w:val="18"/>
              </w:rPr>
            </w:pPr>
            <w:r w:rsidRPr="00906B09">
              <w:rPr>
                <w:sz w:val="18"/>
                <w:szCs w:val="18"/>
              </w:rPr>
              <w:t>SIRAL MON-SAR product (Rx1 channel)</w:t>
            </w:r>
          </w:p>
        </w:tc>
      </w:tr>
      <w:tr w:rsidR="00046EE6" w:rsidRPr="00906B09" w14:paraId="0E0271BC"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5B3D257E" w14:textId="77777777" w:rsidR="00046EE6" w:rsidRPr="00906B09" w:rsidRDefault="00046EE6" w:rsidP="00EA701A">
            <w:pPr>
              <w:pStyle w:val="TableContents"/>
              <w:rPr>
                <w:sz w:val="18"/>
                <w:szCs w:val="18"/>
              </w:rPr>
            </w:pPr>
            <w:r w:rsidRPr="00906B09">
              <w:rPr>
                <w:sz w:val="18"/>
                <w:szCs w:val="18"/>
              </w:rPr>
              <w:t>SIR2SAR_0M</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53D42E56" w14:textId="77777777" w:rsidR="00046EE6" w:rsidRPr="00906B09" w:rsidRDefault="00046EE6" w:rsidP="00EA701A">
            <w:pPr>
              <w:pStyle w:val="TableContents"/>
              <w:rPr>
                <w:sz w:val="18"/>
                <w:szCs w:val="18"/>
              </w:rPr>
            </w:pPr>
            <w:r w:rsidRPr="00906B09">
              <w:rPr>
                <w:sz w:val="18"/>
                <w:szCs w:val="18"/>
              </w:rPr>
              <w:t>SIRAL MON-SAR product (Rx2 channel)</w:t>
            </w:r>
          </w:p>
        </w:tc>
      </w:tr>
      <w:tr w:rsidR="00046EE6" w:rsidRPr="00906B09" w14:paraId="21133F5D"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0ED200A2" w14:textId="77777777" w:rsidR="00046EE6" w:rsidRPr="00906B09" w:rsidRDefault="00046EE6" w:rsidP="00EA701A">
            <w:pPr>
              <w:pStyle w:val="TableContents"/>
              <w:rPr>
                <w:sz w:val="18"/>
                <w:szCs w:val="18"/>
              </w:rPr>
            </w:pPr>
            <w:r w:rsidRPr="00906B09">
              <w:rPr>
                <w:sz w:val="18"/>
                <w:szCs w:val="18"/>
              </w:rPr>
              <w:t>SIR_SIN_0M</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296EF755" w14:textId="77777777" w:rsidR="00046EE6" w:rsidRPr="00906B09" w:rsidRDefault="00046EE6" w:rsidP="00EA701A">
            <w:pPr>
              <w:pStyle w:val="TableContents"/>
              <w:rPr>
                <w:sz w:val="18"/>
                <w:szCs w:val="18"/>
              </w:rPr>
            </w:pPr>
            <w:r w:rsidRPr="00906B09">
              <w:rPr>
                <w:sz w:val="18"/>
                <w:szCs w:val="18"/>
              </w:rPr>
              <w:t>SIRAL MON-SARin product</w:t>
            </w:r>
          </w:p>
        </w:tc>
      </w:tr>
      <w:tr w:rsidR="00046EE6" w:rsidRPr="00906B09" w14:paraId="6604D284"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7A729132" w14:textId="77777777" w:rsidR="00046EE6" w:rsidRPr="00906B09" w:rsidRDefault="00046EE6" w:rsidP="00EA701A">
            <w:pPr>
              <w:pStyle w:val="TableContents"/>
              <w:rPr>
                <w:sz w:val="18"/>
                <w:szCs w:val="18"/>
              </w:rPr>
            </w:pPr>
            <w:r w:rsidRPr="00906B09">
              <w:rPr>
                <w:sz w:val="18"/>
                <w:szCs w:val="18"/>
              </w:rPr>
              <w:t>SIR_SIC40M</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18393722" w14:textId="77777777" w:rsidR="00046EE6" w:rsidRPr="00906B09" w:rsidRDefault="00046EE6" w:rsidP="00EA701A">
            <w:pPr>
              <w:pStyle w:val="TableContents"/>
              <w:rPr>
                <w:sz w:val="18"/>
                <w:szCs w:val="18"/>
              </w:rPr>
            </w:pPr>
            <w:r w:rsidRPr="00906B09">
              <w:rPr>
                <w:sz w:val="18"/>
                <w:szCs w:val="18"/>
              </w:rPr>
              <w:t>SIRAL MON-CAL4 product</w:t>
            </w:r>
          </w:p>
        </w:tc>
      </w:tr>
      <w:tr w:rsidR="00046EE6" w:rsidRPr="00906B09" w14:paraId="62D79D5F"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620CF083" w14:textId="77777777" w:rsidR="00046EE6" w:rsidRPr="00906B09" w:rsidRDefault="00046EE6" w:rsidP="00EA701A">
            <w:pPr>
              <w:pStyle w:val="TableContents"/>
              <w:rPr>
                <w:sz w:val="18"/>
                <w:szCs w:val="18"/>
              </w:rPr>
            </w:pPr>
            <w:r w:rsidRPr="00906B09">
              <w:rPr>
                <w:sz w:val="18"/>
                <w:szCs w:val="18"/>
              </w:rPr>
              <w:t>SIR1LRC11B</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2573B446" w14:textId="77777777" w:rsidR="00046EE6" w:rsidRPr="00906B09" w:rsidRDefault="00046EE6" w:rsidP="00EA701A">
            <w:pPr>
              <w:pStyle w:val="TableContents"/>
              <w:rPr>
                <w:sz w:val="18"/>
                <w:szCs w:val="18"/>
              </w:rPr>
            </w:pPr>
            <w:r w:rsidRPr="00906B09">
              <w:rPr>
                <w:sz w:val="18"/>
                <w:szCs w:val="18"/>
              </w:rPr>
              <w:t>SIRAL CAL1-LRM product (Rx1 channel)</w:t>
            </w:r>
          </w:p>
        </w:tc>
      </w:tr>
      <w:tr w:rsidR="00046EE6" w:rsidRPr="00906B09" w14:paraId="409FCB0B"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04BD2B58" w14:textId="77777777" w:rsidR="00046EE6" w:rsidRPr="00906B09" w:rsidRDefault="00046EE6" w:rsidP="00EA701A">
            <w:pPr>
              <w:pStyle w:val="TableContents"/>
              <w:rPr>
                <w:sz w:val="18"/>
                <w:szCs w:val="18"/>
              </w:rPr>
            </w:pPr>
            <w:r w:rsidRPr="00906B09">
              <w:rPr>
                <w:sz w:val="18"/>
                <w:szCs w:val="18"/>
              </w:rPr>
              <w:t>SIR2LRC11B</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68347CAC" w14:textId="77777777" w:rsidR="00046EE6" w:rsidRPr="00906B09" w:rsidRDefault="00046EE6" w:rsidP="00EA701A">
            <w:pPr>
              <w:pStyle w:val="TableContents"/>
              <w:rPr>
                <w:sz w:val="18"/>
                <w:szCs w:val="18"/>
              </w:rPr>
            </w:pPr>
            <w:r w:rsidRPr="00906B09">
              <w:rPr>
                <w:sz w:val="18"/>
                <w:szCs w:val="18"/>
              </w:rPr>
              <w:t>SIRAL CAL1-LRM product (Rx2 channel)</w:t>
            </w:r>
          </w:p>
        </w:tc>
      </w:tr>
      <w:tr w:rsidR="00046EE6" w:rsidRPr="00906B09" w14:paraId="0C8DE45C"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4D3D48CD" w14:textId="77777777" w:rsidR="00046EE6" w:rsidRPr="00906B09" w:rsidRDefault="00046EE6" w:rsidP="00EA701A">
            <w:pPr>
              <w:pStyle w:val="TableContents"/>
              <w:rPr>
                <w:sz w:val="18"/>
                <w:szCs w:val="18"/>
              </w:rPr>
            </w:pPr>
            <w:r w:rsidRPr="00906B09">
              <w:rPr>
                <w:sz w:val="18"/>
                <w:szCs w:val="18"/>
              </w:rPr>
              <w:t>SIR1SAC11B</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431EB837" w14:textId="77777777" w:rsidR="00046EE6" w:rsidRPr="00906B09" w:rsidRDefault="00046EE6" w:rsidP="00EA701A">
            <w:pPr>
              <w:pStyle w:val="TableContents"/>
              <w:rPr>
                <w:sz w:val="18"/>
                <w:szCs w:val="18"/>
              </w:rPr>
            </w:pPr>
            <w:r w:rsidRPr="00906B09">
              <w:rPr>
                <w:sz w:val="18"/>
                <w:szCs w:val="18"/>
              </w:rPr>
              <w:t>SIRAL CAL1-SAR product (Rx1 channel)</w:t>
            </w:r>
          </w:p>
        </w:tc>
      </w:tr>
      <w:tr w:rsidR="00046EE6" w:rsidRPr="00906B09" w14:paraId="01C90BAF"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3A7E50C0" w14:textId="77777777" w:rsidR="00046EE6" w:rsidRPr="00906B09" w:rsidRDefault="00046EE6" w:rsidP="00EA701A">
            <w:pPr>
              <w:pStyle w:val="TableContents"/>
              <w:rPr>
                <w:sz w:val="18"/>
                <w:szCs w:val="18"/>
              </w:rPr>
            </w:pPr>
            <w:r w:rsidRPr="00906B09">
              <w:rPr>
                <w:sz w:val="18"/>
                <w:szCs w:val="18"/>
              </w:rPr>
              <w:t>SIR2SAC11B</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1AEC997D" w14:textId="77777777" w:rsidR="00046EE6" w:rsidRPr="00906B09" w:rsidRDefault="00046EE6" w:rsidP="00EA701A">
            <w:pPr>
              <w:pStyle w:val="TableContents"/>
              <w:rPr>
                <w:sz w:val="18"/>
                <w:szCs w:val="18"/>
              </w:rPr>
            </w:pPr>
            <w:r w:rsidRPr="00906B09">
              <w:rPr>
                <w:sz w:val="18"/>
                <w:szCs w:val="18"/>
              </w:rPr>
              <w:t>SIRAL CAL1-SAR product (Rx2 channel)</w:t>
            </w:r>
          </w:p>
        </w:tc>
      </w:tr>
      <w:tr w:rsidR="00046EE6" w:rsidRPr="00906B09" w14:paraId="193D5321"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18D1DFB1" w14:textId="77777777" w:rsidR="00046EE6" w:rsidRPr="00906B09" w:rsidRDefault="00046EE6" w:rsidP="00EA701A">
            <w:pPr>
              <w:pStyle w:val="TableContents"/>
              <w:rPr>
                <w:sz w:val="18"/>
                <w:szCs w:val="18"/>
              </w:rPr>
            </w:pPr>
            <w:r w:rsidRPr="00906B09">
              <w:rPr>
                <w:sz w:val="18"/>
                <w:szCs w:val="18"/>
              </w:rPr>
              <w:t>SIR_SIC11B</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467F35BC" w14:textId="77777777" w:rsidR="00046EE6" w:rsidRPr="00906B09" w:rsidRDefault="00046EE6" w:rsidP="00EA701A">
            <w:pPr>
              <w:pStyle w:val="TableContents"/>
              <w:rPr>
                <w:sz w:val="18"/>
                <w:szCs w:val="18"/>
              </w:rPr>
            </w:pPr>
            <w:r w:rsidRPr="00906B09">
              <w:rPr>
                <w:sz w:val="18"/>
                <w:szCs w:val="18"/>
              </w:rPr>
              <w:t>SIRAL CAL1-SARin product</w:t>
            </w:r>
          </w:p>
        </w:tc>
      </w:tr>
      <w:tr w:rsidR="00046EE6" w:rsidRPr="00906B09" w14:paraId="097E17BB"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60AAC6B1" w14:textId="77777777" w:rsidR="00046EE6" w:rsidRPr="00906B09" w:rsidRDefault="00046EE6" w:rsidP="00EA701A">
            <w:pPr>
              <w:pStyle w:val="TableContents"/>
              <w:rPr>
                <w:sz w:val="18"/>
                <w:szCs w:val="18"/>
              </w:rPr>
            </w:pPr>
            <w:r w:rsidRPr="00906B09">
              <w:rPr>
                <w:sz w:val="18"/>
                <w:szCs w:val="18"/>
              </w:rPr>
              <w:t>SIR_SICC1B</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12956CDD" w14:textId="77777777" w:rsidR="00046EE6" w:rsidRPr="00906B09" w:rsidRDefault="00046EE6" w:rsidP="00EA701A">
            <w:pPr>
              <w:pStyle w:val="TableContents"/>
              <w:rPr>
                <w:sz w:val="18"/>
                <w:szCs w:val="18"/>
              </w:rPr>
            </w:pPr>
            <w:r w:rsidRPr="00906B09">
              <w:rPr>
                <w:sz w:val="18"/>
                <w:szCs w:val="18"/>
              </w:rPr>
              <w:t>SIRAL complex CAL1-SARin product</w:t>
            </w:r>
          </w:p>
        </w:tc>
      </w:tr>
      <w:tr w:rsidR="00046EE6" w:rsidRPr="00906B09" w14:paraId="32C28361"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45611250" w14:textId="77777777" w:rsidR="00046EE6" w:rsidRPr="00906B09" w:rsidRDefault="00046EE6" w:rsidP="00EA701A">
            <w:pPr>
              <w:pStyle w:val="TableContents"/>
              <w:rPr>
                <w:sz w:val="18"/>
                <w:szCs w:val="18"/>
              </w:rPr>
            </w:pPr>
            <w:r w:rsidRPr="00906B09">
              <w:rPr>
                <w:sz w:val="18"/>
                <w:szCs w:val="18"/>
              </w:rPr>
              <w:t>SIR1SAC21B</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38085570" w14:textId="77777777" w:rsidR="00046EE6" w:rsidRPr="00906B09" w:rsidRDefault="00046EE6" w:rsidP="00EA701A">
            <w:pPr>
              <w:pStyle w:val="TableContents"/>
              <w:rPr>
                <w:sz w:val="18"/>
                <w:szCs w:val="18"/>
              </w:rPr>
            </w:pPr>
            <w:r w:rsidRPr="00906B09">
              <w:rPr>
                <w:sz w:val="18"/>
                <w:szCs w:val="18"/>
              </w:rPr>
              <w:t>SIRAL CAL2-SAR product (Rx1 channel)</w:t>
            </w:r>
          </w:p>
        </w:tc>
      </w:tr>
      <w:tr w:rsidR="00046EE6" w:rsidRPr="00906B09" w14:paraId="0067A4E9"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6B36E3F9" w14:textId="77777777" w:rsidR="00046EE6" w:rsidRPr="00906B09" w:rsidRDefault="00046EE6" w:rsidP="00EA701A">
            <w:pPr>
              <w:pStyle w:val="TableContents"/>
              <w:rPr>
                <w:sz w:val="18"/>
                <w:szCs w:val="18"/>
              </w:rPr>
            </w:pPr>
            <w:r w:rsidRPr="00906B09">
              <w:rPr>
                <w:sz w:val="18"/>
                <w:szCs w:val="18"/>
              </w:rPr>
              <w:t>SIR2SAC21B</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33D4A917" w14:textId="77777777" w:rsidR="00046EE6" w:rsidRPr="00906B09" w:rsidRDefault="00046EE6" w:rsidP="00EA701A">
            <w:pPr>
              <w:pStyle w:val="TableContents"/>
              <w:rPr>
                <w:sz w:val="18"/>
                <w:szCs w:val="18"/>
              </w:rPr>
            </w:pPr>
            <w:r w:rsidRPr="00906B09">
              <w:rPr>
                <w:sz w:val="18"/>
                <w:szCs w:val="18"/>
              </w:rPr>
              <w:t>SIRAL CAL2-SAR product (Rx2 channel)</w:t>
            </w:r>
          </w:p>
        </w:tc>
      </w:tr>
      <w:tr w:rsidR="00046EE6" w:rsidRPr="00906B09" w14:paraId="21F56EB6"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232E320C" w14:textId="77777777" w:rsidR="00046EE6" w:rsidRPr="00906B09" w:rsidRDefault="00046EE6" w:rsidP="00EA701A">
            <w:pPr>
              <w:pStyle w:val="TableContents"/>
              <w:rPr>
                <w:sz w:val="18"/>
                <w:szCs w:val="18"/>
              </w:rPr>
            </w:pPr>
            <w:r w:rsidRPr="00906B09">
              <w:rPr>
                <w:sz w:val="18"/>
                <w:szCs w:val="18"/>
              </w:rPr>
              <w:t>SIR1SIC21B</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3E42C111" w14:textId="77777777" w:rsidR="00046EE6" w:rsidRPr="00906B09" w:rsidRDefault="00046EE6" w:rsidP="00EA701A">
            <w:pPr>
              <w:pStyle w:val="TableContents"/>
              <w:rPr>
                <w:sz w:val="18"/>
                <w:szCs w:val="18"/>
              </w:rPr>
            </w:pPr>
            <w:r w:rsidRPr="00906B09">
              <w:rPr>
                <w:sz w:val="18"/>
                <w:szCs w:val="18"/>
              </w:rPr>
              <w:t>SIRAL CAL2-SARin product (Rx1 channel)</w:t>
            </w:r>
          </w:p>
        </w:tc>
      </w:tr>
      <w:tr w:rsidR="00046EE6" w:rsidRPr="00906B09" w14:paraId="7CD703BA"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5FA5052C" w14:textId="77777777" w:rsidR="00046EE6" w:rsidRPr="00906B09" w:rsidRDefault="00046EE6" w:rsidP="00EA701A">
            <w:pPr>
              <w:pStyle w:val="TableContents"/>
              <w:rPr>
                <w:sz w:val="18"/>
                <w:szCs w:val="18"/>
              </w:rPr>
            </w:pPr>
            <w:r w:rsidRPr="00906B09">
              <w:rPr>
                <w:sz w:val="18"/>
                <w:szCs w:val="18"/>
              </w:rPr>
              <w:t>SIR2SIC21B</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58C446A5" w14:textId="77777777" w:rsidR="00046EE6" w:rsidRPr="00906B09" w:rsidRDefault="00046EE6" w:rsidP="00EA701A">
            <w:pPr>
              <w:pStyle w:val="TableContents"/>
              <w:rPr>
                <w:sz w:val="18"/>
                <w:szCs w:val="18"/>
              </w:rPr>
            </w:pPr>
            <w:r w:rsidRPr="00906B09">
              <w:rPr>
                <w:sz w:val="18"/>
                <w:szCs w:val="18"/>
              </w:rPr>
              <w:t>SIRAL CAL2-SARin product (Rx2 channel)</w:t>
            </w:r>
          </w:p>
        </w:tc>
      </w:tr>
      <w:tr w:rsidR="00046EE6" w:rsidRPr="00906B09" w14:paraId="6D5CA9C7"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5FB6E3F7" w14:textId="77777777" w:rsidR="00046EE6" w:rsidRPr="00906B09" w:rsidRDefault="00046EE6" w:rsidP="00EA701A">
            <w:pPr>
              <w:pStyle w:val="TableContents"/>
              <w:rPr>
                <w:sz w:val="18"/>
                <w:szCs w:val="18"/>
              </w:rPr>
            </w:pPr>
            <w:r w:rsidRPr="00906B09">
              <w:rPr>
                <w:sz w:val="18"/>
                <w:szCs w:val="18"/>
              </w:rPr>
              <w:t>SIR_LRM_2_</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06545C11" w14:textId="77777777" w:rsidR="00046EE6" w:rsidRPr="00906B09" w:rsidRDefault="00046EE6" w:rsidP="00EA701A">
            <w:pPr>
              <w:pStyle w:val="TableContents"/>
              <w:rPr>
                <w:sz w:val="18"/>
                <w:szCs w:val="18"/>
              </w:rPr>
            </w:pPr>
            <w:r w:rsidRPr="00906B09">
              <w:rPr>
                <w:sz w:val="18"/>
                <w:szCs w:val="18"/>
              </w:rPr>
              <w:t>SIRAL L2 product from LRM processing</w:t>
            </w:r>
          </w:p>
        </w:tc>
      </w:tr>
      <w:tr w:rsidR="00046EE6" w:rsidRPr="00906B09" w14:paraId="5B4B18A9"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16EA1A93" w14:textId="77777777" w:rsidR="00046EE6" w:rsidRPr="00906B09" w:rsidRDefault="00046EE6" w:rsidP="00EA701A">
            <w:pPr>
              <w:pStyle w:val="TableContents"/>
              <w:rPr>
                <w:sz w:val="18"/>
                <w:szCs w:val="18"/>
              </w:rPr>
            </w:pPr>
            <w:r w:rsidRPr="00906B09">
              <w:rPr>
                <w:sz w:val="18"/>
                <w:szCs w:val="18"/>
              </w:rPr>
              <w:t>SIR_FDM_2_</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2E0A46CE" w14:textId="77777777" w:rsidR="00046EE6" w:rsidRPr="00906B09" w:rsidRDefault="00046EE6" w:rsidP="00EA701A">
            <w:pPr>
              <w:pStyle w:val="TableContents"/>
              <w:rPr>
                <w:sz w:val="18"/>
                <w:szCs w:val="18"/>
              </w:rPr>
            </w:pPr>
            <w:r w:rsidRPr="00906B09">
              <w:rPr>
                <w:sz w:val="18"/>
                <w:szCs w:val="18"/>
              </w:rPr>
              <w:t>SIRAL L2 product from fast delivery ocean processing</w:t>
            </w:r>
          </w:p>
        </w:tc>
      </w:tr>
      <w:tr w:rsidR="00046EE6" w:rsidRPr="00906B09" w14:paraId="68B48F36"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6AFE04B3" w14:textId="77777777" w:rsidR="00046EE6" w:rsidRPr="00906B09" w:rsidRDefault="00046EE6" w:rsidP="00EA701A">
            <w:pPr>
              <w:pStyle w:val="TableContents"/>
              <w:rPr>
                <w:sz w:val="18"/>
                <w:szCs w:val="18"/>
              </w:rPr>
            </w:pPr>
            <w:r w:rsidRPr="00906B09">
              <w:rPr>
                <w:sz w:val="18"/>
                <w:szCs w:val="18"/>
              </w:rPr>
              <w:t>SIR_SIN_2_</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2E074A27" w14:textId="77777777" w:rsidR="00046EE6" w:rsidRPr="00906B09" w:rsidRDefault="00046EE6" w:rsidP="00EA701A">
            <w:pPr>
              <w:pStyle w:val="TableContents"/>
              <w:rPr>
                <w:sz w:val="18"/>
                <w:szCs w:val="18"/>
              </w:rPr>
            </w:pPr>
            <w:r w:rsidRPr="00906B09">
              <w:rPr>
                <w:sz w:val="18"/>
                <w:szCs w:val="18"/>
              </w:rPr>
              <w:t>SIRAL L2 product from SARin processing</w:t>
            </w:r>
          </w:p>
        </w:tc>
      </w:tr>
      <w:tr w:rsidR="00046EE6" w:rsidRPr="00906B09" w14:paraId="37E7A2BD"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71E6EAAC" w14:textId="77777777" w:rsidR="00046EE6" w:rsidRPr="00906B09" w:rsidRDefault="00046EE6" w:rsidP="00EA701A">
            <w:pPr>
              <w:pStyle w:val="TableContents"/>
              <w:rPr>
                <w:sz w:val="18"/>
                <w:szCs w:val="18"/>
              </w:rPr>
            </w:pPr>
            <w:r w:rsidRPr="00906B09">
              <w:rPr>
                <w:sz w:val="18"/>
                <w:szCs w:val="18"/>
              </w:rPr>
              <w:t>SIR_SID_2_</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42C5C371" w14:textId="77777777" w:rsidR="00046EE6" w:rsidRPr="00906B09" w:rsidRDefault="00046EE6" w:rsidP="00EA701A">
            <w:pPr>
              <w:pStyle w:val="TableContents"/>
              <w:rPr>
                <w:sz w:val="18"/>
                <w:szCs w:val="18"/>
              </w:rPr>
            </w:pPr>
            <w:r w:rsidRPr="00906B09">
              <w:rPr>
                <w:sz w:val="18"/>
                <w:szCs w:val="18"/>
              </w:rPr>
              <w:t>SIRAL L2 product from SARin degraded processing</w:t>
            </w:r>
          </w:p>
        </w:tc>
      </w:tr>
      <w:tr w:rsidR="00046EE6" w:rsidRPr="00906B09" w14:paraId="58DD62C2"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4C5AFA96" w14:textId="77777777" w:rsidR="00046EE6" w:rsidRPr="00906B09" w:rsidRDefault="00046EE6" w:rsidP="00EA701A">
            <w:pPr>
              <w:pStyle w:val="TableContents"/>
              <w:rPr>
                <w:sz w:val="18"/>
                <w:szCs w:val="18"/>
              </w:rPr>
            </w:pPr>
            <w:r w:rsidRPr="00906B09">
              <w:rPr>
                <w:sz w:val="18"/>
                <w:szCs w:val="18"/>
              </w:rPr>
              <w:t>SIR_SAR_2A</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594C22BC" w14:textId="77777777" w:rsidR="00046EE6" w:rsidRPr="00906B09" w:rsidRDefault="00046EE6" w:rsidP="00EA701A">
            <w:pPr>
              <w:pStyle w:val="TableContents"/>
              <w:rPr>
                <w:sz w:val="18"/>
                <w:szCs w:val="18"/>
              </w:rPr>
            </w:pPr>
            <w:r w:rsidRPr="00906B09">
              <w:rPr>
                <w:sz w:val="18"/>
                <w:szCs w:val="18"/>
              </w:rPr>
              <w:t>SIRAL L2 product from SAR step 1 processing</w:t>
            </w:r>
          </w:p>
        </w:tc>
      </w:tr>
      <w:tr w:rsidR="00046EE6" w:rsidRPr="00906B09" w14:paraId="59E36B61"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40228BDC" w14:textId="77777777" w:rsidR="00046EE6" w:rsidRPr="00906B09" w:rsidRDefault="00046EE6" w:rsidP="00EA701A">
            <w:pPr>
              <w:pStyle w:val="TableContents"/>
              <w:rPr>
                <w:sz w:val="18"/>
                <w:szCs w:val="18"/>
              </w:rPr>
            </w:pPr>
            <w:r w:rsidRPr="00906B09">
              <w:rPr>
                <w:sz w:val="18"/>
                <w:szCs w:val="18"/>
              </w:rPr>
              <w:t>SIR_SAR_2B</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085C5988" w14:textId="77777777" w:rsidR="00046EE6" w:rsidRPr="00906B09" w:rsidRDefault="00046EE6" w:rsidP="00EA701A">
            <w:pPr>
              <w:pStyle w:val="TableContents"/>
              <w:rPr>
                <w:sz w:val="18"/>
                <w:szCs w:val="18"/>
              </w:rPr>
            </w:pPr>
            <w:r w:rsidRPr="00906B09">
              <w:rPr>
                <w:sz w:val="18"/>
                <w:szCs w:val="18"/>
              </w:rPr>
              <w:t>SIRAL L2 product from SAR step 2 processing</w:t>
            </w:r>
          </w:p>
        </w:tc>
      </w:tr>
      <w:tr w:rsidR="00046EE6" w:rsidRPr="00906B09" w14:paraId="61932111"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049B5231" w14:textId="77777777" w:rsidR="00046EE6" w:rsidRPr="00906B09" w:rsidRDefault="00046EE6" w:rsidP="00EA701A">
            <w:pPr>
              <w:pStyle w:val="TableContents"/>
              <w:rPr>
                <w:sz w:val="18"/>
                <w:szCs w:val="18"/>
              </w:rPr>
            </w:pPr>
            <w:r w:rsidRPr="00906B09">
              <w:rPr>
                <w:sz w:val="18"/>
                <w:szCs w:val="18"/>
              </w:rPr>
              <w:t>SIR_GDR_2A</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55ACCF22" w14:textId="77777777" w:rsidR="00046EE6" w:rsidRPr="00906B09" w:rsidRDefault="00046EE6" w:rsidP="00EA701A">
            <w:pPr>
              <w:pStyle w:val="TableContents"/>
              <w:rPr>
                <w:sz w:val="18"/>
                <w:szCs w:val="18"/>
              </w:rPr>
            </w:pPr>
            <w:r w:rsidRPr="00906B09">
              <w:rPr>
                <w:sz w:val="18"/>
                <w:szCs w:val="18"/>
              </w:rPr>
              <w:t>SIRAL L2 consolidated product including SAR step 1 data (SIR_SAR_2A)</w:t>
            </w:r>
          </w:p>
        </w:tc>
      </w:tr>
      <w:tr w:rsidR="00046EE6" w:rsidRPr="00906B09" w14:paraId="71190267"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64688195" w14:textId="77777777" w:rsidR="00046EE6" w:rsidRPr="00906B09" w:rsidRDefault="00046EE6" w:rsidP="00EA701A">
            <w:pPr>
              <w:pStyle w:val="TableContents"/>
              <w:rPr>
                <w:sz w:val="18"/>
                <w:szCs w:val="18"/>
              </w:rPr>
            </w:pPr>
            <w:r w:rsidRPr="00906B09">
              <w:rPr>
                <w:sz w:val="18"/>
                <w:szCs w:val="18"/>
              </w:rPr>
              <w:t>SIR_GDR_2B</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18402D5D" w14:textId="77777777" w:rsidR="00046EE6" w:rsidRPr="00906B09" w:rsidRDefault="00046EE6" w:rsidP="00EA701A">
            <w:pPr>
              <w:pStyle w:val="TableContents"/>
              <w:rPr>
                <w:sz w:val="18"/>
                <w:szCs w:val="18"/>
              </w:rPr>
            </w:pPr>
            <w:r w:rsidRPr="00906B09">
              <w:rPr>
                <w:sz w:val="18"/>
                <w:szCs w:val="18"/>
              </w:rPr>
              <w:t>SIRAL L2 consolidated product including SAR step 2 data (SIR_SAR_2B)</w:t>
            </w:r>
          </w:p>
        </w:tc>
      </w:tr>
      <w:tr w:rsidR="00046EE6" w:rsidRPr="00906B09" w14:paraId="2E693189"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677E1D68" w14:textId="77777777" w:rsidR="00046EE6" w:rsidRPr="00906B09" w:rsidRDefault="00046EE6" w:rsidP="00EA701A">
            <w:pPr>
              <w:pStyle w:val="TableContents"/>
              <w:rPr>
                <w:sz w:val="18"/>
                <w:szCs w:val="18"/>
              </w:rPr>
            </w:pPr>
            <w:r w:rsidRPr="00906B09">
              <w:rPr>
                <w:sz w:val="18"/>
                <w:szCs w:val="18"/>
              </w:rPr>
              <w:t>SIR_LRMI2_</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6C3AFF83" w14:textId="77777777" w:rsidR="00046EE6" w:rsidRPr="00906B09" w:rsidRDefault="00046EE6" w:rsidP="00EA701A">
            <w:pPr>
              <w:pStyle w:val="TableContents"/>
              <w:rPr>
                <w:sz w:val="18"/>
                <w:szCs w:val="18"/>
              </w:rPr>
            </w:pPr>
            <w:r w:rsidRPr="00906B09">
              <w:rPr>
                <w:sz w:val="18"/>
                <w:szCs w:val="18"/>
              </w:rPr>
              <w:t>SIRAL intermediate L2 product from LRM processing</w:t>
            </w:r>
          </w:p>
        </w:tc>
      </w:tr>
      <w:tr w:rsidR="00046EE6" w:rsidRPr="00906B09" w14:paraId="403B7B3C"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149E32CF" w14:textId="77777777" w:rsidR="00046EE6" w:rsidRPr="00906B09" w:rsidRDefault="00046EE6" w:rsidP="00EA701A">
            <w:pPr>
              <w:pStyle w:val="TableContents"/>
              <w:rPr>
                <w:sz w:val="18"/>
                <w:szCs w:val="18"/>
              </w:rPr>
            </w:pPr>
            <w:r w:rsidRPr="00906B09">
              <w:rPr>
                <w:sz w:val="18"/>
                <w:szCs w:val="18"/>
              </w:rPr>
              <w:t>SIR_FDMI2_</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140FE11B" w14:textId="77777777" w:rsidR="00046EE6" w:rsidRPr="00906B09" w:rsidRDefault="00046EE6" w:rsidP="00EA701A">
            <w:pPr>
              <w:pStyle w:val="TableContents"/>
              <w:rPr>
                <w:sz w:val="18"/>
                <w:szCs w:val="18"/>
              </w:rPr>
            </w:pPr>
            <w:r w:rsidRPr="00906B09">
              <w:rPr>
                <w:sz w:val="18"/>
                <w:szCs w:val="18"/>
              </w:rPr>
              <w:t>SIRAL intermediate L2 product from fast delivery ocean processing</w:t>
            </w:r>
          </w:p>
        </w:tc>
      </w:tr>
      <w:tr w:rsidR="00046EE6" w:rsidRPr="00906B09" w14:paraId="3E6E4E30"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44F39001" w14:textId="77777777" w:rsidR="00046EE6" w:rsidRPr="00906B09" w:rsidRDefault="00046EE6" w:rsidP="00EA701A">
            <w:pPr>
              <w:pStyle w:val="TableContents"/>
              <w:rPr>
                <w:sz w:val="18"/>
                <w:szCs w:val="18"/>
              </w:rPr>
            </w:pPr>
            <w:r w:rsidRPr="00906B09">
              <w:rPr>
                <w:sz w:val="18"/>
                <w:szCs w:val="18"/>
              </w:rPr>
              <w:t>SIR_SINI2_</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4EE83CB8" w14:textId="77777777" w:rsidR="00046EE6" w:rsidRPr="00906B09" w:rsidRDefault="00046EE6" w:rsidP="00EA701A">
            <w:pPr>
              <w:pStyle w:val="TableContents"/>
              <w:rPr>
                <w:sz w:val="18"/>
                <w:szCs w:val="18"/>
              </w:rPr>
            </w:pPr>
            <w:r w:rsidRPr="00906B09">
              <w:rPr>
                <w:sz w:val="18"/>
                <w:szCs w:val="18"/>
              </w:rPr>
              <w:t>SIRAL intermediate L2 product from SARin processing</w:t>
            </w:r>
          </w:p>
        </w:tc>
      </w:tr>
      <w:tr w:rsidR="00046EE6" w:rsidRPr="00906B09" w14:paraId="4967F936"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28BA5E22" w14:textId="77777777" w:rsidR="00046EE6" w:rsidRPr="00906B09" w:rsidRDefault="00046EE6" w:rsidP="00EA701A">
            <w:pPr>
              <w:pStyle w:val="TableContents"/>
              <w:rPr>
                <w:sz w:val="18"/>
                <w:szCs w:val="18"/>
              </w:rPr>
            </w:pPr>
            <w:r w:rsidRPr="00906B09">
              <w:rPr>
                <w:sz w:val="18"/>
                <w:szCs w:val="18"/>
              </w:rPr>
              <w:t>SIR_SIDI2_</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10B9F7E6" w14:textId="77777777" w:rsidR="00046EE6" w:rsidRPr="00906B09" w:rsidRDefault="00046EE6" w:rsidP="00EA701A">
            <w:pPr>
              <w:pStyle w:val="TableContents"/>
              <w:rPr>
                <w:sz w:val="18"/>
                <w:szCs w:val="18"/>
              </w:rPr>
            </w:pPr>
            <w:r w:rsidRPr="00906B09">
              <w:rPr>
                <w:sz w:val="18"/>
                <w:szCs w:val="18"/>
              </w:rPr>
              <w:t>SIRAL intermediate L2 product from SARin degraded processing</w:t>
            </w:r>
          </w:p>
        </w:tc>
      </w:tr>
      <w:tr w:rsidR="00046EE6" w:rsidRPr="00906B09" w14:paraId="35D32DAA"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34D07179" w14:textId="77777777" w:rsidR="00046EE6" w:rsidRPr="00906B09" w:rsidRDefault="00046EE6" w:rsidP="00EA701A">
            <w:pPr>
              <w:pStyle w:val="TableContents"/>
              <w:rPr>
                <w:sz w:val="18"/>
                <w:szCs w:val="18"/>
              </w:rPr>
            </w:pPr>
            <w:r w:rsidRPr="00906B09">
              <w:rPr>
                <w:sz w:val="18"/>
                <w:szCs w:val="18"/>
              </w:rPr>
              <w:t>SIR_SARI2A</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3B9DF52A" w14:textId="77777777" w:rsidR="00046EE6" w:rsidRPr="00906B09" w:rsidRDefault="00046EE6" w:rsidP="00EA701A">
            <w:pPr>
              <w:pStyle w:val="TableContents"/>
              <w:rPr>
                <w:sz w:val="18"/>
                <w:szCs w:val="18"/>
              </w:rPr>
            </w:pPr>
            <w:r w:rsidRPr="00906B09">
              <w:rPr>
                <w:sz w:val="18"/>
                <w:szCs w:val="18"/>
              </w:rPr>
              <w:t>SIRAL intermediate L2 product from SAR step 1 processing</w:t>
            </w:r>
          </w:p>
        </w:tc>
      </w:tr>
      <w:tr w:rsidR="00046EE6" w:rsidRPr="00906B09" w14:paraId="38C72692" w14:textId="77777777" w:rsidTr="00046EE6">
        <w:trPr>
          <w:jc w:val="center"/>
        </w:trPr>
        <w:tc>
          <w:tcPr>
            <w:tcW w:w="169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018BB1B2" w14:textId="77777777" w:rsidR="00046EE6" w:rsidRPr="00906B09" w:rsidRDefault="00046EE6" w:rsidP="00EA701A">
            <w:pPr>
              <w:pStyle w:val="TableContents"/>
              <w:rPr>
                <w:sz w:val="18"/>
                <w:szCs w:val="18"/>
              </w:rPr>
            </w:pPr>
            <w:r w:rsidRPr="00906B09">
              <w:rPr>
                <w:sz w:val="18"/>
                <w:szCs w:val="18"/>
              </w:rPr>
              <w:t>SIR_SARI2B</w:t>
            </w:r>
          </w:p>
        </w:tc>
        <w:tc>
          <w:tcPr>
            <w:tcW w:w="730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672CB275" w14:textId="77777777" w:rsidR="00046EE6" w:rsidRPr="00906B09" w:rsidRDefault="00046EE6" w:rsidP="00EA701A">
            <w:pPr>
              <w:pStyle w:val="TableContents"/>
              <w:rPr>
                <w:sz w:val="18"/>
                <w:szCs w:val="18"/>
              </w:rPr>
            </w:pPr>
            <w:r w:rsidRPr="00906B09">
              <w:rPr>
                <w:sz w:val="18"/>
                <w:szCs w:val="18"/>
              </w:rPr>
              <w:t>SIRAL intermediate L2 product from SAR step 2 processing</w:t>
            </w:r>
          </w:p>
        </w:tc>
      </w:tr>
    </w:tbl>
    <w:p w14:paraId="4B1F7BD7" w14:textId="77777777" w:rsidR="00046EE6" w:rsidRPr="00906B09" w:rsidRDefault="00046EE6" w:rsidP="00046EE6"/>
    <w:p w14:paraId="11DEC7EA" w14:textId="77777777" w:rsidR="00046EE6" w:rsidRPr="00906B09" w:rsidRDefault="00046EE6" w:rsidP="00EE46DB">
      <w:pPr>
        <w:pStyle w:val="Heading2"/>
      </w:pPr>
      <w:bookmarkStart w:id="496" w:name="_Toc449978500"/>
      <w:r w:rsidRPr="00906B09">
        <w:t>Cryosat Ocean products overview</w:t>
      </w:r>
      <w:bookmarkEnd w:id="496"/>
    </w:p>
    <w:p w14:paraId="2AA8298F" w14:textId="77777777" w:rsidR="00F353BB" w:rsidRPr="00906B09" w:rsidRDefault="00046EE6">
      <w:pPr>
        <w:pStyle w:val="Caption"/>
      </w:pPr>
      <w:bookmarkStart w:id="497" w:name="_Toc449978525"/>
      <w:r w:rsidRPr="00906B09">
        <w:t xml:space="preserve">Table </w:t>
      </w:r>
      <w:r w:rsidR="00172F16" w:rsidRPr="00906B09">
        <w:fldChar w:fldCharType="begin"/>
      </w:r>
      <w:r w:rsidRPr="00906B09">
        <w:instrText xml:space="preserve"> SEQ Table \* ARABIC </w:instrText>
      </w:r>
      <w:r w:rsidR="00172F16" w:rsidRPr="00906B09">
        <w:fldChar w:fldCharType="separate"/>
      </w:r>
      <w:r w:rsidR="00F62EB0">
        <w:rPr>
          <w:noProof/>
        </w:rPr>
        <w:t>6</w:t>
      </w:r>
      <w:r w:rsidR="00172F16" w:rsidRPr="00906B09">
        <w:fldChar w:fldCharType="end"/>
      </w:r>
      <w:r w:rsidRPr="00906B09">
        <w:t>: Cryosat Ocean products overview</w:t>
      </w:r>
      <w:bookmarkEnd w:id="497"/>
    </w:p>
    <w:tbl>
      <w:tblPr>
        <w:tblW w:w="9000" w:type="dxa"/>
        <w:jc w:val="center"/>
        <w:tblLayout w:type="fixed"/>
        <w:tblCellMar>
          <w:left w:w="10" w:type="dxa"/>
          <w:right w:w="10" w:type="dxa"/>
        </w:tblCellMar>
        <w:tblLook w:val="0000" w:firstRow="0" w:lastRow="0" w:firstColumn="0" w:lastColumn="0" w:noHBand="0" w:noVBand="0"/>
      </w:tblPr>
      <w:tblGrid>
        <w:gridCol w:w="1524"/>
        <w:gridCol w:w="7476"/>
      </w:tblGrid>
      <w:tr w:rsidR="00046EE6" w:rsidRPr="00906B09" w14:paraId="067F6F97" w14:textId="77777777" w:rsidTr="009757DA">
        <w:trPr>
          <w:tblHeader/>
          <w:jc w:val="center"/>
        </w:trPr>
        <w:tc>
          <w:tcPr>
            <w:tcW w:w="1524" w:type="dxa"/>
            <w:tcBorders>
              <w:top w:val="single" w:sz="8" w:space="0" w:color="808080"/>
              <w:left w:val="single" w:sz="8" w:space="0" w:color="808080"/>
              <w:bottom w:val="single" w:sz="8" w:space="0" w:color="808080"/>
            </w:tcBorders>
            <w:shd w:val="clear" w:color="auto" w:fill="1C94F8"/>
            <w:tcMar>
              <w:top w:w="28" w:type="dxa"/>
              <w:left w:w="28" w:type="dxa"/>
              <w:bottom w:w="28" w:type="dxa"/>
              <w:right w:w="28" w:type="dxa"/>
            </w:tcMar>
            <w:vAlign w:val="center"/>
          </w:tcPr>
          <w:p w14:paraId="104F2CB7" w14:textId="77777777" w:rsidR="00046EE6" w:rsidRPr="00906B09" w:rsidRDefault="00046EE6" w:rsidP="00EE46DB">
            <w:pPr>
              <w:pStyle w:val="TableHeading"/>
              <w:keepNext/>
              <w:rPr>
                <w:color w:val="FFFFFF" w:themeColor="background1"/>
                <w:sz w:val="18"/>
                <w:szCs w:val="18"/>
              </w:rPr>
            </w:pPr>
            <w:r w:rsidRPr="00906B09">
              <w:rPr>
                <w:color w:val="FFFFFF" w:themeColor="background1"/>
                <w:sz w:val="18"/>
                <w:szCs w:val="18"/>
              </w:rPr>
              <w:t>product type</w:t>
            </w:r>
          </w:p>
        </w:tc>
        <w:tc>
          <w:tcPr>
            <w:tcW w:w="7476" w:type="dxa"/>
            <w:tcBorders>
              <w:top w:val="single" w:sz="8" w:space="0" w:color="808080"/>
              <w:left w:val="single" w:sz="8" w:space="0" w:color="808080"/>
              <w:bottom w:val="single" w:sz="8" w:space="0" w:color="808080"/>
              <w:right w:val="single" w:sz="8" w:space="0" w:color="808080"/>
            </w:tcBorders>
            <w:shd w:val="clear" w:color="auto" w:fill="1C94F8"/>
            <w:tcMar>
              <w:top w:w="28" w:type="dxa"/>
              <w:left w:w="28" w:type="dxa"/>
              <w:bottom w:w="28" w:type="dxa"/>
              <w:right w:w="28" w:type="dxa"/>
            </w:tcMar>
            <w:vAlign w:val="center"/>
          </w:tcPr>
          <w:p w14:paraId="4873332F" w14:textId="77777777" w:rsidR="00046EE6" w:rsidRPr="00906B09" w:rsidRDefault="00046EE6" w:rsidP="00EE46DB">
            <w:pPr>
              <w:pStyle w:val="TableHeading"/>
              <w:keepNext/>
              <w:rPr>
                <w:color w:val="FFFFFF" w:themeColor="background1"/>
                <w:sz w:val="18"/>
                <w:szCs w:val="18"/>
              </w:rPr>
            </w:pPr>
            <w:r w:rsidRPr="00906B09">
              <w:rPr>
                <w:color w:val="FFFFFF" w:themeColor="background1"/>
                <w:sz w:val="18"/>
                <w:szCs w:val="18"/>
              </w:rPr>
              <w:t>description</w:t>
            </w:r>
          </w:p>
        </w:tc>
      </w:tr>
      <w:tr w:rsidR="00046EE6" w:rsidRPr="00906B09" w14:paraId="0E72811C" w14:textId="77777777" w:rsidTr="00046EE6">
        <w:tblPrEx>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PrEx>
        <w:trPr>
          <w:jc w:val="center"/>
        </w:trPr>
        <w:tc>
          <w:tcPr>
            <w:tcW w:w="1524" w:type="dxa"/>
            <w:shd w:val="clear" w:color="auto" w:fill="auto"/>
            <w:tcMar>
              <w:top w:w="28" w:type="dxa"/>
              <w:left w:w="28" w:type="dxa"/>
              <w:bottom w:w="28" w:type="dxa"/>
              <w:right w:w="28" w:type="dxa"/>
            </w:tcMar>
            <w:vAlign w:val="center"/>
          </w:tcPr>
          <w:p w14:paraId="61E89B57" w14:textId="77777777" w:rsidR="00046EE6" w:rsidRPr="00906B09" w:rsidRDefault="00046EE6" w:rsidP="00EE46DB">
            <w:pPr>
              <w:pStyle w:val="TableContents"/>
              <w:keepNext/>
              <w:rPr>
                <w:sz w:val="18"/>
                <w:szCs w:val="18"/>
              </w:rPr>
            </w:pPr>
            <w:r w:rsidRPr="00906B09">
              <w:rPr>
                <w:sz w:val="18"/>
                <w:szCs w:val="18"/>
              </w:rPr>
              <w:t>SIR_IOP_1B</w:t>
            </w:r>
          </w:p>
        </w:tc>
        <w:tc>
          <w:tcPr>
            <w:tcW w:w="7476" w:type="dxa"/>
            <w:shd w:val="clear" w:color="auto" w:fill="auto"/>
            <w:tcMar>
              <w:top w:w="28" w:type="dxa"/>
              <w:left w:w="28" w:type="dxa"/>
              <w:bottom w:w="28" w:type="dxa"/>
              <w:right w:w="28" w:type="dxa"/>
            </w:tcMar>
            <w:vAlign w:val="center"/>
          </w:tcPr>
          <w:p w14:paraId="339C4E3E" w14:textId="77777777" w:rsidR="00046EE6" w:rsidRPr="00906B09" w:rsidRDefault="00046EE6" w:rsidP="00EE46DB">
            <w:pPr>
              <w:pStyle w:val="TableContents"/>
              <w:keepNext/>
              <w:rPr>
                <w:sz w:val="18"/>
                <w:szCs w:val="18"/>
              </w:rPr>
            </w:pPr>
            <w:r w:rsidRPr="00906B09">
              <w:rPr>
                <w:sz w:val="18"/>
                <w:szCs w:val="18"/>
              </w:rPr>
              <w:t>Interim L1B Ocean Product</w:t>
            </w:r>
          </w:p>
        </w:tc>
      </w:tr>
      <w:tr w:rsidR="00046EE6" w:rsidRPr="00906B09" w14:paraId="6D7D79AA" w14:textId="77777777" w:rsidTr="00046EE6">
        <w:tblPrEx>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PrEx>
        <w:trPr>
          <w:jc w:val="center"/>
        </w:trPr>
        <w:tc>
          <w:tcPr>
            <w:tcW w:w="1524" w:type="dxa"/>
            <w:shd w:val="clear" w:color="auto" w:fill="auto"/>
            <w:tcMar>
              <w:top w:w="28" w:type="dxa"/>
              <w:left w:w="28" w:type="dxa"/>
              <w:bottom w:w="28" w:type="dxa"/>
              <w:right w:w="28" w:type="dxa"/>
            </w:tcMar>
            <w:vAlign w:val="center"/>
          </w:tcPr>
          <w:p w14:paraId="59CFC7D1" w14:textId="77777777" w:rsidR="00046EE6" w:rsidRPr="00906B09" w:rsidRDefault="00046EE6" w:rsidP="00EE46DB">
            <w:pPr>
              <w:pStyle w:val="TableContents"/>
              <w:keepNext/>
              <w:rPr>
                <w:sz w:val="18"/>
                <w:szCs w:val="18"/>
              </w:rPr>
            </w:pPr>
            <w:r w:rsidRPr="00906B09">
              <w:rPr>
                <w:sz w:val="18"/>
                <w:szCs w:val="18"/>
              </w:rPr>
              <w:t>SIR_GOP_1B</w:t>
            </w:r>
          </w:p>
        </w:tc>
        <w:tc>
          <w:tcPr>
            <w:tcW w:w="7476" w:type="dxa"/>
            <w:shd w:val="clear" w:color="auto" w:fill="auto"/>
            <w:tcMar>
              <w:top w:w="28" w:type="dxa"/>
              <w:left w:w="28" w:type="dxa"/>
              <w:bottom w:w="28" w:type="dxa"/>
              <w:right w:w="28" w:type="dxa"/>
            </w:tcMar>
            <w:vAlign w:val="center"/>
          </w:tcPr>
          <w:p w14:paraId="1331830E" w14:textId="77777777" w:rsidR="00046EE6" w:rsidRPr="00906B09" w:rsidRDefault="00046EE6" w:rsidP="00EE46DB">
            <w:pPr>
              <w:pStyle w:val="TableContents"/>
              <w:keepNext/>
              <w:rPr>
                <w:sz w:val="18"/>
                <w:szCs w:val="18"/>
              </w:rPr>
            </w:pPr>
            <w:r w:rsidRPr="00906B09">
              <w:rPr>
                <w:sz w:val="18"/>
                <w:szCs w:val="18"/>
              </w:rPr>
              <w:t>Geophysical L1B Ocean Product</w:t>
            </w:r>
          </w:p>
        </w:tc>
      </w:tr>
      <w:tr w:rsidR="00046EE6" w:rsidRPr="00906B09" w14:paraId="0C0BF91B" w14:textId="77777777" w:rsidTr="00046EE6">
        <w:tblPrEx>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PrEx>
        <w:trPr>
          <w:jc w:val="center"/>
        </w:trPr>
        <w:tc>
          <w:tcPr>
            <w:tcW w:w="1524" w:type="dxa"/>
            <w:shd w:val="clear" w:color="auto" w:fill="auto"/>
            <w:tcMar>
              <w:top w:w="28" w:type="dxa"/>
              <w:left w:w="28" w:type="dxa"/>
              <w:bottom w:w="28" w:type="dxa"/>
              <w:right w:w="28" w:type="dxa"/>
            </w:tcMar>
            <w:vAlign w:val="center"/>
          </w:tcPr>
          <w:p w14:paraId="01B156D6" w14:textId="77777777" w:rsidR="00046EE6" w:rsidRPr="00906B09" w:rsidRDefault="00046EE6" w:rsidP="00EA701A">
            <w:pPr>
              <w:pStyle w:val="TableContents"/>
              <w:rPr>
                <w:sz w:val="18"/>
                <w:szCs w:val="18"/>
              </w:rPr>
            </w:pPr>
            <w:r w:rsidRPr="00906B09">
              <w:rPr>
                <w:sz w:val="18"/>
                <w:szCs w:val="18"/>
              </w:rPr>
              <w:t>SIR_IOP_2_</w:t>
            </w:r>
          </w:p>
        </w:tc>
        <w:tc>
          <w:tcPr>
            <w:tcW w:w="7476" w:type="dxa"/>
            <w:shd w:val="clear" w:color="auto" w:fill="auto"/>
            <w:tcMar>
              <w:top w:w="28" w:type="dxa"/>
              <w:left w:w="28" w:type="dxa"/>
              <w:bottom w:w="28" w:type="dxa"/>
              <w:right w:w="28" w:type="dxa"/>
            </w:tcMar>
            <w:vAlign w:val="center"/>
          </w:tcPr>
          <w:p w14:paraId="0B5D0EC3" w14:textId="77777777" w:rsidR="00046EE6" w:rsidRPr="00906B09" w:rsidRDefault="00046EE6" w:rsidP="00EA701A">
            <w:pPr>
              <w:pStyle w:val="TableContents"/>
              <w:rPr>
                <w:sz w:val="18"/>
                <w:szCs w:val="18"/>
              </w:rPr>
            </w:pPr>
            <w:r w:rsidRPr="00906B09">
              <w:rPr>
                <w:sz w:val="18"/>
                <w:szCs w:val="18"/>
              </w:rPr>
              <w:t>Interim L2 Ocean Product</w:t>
            </w:r>
          </w:p>
        </w:tc>
      </w:tr>
      <w:tr w:rsidR="00046EE6" w:rsidRPr="00906B09" w14:paraId="43F93573" w14:textId="77777777" w:rsidTr="00046EE6">
        <w:tblPrEx>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PrEx>
        <w:trPr>
          <w:jc w:val="center"/>
        </w:trPr>
        <w:tc>
          <w:tcPr>
            <w:tcW w:w="1524" w:type="dxa"/>
            <w:shd w:val="clear" w:color="auto" w:fill="auto"/>
            <w:tcMar>
              <w:top w:w="28" w:type="dxa"/>
              <w:left w:w="28" w:type="dxa"/>
              <w:bottom w:w="28" w:type="dxa"/>
              <w:right w:w="28" w:type="dxa"/>
            </w:tcMar>
            <w:vAlign w:val="center"/>
          </w:tcPr>
          <w:p w14:paraId="42603600" w14:textId="77777777" w:rsidR="00046EE6" w:rsidRPr="00906B09" w:rsidRDefault="00046EE6" w:rsidP="00EA701A">
            <w:pPr>
              <w:pStyle w:val="TableContents"/>
              <w:rPr>
                <w:sz w:val="18"/>
                <w:szCs w:val="18"/>
              </w:rPr>
            </w:pPr>
            <w:r w:rsidRPr="00906B09">
              <w:rPr>
                <w:sz w:val="18"/>
                <w:szCs w:val="18"/>
              </w:rPr>
              <w:lastRenderedPageBreak/>
              <w:t>SIR_GOP_2_</w:t>
            </w:r>
          </w:p>
        </w:tc>
        <w:tc>
          <w:tcPr>
            <w:tcW w:w="7476" w:type="dxa"/>
            <w:shd w:val="clear" w:color="auto" w:fill="auto"/>
            <w:tcMar>
              <w:top w:w="28" w:type="dxa"/>
              <w:left w:w="28" w:type="dxa"/>
              <w:bottom w:w="28" w:type="dxa"/>
              <w:right w:w="28" w:type="dxa"/>
            </w:tcMar>
            <w:vAlign w:val="center"/>
          </w:tcPr>
          <w:p w14:paraId="0004673D" w14:textId="77777777" w:rsidR="00046EE6" w:rsidRPr="00906B09" w:rsidRDefault="00046EE6" w:rsidP="00EA701A">
            <w:pPr>
              <w:pStyle w:val="TableContents"/>
              <w:rPr>
                <w:sz w:val="18"/>
                <w:szCs w:val="18"/>
              </w:rPr>
            </w:pPr>
            <w:r w:rsidRPr="00906B09">
              <w:rPr>
                <w:sz w:val="18"/>
                <w:szCs w:val="18"/>
              </w:rPr>
              <w:t>Geophysical L2 Ocean Product</w:t>
            </w:r>
          </w:p>
        </w:tc>
      </w:tr>
    </w:tbl>
    <w:p w14:paraId="4A844FA6" w14:textId="77777777" w:rsidR="00046EE6" w:rsidRPr="00906B09" w:rsidRDefault="00046EE6" w:rsidP="00046EE6"/>
    <w:p w14:paraId="50F076F5" w14:textId="77777777" w:rsidR="00046EE6" w:rsidRPr="00906B09" w:rsidRDefault="00046EE6" w:rsidP="00046EE6">
      <w:pPr>
        <w:pStyle w:val="Heading2"/>
      </w:pPr>
      <w:bookmarkStart w:id="498" w:name="_Toc449978501"/>
      <w:r w:rsidRPr="00906B09">
        <w:t>Jason-2 product overview</w:t>
      </w:r>
      <w:bookmarkEnd w:id="498"/>
    </w:p>
    <w:p w14:paraId="3410852C" w14:textId="77777777" w:rsidR="00046EE6" w:rsidRPr="00906B09" w:rsidRDefault="00046EE6" w:rsidP="000C23ED">
      <w:pPr>
        <w:pStyle w:val="Caption"/>
      </w:pPr>
      <w:bookmarkStart w:id="499" w:name="_Toc449978526"/>
      <w:r w:rsidRPr="00906B09">
        <w:t xml:space="preserve">Table </w:t>
      </w:r>
      <w:r w:rsidR="00172F16" w:rsidRPr="00906B09">
        <w:fldChar w:fldCharType="begin"/>
      </w:r>
      <w:r w:rsidRPr="00906B09">
        <w:instrText xml:space="preserve"> SEQ Table \* ARABIC </w:instrText>
      </w:r>
      <w:r w:rsidR="00172F16" w:rsidRPr="00906B09">
        <w:fldChar w:fldCharType="separate"/>
      </w:r>
      <w:r w:rsidR="00F62EB0">
        <w:rPr>
          <w:noProof/>
        </w:rPr>
        <w:t>7</w:t>
      </w:r>
      <w:r w:rsidR="00172F16" w:rsidRPr="00906B09">
        <w:fldChar w:fldCharType="end"/>
      </w:r>
      <w:r w:rsidRPr="00906B09">
        <w:t>: Jason-2 product overview</w:t>
      </w:r>
      <w:bookmarkEnd w:id="499"/>
    </w:p>
    <w:tbl>
      <w:tblPr>
        <w:tblW w:w="9000" w:type="dxa"/>
        <w:jc w:val="center"/>
        <w:tblLayout w:type="fixed"/>
        <w:tblCellMar>
          <w:left w:w="10" w:type="dxa"/>
          <w:right w:w="10" w:type="dxa"/>
        </w:tblCellMar>
        <w:tblLook w:val="0000" w:firstRow="0" w:lastRow="0" w:firstColumn="0" w:lastColumn="0" w:noHBand="0" w:noVBand="0"/>
      </w:tblPr>
      <w:tblGrid>
        <w:gridCol w:w="1382"/>
        <w:gridCol w:w="7618"/>
      </w:tblGrid>
      <w:tr w:rsidR="00046EE6" w:rsidRPr="00906B09" w14:paraId="03F58252" w14:textId="77777777" w:rsidTr="00046EE6">
        <w:trPr>
          <w:jc w:val="center"/>
        </w:trPr>
        <w:tc>
          <w:tcPr>
            <w:tcW w:w="1382" w:type="dxa"/>
            <w:tcBorders>
              <w:top w:val="single" w:sz="8" w:space="0" w:color="808080"/>
              <w:left w:val="single" w:sz="8" w:space="0" w:color="808080"/>
              <w:bottom w:val="single" w:sz="8" w:space="0" w:color="808080"/>
            </w:tcBorders>
            <w:shd w:val="clear" w:color="auto" w:fill="1C94F8"/>
            <w:tcMar>
              <w:top w:w="28" w:type="dxa"/>
              <w:left w:w="28" w:type="dxa"/>
              <w:bottom w:w="28" w:type="dxa"/>
              <w:right w:w="28" w:type="dxa"/>
            </w:tcMar>
            <w:vAlign w:val="center"/>
          </w:tcPr>
          <w:p w14:paraId="78D1BF99" w14:textId="77777777" w:rsidR="00046EE6" w:rsidRPr="00906B09" w:rsidRDefault="00046EE6" w:rsidP="00EA701A">
            <w:pPr>
              <w:pStyle w:val="TableHeading"/>
              <w:keepNext/>
              <w:rPr>
                <w:color w:val="FFFFFF" w:themeColor="background1"/>
                <w:sz w:val="18"/>
                <w:szCs w:val="18"/>
              </w:rPr>
            </w:pPr>
            <w:r w:rsidRPr="00906B09">
              <w:rPr>
                <w:color w:val="FFFFFF" w:themeColor="background1"/>
                <w:sz w:val="18"/>
                <w:szCs w:val="18"/>
              </w:rPr>
              <w:t>product type</w:t>
            </w:r>
          </w:p>
        </w:tc>
        <w:tc>
          <w:tcPr>
            <w:tcW w:w="7618" w:type="dxa"/>
            <w:tcBorders>
              <w:top w:val="single" w:sz="8" w:space="0" w:color="808080"/>
              <w:left w:val="single" w:sz="8" w:space="0" w:color="808080"/>
              <w:bottom w:val="single" w:sz="8" w:space="0" w:color="808080"/>
              <w:right w:val="single" w:sz="8" w:space="0" w:color="808080"/>
            </w:tcBorders>
            <w:shd w:val="clear" w:color="auto" w:fill="1C94F8"/>
            <w:tcMar>
              <w:top w:w="28" w:type="dxa"/>
              <w:left w:w="28" w:type="dxa"/>
              <w:bottom w:w="28" w:type="dxa"/>
              <w:right w:w="28" w:type="dxa"/>
            </w:tcMar>
            <w:vAlign w:val="center"/>
          </w:tcPr>
          <w:p w14:paraId="21B04FE3" w14:textId="77777777" w:rsidR="00046EE6" w:rsidRPr="00906B09" w:rsidRDefault="00046EE6" w:rsidP="00EA701A">
            <w:pPr>
              <w:pStyle w:val="TableHeading"/>
              <w:keepNext/>
              <w:rPr>
                <w:color w:val="FFFFFF" w:themeColor="background1"/>
                <w:sz w:val="18"/>
                <w:szCs w:val="18"/>
              </w:rPr>
            </w:pPr>
            <w:r w:rsidRPr="00906B09">
              <w:rPr>
                <w:color w:val="FFFFFF" w:themeColor="background1"/>
                <w:sz w:val="18"/>
                <w:szCs w:val="18"/>
              </w:rPr>
              <w:t>description</w:t>
            </w:r>
          </w:p>
        </w:tc>
      </w:tr>
      <w:tr w:rsidR="00046EE6" w:rsidRPr="00906B09" w14:paraId="1B2959A6" w14:textId="77777777" w:rsidTr="00046EE6">
        <w:trPr>
          <w:jc w:val="center"/>
        </w:trPr>
        <w:tc>
          <w:tcPr>
            <w:tcW w:w="1382"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7C9548DF" w14:textId="77777777" w:rsidR="00046EE6" w:rsidRPr="00906B09" w:rsidRDefault="00046EE6" w:rsidP="00EA701A">
            <w:pPr>
              <w:pStyle w:val="TableContents"/>
              <w:keepNext/>
              <w:rPr>
                <w:sz w:val="18"/>
                <w:szCs w:val="18"/>
              </w:rPr>
            </w:pPr>
            <w:r w:rsidRPr="00906B09">
              <w:rPr>
                <w:sz w:val="18"/>
                <w:szCs w:val="18"/>
              </w:rPr>
              <w:t>JA2_OPN_2P</w:t>
            </w:r>
          </w:p>
        </w:tc>
        <w:tc>
          <w:tcPr>
            <w:tcW w:w="7618"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06197EFD" w14:textId="77777777" w:rsidR="00046EE6" w:rsidRPr="00906B09" w:rsidRDefault="00046EE6" w:rsidP="00EA701A">
            <w:pPr>
              <w:pStyle w:val="TableContents"/>
              <w:keepNext/>
              <w:rPr>
                <w:sz w:val="18"/>
                <w:szCs w:val="18"/>
              </w:rPr>
            </w:pPr>
            <w:r w:rsidRPr="00906B09">
              <w:rPr>
                <w:sz w:val="18"/>
                <w:szCs w:val="18"/>
              </w:rPr>
              <w:t>The Operational Geophysical Data Record (OGDR), produced on a NRT basis</w:t>
            </w:r>
          </w:p>
        </w:tc>
      </w:tr>
      <w:tr w:rsidR="00046EE6" w:rsidRPr="00906B09" w14:paraId="1579CA2D" w14:textId="77777777" w:rsidTr="00046EE6">
        <w:trPr>
          <w:jc w:val="center"/>
        </w:trPr>
        <w:tc>
          <w:tcPr>
            <w:tcW w:w="1382"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1C60EF74" w14:textId="77777777" w:rsidR="00046EE6" w:rsidRPr="00906B09" w:rsidRDefault="00046EE6" w:rsidP="00EA701A">
            <w:pPr>
              <w:pStyle w:val="TableContents"/>
              <w:keepNext/>
              <w:rPr>
                <w:sz w:val="18"/>
                <w:szCs w:val="18"/>
              </w:rPr>
            </w:pPr>
            <w:r w:rsidRPr="00906B09">
              <w:rPr>
                <w:sz w:val="18"/>
                <w:szCs w:val="18"/>
              </w:rPr>
              <w:t>JA2_OPR_2P</w:t>
            </w:r>
          </w:p>
        </w:tc>
        <w:tc>
          <w:tcPr>
            <w:tcW w:w="7618"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4DCEE6D1" w14:textId="77777777" w:rsidR="00046EE6" w:rsidRPr="00906B09" w:rsidRDefault="00046EE6" w:rsidP="00EA701A">
            <w:pPr>
              <w:pStyle w:val="TableContents"/>
              <w:keepNext/>
              <w:rPr>
                <w:sz w:val="18"/>
                <w:szCs w:val="18"/>
              </w:rPr>
            </w:pPr>
            <w:r w:rsidRPr="00906B09">
              <w:rPr>
                <w:sz w:val="18"/>
                <w:szCs w:val="18"/>
              </w:rPr>
              <w:t>The reduced Operational Geophysical Data Record(SSHA-OGDR), produced on a NRT basis</w:t>
            </w:r>
          </w:p>
        </w:tc>
      </w:tr>
      <w:tr w:rsidR="00046EE6" w:rsidRPr="00906B09" w14:paraId="798398D5" w14:textId="77777777" w:rsidTr="00046EE6">
        <w:trPr>
          <w:jc w:val="center"/>
        </w:trPr>
        <w:tc>
          <w:tcPr>
            <w:tcW w:w="1382"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7C4DE98D" w14:textId="77777777" w:rsidR="00046EE6" w:rsidRPr="00906B09" w:rsidRDefault="00046EE6" w:rsidP="00EA701A">
            <w:pPr>
              <w:pStyle w:val="TableContents"/>
              <w:rPr>
                <w:sz w:val="18"/>
                <w:szCs w:val="18"/>
              </w:rPr>
            </w:pPr>
            <w:r w:rsidRPr="00906B09">
              <w:rPr>
                <w:sz w:val="18"/>
                <w:szCs w:val="18"/>
              </w:rPr>
              <w:t>JA2_IPN_2P</w:t>
            </w:r>
          </w:p>
        </w:tc>
        <w:tc>
          <w:tcPr>
            <w:tcW w:w="7618"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5405B1D2" w14:textId="77777777" w:rsidR="00046EE6" w:rsidRPr="00906B09" w:rsidRDefault="00046EE6" w:rsidP="00EA701A">
            <w:pPr>
              <w:pStyle w:val="TableContents"/>
              <w:rPr>
                <w:sz w:val="18"/>
                <w:szCs w:val="18"/>
              </w:rPr>
            </w:pPr>
            <w:r w:rsidRPr="00906B09">
              <w:rPr>
                <w:sz w:val="18"/>
                <w:szCs w:val="18"/>
              </w:rPr>
              <w:t>The Interim Geophysical Data Record (IGDR)</w:t>
            </w:r>
          </w:p>
        </w:tc>
      </w:tr>
      <w:tr w:rsidR="00046EE6" w:rsidRPr="00906B09" w14:paraId="293F8DF5" w14:textId="77777777" w:rsidTr="00046EE6">
        <w:trPr>
          <w:jc w:val="center"/>
        </w:trPr>
        <w:tc>
          <w:tcPr>
            <w:tcW w:w="1382"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488B1186" w14:textId="77777777" w:rsidR="00046EE6" w:rsidRPr="00906B09" w:rsidRDefault="00046EE6" w:rsidP="00EA701A">
            <w:pPr>
              <w:pStyle w:val="TableContents"/>
              <w:rPr>
                <w:sz w:val="18"/>
                <w:szCs w:val="18"/>
              </w:rPr>
            </w:pPr>
            <w:r w:rsidRPr="00906B09">
              <w:rPr>
                <w:sz w:val="18"/>
                <w:szCs w:val="18"/>
              </w:rPr>
              <w:t>JA2_IPR_2P</w:t>
            </w:r>
          </w:p>
        </w:tc>
        <w:tc>
          <w:tcPr>
            <w:tcW w:w="7618"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1A2C1C1F" w14:textId="77777777" w:rsidR="00046EE6" w:rsidRPr="00906B09" w:rsidRDefault="00046EE6" w:rsidP="00EA701A">
            <w:pPr>
              <w:pStyle w:val="TableContents"/>
              <w:rPr>
                <w:sz w:val="18"/>
                <w:szCs w:val="18"/>
              </w:rPr>
            </w:pPr>
            <w:r w:rsidRPr="00906B09">
              <w:rPr>
                <w:sz w:val="18"/>
                <w:szCs w:val="18"/>
              </w:rPr>
              <w:t>The reduced Interim Geophysical Data Record (SSHA-IGDR), produced on a NRT basis</w:t>
            </w:r>
          </w:p>
        </w:tc>
      </w:tr>
      <w:tr w:rsidR="00046EE6" w:rsidRPr="00906B09" w14:paraId="1D90043C" w14:textId="77777777" w:rsidTr="00046EE6">
        <w:trPr>
          <w:jc w:val="center"/>
        </w:trPr>
        <w:tc>
          <w:tcPr>
            <w:tcW w:w="1382"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0635A86E" w14:textId="77777777" w:rsidR="00046EE6" w:rsidRPr="00906B09" w:rsidRDefault="00046EE6" w:rsidP="00EA701A">
            <w:pPr>
              <w:pStyle w:val="TableContents"/>
              <w:rPr>
                <w:sz w:val="18"/>
                <w:szCs w:val="18"/>
              </w:rPr>
            </w:pPr>
            <w:r w:rsidRPr="00906B09">
              <w:rPr>
                <w:sz w:val="18"/>
                <w:szCs w:val="18"/>
              </w:rPr>
              <w:t>JA2_IPS_2P</w:t>
            </w:r>
          </w:p>
        </w:tc>
        <w:tc>
          <w:tcPr>
            <w:tcW w:w="7618"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538B2ED2" w14:textId="77777777" w:rsidR="00046EE6" w:rsidRPr="00906B09" w:rsidRDefault="00046EE6" w:rsidP="00EA701A">
            <w:pPr>
              <w:pStyle w:val="TableContents"/>
              <w:rPr>
                <w:sz w:val="18"/>
                <w:szCs w:val="18"/>
              </w:rPr>
            </w:pPr>
            <w:r w:rsidRPr="00906B09">
              <w:rPr>
                <w:sz w:val="18"/>
                <w:szCs w:val="18"/>
              </w:rPr>
              <w:t>The Sensor Interim Geophysical Data Record (SIGDR)</w:t>
            </w:r>
          </w:p>
        </w:tc>
      </w:tr>
      <w:tr w:rsidR="00046EE6" w:rsidRPr="00906B09" w14:paraId="0409E1B4" w14:textId="77777777" w:rsidTr="00046EE6">
        <w:trPr>
          <w:jc w:val="center"/>
        </w:trPr>
        <w:tc>
          <w:tcPr>
            <w:tcW w:w="1382"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38FF3263" w14:textId="77777777" w:rsidR="00046EE6" w:rsidRPr="00906B09" w:rsidRDefault="00046EE6" w:rsidP="00EA701A">
            <w:pPr>
              <w:pStyle w:val="TableContents"/>
              <w:rPr>
                <w:sz w:val="18"/>
                <w:szCs w:val="18"/>
              </w:rPr>
            </w:pPr>
            <w:r w:rsidRPr="00906B09">
              <w:rPr>
                <w:sz w:val="18"/>
                <w:szCs w:val="18"/>
              </w:rPr>
              <w:t>JA2_GPN_2P</w:t>
            </w:r>
          </w:p>
        </w:tc>
        <w:tc>
          <w:tcPr>
            <w:tcW w:w="7618"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313CC979" w14:textId="77777777" w:rsidR="00046EE6" w:rsidRPr="00906B09" w:rsidRDefault="00046EE6" w:rsidP="00EA701A">
            <w:pPr>
              <w:pStyle w:val="TableContents"/>
              <w:rPr>
                <w:sz w:val="18"/>
                <w:szCs w:val="18"/>
              </w:rPr>
            </w:pPr>
            <w:r w:rsidRPr="00906B09">
              <w:rPr>
                <w:sz w:val="18"/>
                <w:szCs w:val="18"/>
              </w:rPr>
              <w:t>The Geophysical Data Record (GDR)</w:t>
            </w:r>
          </w:p>
        </w:tc>
      </w:tr>
      <w:tr w:rsidR="00046EE6" w:rsidRPr="00906B09" w14:paraId="1A6C9B70" w14:textId="77777777" w:rsidTr="00046EE6">
        <w:trPr>
          <w:jc w:val="center"/>
        </w:trPr>
        <w:tc>
          <w:tcPr>
            <w:tcW w:w="1382"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0A247974" w14:textId="77777777" w:rsidR="00046EE6" w:rsidRPr="00906B09" w:rsidRDefault="00046EE6" w:rsidP="00EA701A">
            <w:pPr>
              <w:pStyle w:val="TableContents"/>
              <w:rPr>
                <w:sz w:val="18"/>
                <w:szCs w:val="18"/>
              </w:rPr>
            </w:pPr>
            <w:r w:rsidRPr="00906B09">
              <w:rPr>
                <w:sz w:val="18"/>
                <w:szCs w:val="18"/>
              </w:rPr>
              <w:t>JA2_GPR_2P</w:t>
            </w:r>
          </w:p>
        </w:tc>
        <w:tc>
          <w:tcPr>
            <w:tcW w:w="7618"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3454206C" w14:textId="77777777" w:rsidR="00046EE6" w:rsidRPr="00906B09" w:rsidRDefault="00046EE6" w:rsidP="00EA701A">
            <w:pPr>
              <w:pStyle w:val="TableContents"/>
              <w:rPr>
                <w:sz w:val="18"/>
                <w:szCs w:val="18"/>
              </w:rPr>
            </w:pPr>
            <w:r w:rsidRPr="00906B09">
              <w:rPr>
                <w:sz w:val="18"/>
                <w:szCs w:val="18"/>
              </w:rPr>
              <w:t>The reduced Geophysical Data Record (SSHA-GDR), produced on a NRT basis</w:t>
            </w:r>
          </w:p>
        </w:tc>
      </w:tr>
      <w:tr w:rsidR="00046EE6" w:rsidRPr="00906B09" w14:paraId="24CB5C12" w14:textId="77777777" w:rsidTr="00046EE6">
        <w:trPr>
          <w:jc w:val="center"/>
        </w:trPr>
        <w:tc>
          <w:tcPr>
            <w:tcW w:w="1382"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5393E71C" w14:textId="77777777" w:rsidR="00046EE6" w:rsidRPr="00906B09" w:rsidRDefault="00046EE6" w:rsidP="00EA701A">
            <w:pPr>
              <w:pStyle w:val="TableContents"/>
              <w:rPr>
                <w:sz w:val="18"/>
                <w:szCs w:val="18"/>
              </w:rPr>
            </w:pPr>
            <w:r w:rsidRPr="00906B09">
              <w:rPr>
                <w:sz w:val="18"/>
                <w:szCs w:val="18"/>
              </w:rPr>
              <w:t>JA2_GPS_2P</w:t>
            </w:r>
          </w:p>
        </w:tc>
        <w:tc>
          <w:tcPr>
            <w:tcW w:w="7618"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6C160BB0" w14:textId="77777777" w:rsidR="00046EE6" w:rsidRPr="00906B09" w:rsidRDefault="00046EE6" w:rsidP="00EA701A">
            <w:pPr>
              <w:pStyle w:val="TableContents"/>
              <w:rPr>
                <w:sz w:val="18"/>
                <w:szCs w:val="18"/>
              </w:rPr>
            </w:pPr>
            <w:r w:rsidRPr="00906B09">
              <w:rPr>
                <w:sz w:val="18"/>
                <w:szCs w:val="18"/>
              </w:rPr>
              <w:t>The Sensor Geophysical Data Record (SGDR)</w:t>
            </w:r>
          </w:p>
        </w:tc>
      </w:tr>
    </w:tbl>
    <w:p w14:paraId="2897DF34" w14:textId="77777777" w:rsidR="00046EE6" w:rsidRPr="00906B09" w:rsidRDefault="00046EE6" w:rsidP="00046EE6"/>
    <w:p w14:paraId="655A9E5D" w14:textId="77777777" w:rsidR="00046EE6" w:rsidRPr="00906B09" w:rsidRDefault="005B6F24" w:rsidP="005B6F24">
      <w:pPr>
        <w:pStyle w:val="Heading2"/>
      </w:pPr>
      <w:bookmarkStart w:id="500" w:name="_Toc449978502"/>
      <w:r w:rsidRPr="00906B09">
        <w:t>Envisat product overview</w:t>
      </w:r>
      <w:bookmarkEnd w:id="500"/>
    </w:p>
    <w:p w14:paraId="607A32C5" w14:textId="77777777" w:rsidR="005B6F24" w:rsidRPr="00906B09" w:rsidRDefault="005B6F24" w:rsidP="000C23ED">
      <w:pPr>
        <w:pStyle w:val="Caption"/>
      </w:pPr>
      <w:bookmarkStart w:id="501" w:name="_Toc449978527"/>
      <w:r w:rsidRPr="00906B09">
        <w:t xml:space="preserve">Table </w:t>
      </w:r>
      <w:r w:rsidR="00172F16" w:rsidRPr="00906B09">
        <w:fldChar w:fldCharType="begin"/>
      </w:r>
      <w:r w:rsidRPr="00906B09">
        <w:instrText xml:space="preserve"> SEQ Table \* ARABIC </w:instrText>
      </w:r>
      <w:r w:rsidR="00172F16" w:rsidRPr="00906B09">
        <w:fldChar w:fldCharType="separate"/>
      </w:r>
      <w:r w:rsidR="00F62EB0">
        <w:rPr>
          <w:noProof/>
        </w:rPr>
        <w:t>8</w:t>
      </w:r>
      <w:r w:rsidR="00172F16" w:rsidRPr="00906B09">
        <w:fldChar w:fldCharType="end"/>
      </w:r>
      <w:r w:rsidRPr="00906B09">
        <w:t>: Envisat product overview</w:t>
      </w:r>
      <w:bookmarkEnd w:id="501"/>
    </w:p>
    <w:tbl>
      <w:tblPr>
        <w:tblW w:w="9000" w:type="dxa"/>
        <w:jc w:val="center"/>
        <w:tblLayout w:type="fixed"/>
        <w:tblCellMar>
          <w:left w:w="10" w:type="dxa"/>
          <w:right w:w="10" w:type="dxa"/>
        </w:tblCellMar>
        <w:tblLook w:val="0000" w:firstRow="0" w:lastRow="0" w:firstColumn="0" w:lastColumn="0" w:noHBand="0" w:noVBand="0"/>
      </w:tblPr>
      <w:tblGrid>
        <w:gridCol w:w="2023"/>
        <w:gridCol w:w="6977"/>
      </w:tblGrid>
      <w:tr w:rsidR="005B6F24" w:rsidRPr="00906B09" w14:paraId="792A523D" w14:textId="77777777" w:rsidTr="005B6F24">
        <w:trPr>
          <w:jc w:val="center"/>
        </w:trPr>
        <w:tc>
          <w:tcPr>
            <w:tcW w:w="2023" w:type="dxa"/>
            <w:tcBorders>
              <w:top w:val="single" w:sz="8" w:space="0" w:color="808080"/>
              <w:left w:val="single" w:sz="8" w:space="0" w:color="808080"/>
              <w:bottom w:val="single" w:sz="8" w:space="0" w:color="808080"/>
            </w:tcBorders>
            <w:shd w:val="clear" w:color="auto" w:fill="1C94F8"/>
            <w:tcMar>
              <w:top w:w="28" w:type="dxa"/>
              <w:left w:w="28" w:type="dxa"/>
              <w:bottom w:w="28" w:type="dxa"/>
              <w:right w:w="28" w:type="dxa"/>
            </w:tcMar>
            <w:vAlign w:val="center"/>
          </w:tcPr>
          <w:p w14:paraId="4AFA995D" w14:textId="77777777" w:rsidR="005B6F24" w:rsidRPr="00906B09" w:rsidRDefault="005B6F24" w:rsidP="00EA701A">
            <w:pPr>
              <w:pStyle w:val="TableHeading"/>
              <w:rPr>
                <w:color w:val="FFFFFF" w:themeColor="background1"/>
                <w:sz w:val="18"/>
                <w:szCs w:val="18"/>
              </w:rPr>
            </w:pPr>
            <w:r w:rsidRPr="00906B09">
              <w:rPr>
                <w:color w:val="FFFFFF" w:themeColor="background1"/>
                <w:sz w:val="18"/>
                <w:szCs w:val="18"/>
              </w:rPr>
              <w:t>product type</w:t>
            </w:r>
          </w:p>
        </w:tc>
        <w:tc>
          <w:tcPr>
            <w:tcW w:w="6977" w:type="dxa"/>
            <w:tcBorders>
              <w:top w:val="single" w:sz="8" w:space="0" w:color="808080"/>
              <w:left w:val="single" w:sz="8" w:space="0" w:color="808080"/>
              <w:bottom w:val="single" w:sz="8" w:space="0" w:color="808080"/>
              <w:right w:val="single" w:sz="8" w:space="0" w:color="808080"/>
            </w:tcBorders>
            <w:shd w:val="clear" w:color="auto" w:fill="1C94F8"/>
            <w:tcMar>
              <w:top w:w="28" w:type="dxa"/>
              <w:left w:w="28" w:type="dxa"/>
              <w:bottom w:w="28" w:type="dxa"/>
              <w:right w:w="28" w:type="dxa"/>
            </w:tcMar>
            <w:vAlign w:val="center"/>
          </w:tcPr>
          <w:p w14:paraId="0ADA70E9" w14:textId="77777777" w:rsidR="005B6F24" w:rsidRPr="00906B09" w:rsidRDefault="005B6F24" w:rsidP="00EA701A">
            <w:pPr>
              <w:pStyle w:val="TableHeading"/>
              <w:rPr>
                <w:color w:val="FFFFFF" w:themeColor="background1"/>
                <w:sz w:val="18"/>
                <w:szCs w:val="18"/>
              </w:rPr>
            </w:pPr>
            <w:r w:rsidRPr="00906B09">
              <w:rPr>
                <w:color w:val="FFFFFF" w:themeColor="background1"/>
                <w:sz w:val="18"/>
                <w:szCs w:val="18"/>
              </w:rPr>
              <w:t>description</w:t>
            </w:r>
          </w:p>
        </w:tc>
      </w:tr>
      <w:tr w:rsidR="005B6F24" w:rsidRPr="00906B09" w14:paraId="4DFE153A" w14:textId="77777777" w:rsidTr="005B6F24">
        <w:trPr>
          <w:jc w:val="center"/>
        </w:trPr>
        <w:tc>
          <w:tcPr>
            <w:tcW w:w="2023"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67A1E5D2" w14:textId="77777777" w:rsidR="005B6F24" w:rsidRPr="00906B09" w:rsidRDefault="005B6F24" w:rsidP="00EA701A">
            <w:pPr>
              <w:pStyle w:val="TableContents"/>
              <w:rPr>
                <w:sz w:val="18"/>
                <w:szCs w:val="18"/>
              </w:rPr>
            </w:pPr>
            <w:r w:rsidRPr="00906B09">
              <w:rPr>
                <w:sz w:val="18"/>
                <w:szCs w:val="18"/>
              </w:rPr>
              <w:t>RA2_FGD_2P</w:t>
            </w:r>
          </w:p>
        </w:tc>
        <w:tc>
          <w:tcPr>
            <w:tcW w:w="6977"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48FA8646" w14:textId="77777777" w:rsidR="005B6F24" w:rsidRPr="00906B09" w:rsidRDefault="005B6F24" w:rsidP="00EA701A">
            <w:pPr>
              <w:pStyle w:val="TableContents"/>
              <w:rPr>
                <w:sz w:val="18"/>
                <w:szCs w:val="18"/>
              </w:rPr>
            </w:pPr>
            <w:r w:rsidRPr="00906B09">
              <w:rPr>
                <w:sz w:val="18"/>
                <w:szCs w:val="18"/>
              </w:rPr>
              <w:t>RA-2 Fast Delivery Geophysical Data Record</w:t>
            </w:r>
          </w:p>
        </w:tc>
      </w:tr>
      <w:tr w:rsidR="005B6F24" w:rsidRPr="00906B09" w14:paraId="229EF924" w14:textId="77777777" w:rsidTr="005B6F24">
        <w:trPr>
          <w:jc w:val="center"/>
        </w:trPr>
        <w:tc>
          <w:tcPr>
            <w:tcW w:w="2023"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27813E32" w14:textId="77777777" w:rsidR="005B6F24" w:rsidRPr="00906B09" w:rsidRDefault="005B6F24" w:rsidP="00EA701A">
            <w:pPr>
              <w:pStyle w:val="TableContents"/>
              <w:rPr>
                <w:sz w:val="18"/>
                <w:szCs w:val="18"/>
              </w:rPr>
            </w:pPr>
            <w:r w:rsidRPr="00906B09">
              <w:rPr>
                <w:sz w:val="18"/>
                <w:szCs w:val="18"/>
              </w:rPr>
              <w:t>RA2_GDR_2P</w:t>
            </w:r>
          </w:p>
        </w:tc>
        <w:tc>
          <w:tcPr>
            <w:tcW w:w="6977"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243BBBC3" w14:textId="77777777" w:rsidR="005B6F24" w:rsidRPr="00906B09" w:rsidRDefault="005B6F24" w:rsidP="00EA701A">
            <w:pPr>
              <w:pStyle w:val="TableContents"/>
              <w:rPr>
                <w:sz w:val="18"/>
                <w:szCs w:val="18"/>
              </w:rPr>
            </w:pPr>
            <w:r w:rsidRPr="00906B09">
              <w:rPr>
                <w:sz w:val="18"/>
                <w:szCs w:val="18"/>
              </w:rPr>
              <w:t>RA-2 Geophysical Data Record</w:t>
            </w:r>
          </w:p>
        </w:tc>
      </w:tr>
      <w:tr w:rsidR="005B6F24" w:rsidRPr="00906B09" w14:paraId="4F067CE2" w14:textId="77777777" w:rsidTr="005B6F24">
        <w:trPr>
          <w:jc w:val="center"/>
        </w:trPr>
        <w:tc>
          <w:tcPr>
            <w:tcW w:w="2023"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47C890A0" w14:textId="77777777" w:rsidR="005B6F24" w:rsidRPr="00906B09" w:rsidRDefault="005B6F24" w:rsidP="00EA701A">
            <w:pPr>
              <w:pStyle w:val="TableContents"/>
              <w:rPr>
                <w:sz w:val="18"/>
                <w:szCs w:val="18"/>
              </w:rPr>
            </w:pPr>
            <w:r w:rsidRPr="00906B09">
              <w:rPr>
                <w:sz w:val="18"/>
                <w:szCs w:val="18"/>
              </w:rPr>
              <w:t>RA2_IGD_2P</w:t>
            </w:r>
          </w:p>
        </w:tc>
        <w:tc>
          <w:tcPr>
            <w:tcW w:w="6977"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74612CF4" w14:textId="77777777" w:rsidR="005B6F24" w:rsidRPr="00906B09" w:rsidRDefault="005B6F24" w:rsidP="00EA701A">
            <w:pPr>
              <w:pStyle w:val="TableContents"/>
              <w:rPr>
                <w:sz w:val="18"/>
                <w:szCs w:val="18"/>
              </w:rPr>
            </w:pPr>
            <w:r w:rsidRPr="00906B09">
              <w:rPr>
                <w:sz w:val="18"/>
                <w:szCs w:val="18"/>
              </w:rPr>
              <w:t>RA-2 Intermediate Geophysical Data Record</w:t>
            </w:r>
          </w:p>
        </w:tc>
      </w:tr>
      <w:tr w:rsidR="005B6F24" w:rsidRPr="00906B09" w14:paraId="536CD469" w14:textId="77777777" w:rsidTr="005B6F24">
        <w:trPr>
          <w:jc w:val="center"/>
        </w:trPr>
        <w:tc>
          <w:tcPr>
            <w:tcW w:w="2023"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46F1C7D6" w14:textId="77777777" w:rsidR="005B6F24" w:rsidRPr="00906B09" w:rsidRDefault="005B6F24" w:rsidP="00EA701A">
            <w:pPr>
              <w:pStyle w:val="TableContents"/>
              <w:rPr>
                <w:sz w:val="18"/>
                <w:szCs w:val="18"/>
              </w:rPr>
            </w:pPr>
            <w:r w:rsidRPr="00906B09">
              <w:rPr>
                <w:sz w:val="18"/>
                <w:szCs w:val="18"/>
              </w:rPr>
              <w:t>RA2_MWS_2P</w:t>
            </w:r>
          </w:p>
        </w:tc>
        <w:tc>
          <w:tcPr>
            <w:tcW w:w="6977"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448C3F7F" w14:textId="77777777" w:rsidR="005B6F24" w:rsidRPr="00906B09" w:rsidRDefault="005B6F24" w:rsidP="00EA701A">
            <w:pPr>
              <w:pStyle w:val="TableContents"/>
              <w:rPr>
                <w:sz w:val="18"/>
                <w:szCs w:val="18"/>
              </w:rPr>
            </w:pPr>
            <w:r w:rsidRPr="00906B09">
              <w:rPr>
                <w:sz w:val="18"/>
                <w:szCs w:val="18"/>
              </w:rPr>
              <w:t>RA-2 Sensor Data Record</w:t>
            </w:r>
          </w:p>
        </w:tc>
      </w:tr>
      <w:tr w:rsidR="005B6F24" w:rsidRPr="00906B09" w14:paraId="2AA6EE41" w14:textId="77777777" w:rsidTr="005B6F24">
        <w:trPr>
          <w:jc w:val="center"/>
        </w:trPr>
        <w:tc>
          <w:tcPr>
            <w:tcW w:w="2023"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111DA1DB" w14:textId="77777777" w:rsidR="005B6F24" w:rsidRPr="00906B09" w:rsidRDefault="005B6F24" w:rsidP="00EA701A">
            <w:pPr>
              <w:pStyle w:val="TableContents"/>
              <w:rPr>
                <w:sz w:val="18"/>
                <w:szCs w:val="18"/>
              </w:rPr>
            </w:pPr>
            <w:r w:rsidRPr="00906B09">
              <w:rPr>
                <w:sz w:val="18"/>
                <w:szCs w:val="18"/>
              </w:rPr>
              <w:t>RA2_WWV_2P</w:t>
            </w:r>
          </w:p>
        </w:tc>
        <w:tc>
          <w:tcPr>
            <w:tcW w:w="6977"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38D6FCA4" w14:textId="77777777" w:rsidR="005B6F24" w:rsidRPr="00906B09" w:rsidRDefault="005B6F24" w:rsidP="00EA701A">
            <w:pPr>
              <w:pStyle w:val="TableContents"/>
              <w:rPr>
                <w:sz w:val="18"/>
                <w:szCs w:val="18"/>
              </w:rPr>
            </w:pPr>
            <w:r w:rsidRPr="00906B09">
              <w:rPr>
                <w:sz w:val="18"/>
                <w:szCs w:val="18"/>
              </w:rPr>
              <w:t>RA-2 wind/wave product for Meteo Users</w:t>
            </w:r>
          </w:p>
        </w:tc>
      </w:tr>
    </w:tbl>
    <w:p w14:paraId="610F02D0" w14:textId="77777777" w:rsidR="005B6F24" w:rsidRPr="00906B09" w:rsidRDefault="005B6F24" w:rsidP="005B6F24"/>
    <w:p w14:paraId="17EBBF2E" w14:textId="77777777" w:rsidR="005B6F24" w:rsidRPr="00906B09" w:rsidRDefault="005B6F24" w:rsidP="005B6F24">
      <w:pPr>
        <w:pStyle w:val="Heading2"/>
      </w:pPr>
      <w:bookmarkStart w:id="502" w:name="_Toc449978503"/>
      <w:r w:rsidRPr="00906B09">
        <w:t>Jason-1 product overview</w:t>
      </w:r>
      <w:bookmarkEnd w:id="502"/>
    </w:p>
    <w:p w14:paraId="4A12047A" w14:textId="77777777" w:rsidR="005B6F24" w:rsidRPr="00906B09" w:rsidRDefault="005B6F24" w:rsidP="000C23ED">
      <w:pPr>
        <w:pStyle w:val="Caption"/>
      </w:pPr>
      <w:bookmarkStart w:id="503" w:name="_Toc449978528"/>
      <w:r w:rsidRPr="00906B09">
        <w:t xml:space="preserve">Table </w:t>
      </w:r>
      <w:r w:rsidR="00172F16" w:rsidRPr="00906B09">
        <w:fldChar w:fldCharType="begin"/>
      </w:r>
      <w:r w:rsidRPr="00906B09">
        <w:instrText xml:space="preserve"> SEQ Table \* ARABIC </w:instrText>
      </w:r>
      <w:r w:rsidR="00172F16" w:rsidRPr="00906B09">
        <w:fldChar w:fldCharType="separate"/>
      </w:r>
      <w:r w:rsidR="00F62EB0">
        <w:rPr>
          <w:noProof/>
        </w:rPr>
        <w:t>9</w:t>
      </w:r>
      <w:r w:rsidR="00172F16" w:rsidRPr="00906B09">
        <w:fldChar w:fldCharType="end"/>
      </w:r>
      <w:r w:rsidRPr="00906B09">
        <w:t>: Jason-1 product overview</w:t>
      </w:r>
      <w:bookmarkEnd w:id="503"/>
    </w:p>
    <w:tbl>
      <w:tblPr>
        <w:tblW w:w="9000" w:type="dxa"/>
        <w:jc w:val="center"/>
        <w:tblLayout w:type="fixed"/>
        <w:tblCellMar>
          <w:left w:w="10" w:type="dxa"/>
          <w:right w:w="10" w:type="dxa"/>
        </w:tblCellMar>
        <w:tblLook w:val="0000" w:firstRow="0" w:lastRow="0" w:firstColumn="0" w:lastColumn="0" w:noHBand="0" w:noVBand="0"/>
      </w:tblPr>
      <w:tblGrid>
        <w:gridCol w:w="1461"/>
        <w:gridCol w:w="7539"/>
      </w:tblGrid>
      <w:tr w:rsidR="005B6F24" w:rsidRPr="00906B09" w14:paraId="364B7CAE" w14:textId="77777777" w:rsidTr="005B6F24">
        <w:trPr>
          <w:tblHeader/>
          <w:jc w:val="center"/>
        </w:trPr>
        <w:tc>
          <w:tcPr>
            <w:tcW w:w="1461" w:type="dxa"/>
            <w:tcBorders>
              <w:top w:val="single" w:sz="8" w:space="0" w:color="808080"/>
              <w:left w:val="single" w:sz="8" w:space="0" w:color="808080"/>
              <w:bottom w:val="single" w:sz="8" w:space="0" w:color="808080"/>
            </w:tcBorders>
            <w:shd w:val="clear" w:color="auto" w:fill="1C94F8"/>
            <w:tcMar>
              <w:top w:w="28" w:type="dxa"/>
              <w:left w:w="28" w:type="dxa"/>
              <w:bottom w:w="28" w:type="dxa"/>
              <w:right w:w="28" w:type="dxa"/>
            </w:tcMar>
            <w:vAlign w:val="center"/>
          </w:tcPr>
          <w:p w14:paraId="3042A213" w14:textId="77777777" w:rsidR="005B6F24" w:rsidRPr="00906B09" w:rsidRDefault="005B6F24" w:rsidP="00EA701A">
            <w:pPr>
              <w:pStyle w:val="TableHeading"/>
              <w:rPr>
                <w:color w:val="FFFFFF" w:themeColor="background1"/>
                <w:sz w:val="18"/>
                <w:szCs w:val="18"/>
              </w:rPr>
            </w:pPr>
            <w:r w:rsidRPr="00906B09">
              <w:rPr>
                <w:color w:val="FFFFFF" w:themeColor="background1"/>
                <w:sz w:val="18"/>
                <w:szCs w:val="18"/>
              </w:rPr>
              <w:t>product type</w:t>
            </w:r>
          </w:p>
        </w:tc>
        <w:tc>
          <w:tcPr>
            <w:tcW w:w="7539" w:type="dxa"/>
            <w:tcBorders>
              <w:top w:val="single" w:sz="8" w:space="0" w:color="808080"/>
              <w:left w:val="single" w:sz="8" w:space="0" w:color="808080"/>
              <w:bottom w:val="single" w:sz="8" w:space="0" w:color="808080"/>
              <w:right w:val="single" w:sz="8" w:space="0" w:color="808080"/>
            </w:tcBorders>
            <w:shd w:val="clear" w:color="auto" w:fill="1C94F8"/>
            <w:tcMar>
              <w:top w:w="28" w:type="dxa"/>
              <w:left w:w="28" w:type="dxa"/>
              <w:bottom w:w="28" w:type="dxa"/>
              <w:right w:w="28" w:type="dxa"/>
            </w:tcMar>
            <w:vAlign w:val="center"/>
          </w:tcPr>
          <w:p w14:paraId="07508002" w14:textId="77777777" w:rsidR="005B6F24" w:rsidRPr="00906B09" w:rsidRDefault="005B6F24" w:rsidP="00EA701A">
            <w:pPr>
              <w:pStyle w:val="TableHeading"/>
              <w:rPr>
                <w:color w:val="FFFFFF" w:themeColor="background1"/>
                <w:sz w:val="18"/>
                <w:szCs w:val="18"/>
              </w:rPr>
            </w:pPr>
            <w:r w:rsidRPr="00906B09">
              <w:rPr>
                <w:color w:val="FFFFFF" w:themeColor="background1"/>
                <w:sz w:val="18"/>
                <w:szCs w:val="18"/>
              </w:rPr>
              <w:t>description</w:t>
            </w:r>
          </w:p>
        </w:tc>
      </w:tr>
      <w:tr w:rsidR="005B6F24" w:rsidRPr="00906B09" w14:paraId="61A8A316" w14:textId="77777777" w:rsidTr="005B6F24">
        <w:trPr>
          <w:jc w:val="center"/>
        </w:trPr>
        <w:tc>
          <w:tcPr>
            <w:tcW w:w="1461"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08FB02A5" w14:textId="77777777" w:rsidR="005B6F24" w:rsidRPr="00906B09" w:rsidRDefault="005B6F24" w:rsidP="00EA701A">
            <w:pPr>
              <w:pStyle w:val="TableContents"/>
              <w:rPr>
                <w:sz w:val="18"/>
                <w:szCs w:val="18"/>
              </w:rPr>
            </w:pPr>
            <w:r w:rsidRPr="00906B09">
              <w:rPr>
                <w:sz w:val="18"/>
                <w:szCs w:val="18"/>
              </w:rPr>
              <w:t>JA1_OSD_2P</w:t>
            </w:r>
          </w:p>
        </w:tc>
        <w:tc>
          <w:tcPr>
            <w:tcW w:w="7539"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20A128D8" w14:textId="77777777" w:rsidR="005B6F24" w:rsidRPr="00906B09" w:rsidRDefault="005B6F24" w:rsidP="00EA701A">
            <w:pPr>
              <w:pStyle w:val="TableContents"/>
              <w:rPr>
                <w:sz w:val="18"/>
                <w:szCs w:val="18"/>
              </w:rPr>
            </w:pPr>
            <w:r w:rsidRPr="00906B09">
              <w:rPr>
                <w:sz w:val="18"/>
                <w:szCs w:val="18"/>
              </w:rPr>
              <w:t>The Operational Sensor Data Record (OSDR), produced on a NRT basis</w:t>
            </w:r>
          </w:p>
        </w:tc>
      </w:tr>
      <w:tr w:rsidR="005B6F24" w:rsidRPr="00906B09" w14:paraId="43918610" w14:textId="77777777" w:rsidTr="005B6F24">
        <w:trPr>
          <w:jc w:val="center"/>
        </w:trPr>
        <w:tc>
          <w:tcPr>
            <w:tcW w:w="1461"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1D855AD0" w14:textId="77777777" w:rsidR="005B6F24" w:rsidRPr="00906B09" w:rsidRDefault="005B6F24" w:rsidP="00EA701A">
            <w:pPr>
              <w:pStyle w:val="TableContents"/>
              <w:rPr>
                <w:sz w:val="18"/>
                <w:szCs w:val="18"/>
              </w:rPr>
            </w:pPr>
            <w:r w:rsidRPr="00906B09">
              <w:rPr>
                <w:sz w:val="18"/>
                <w:szCs w:val="18"/>
              </w:rPr>
              <w:t>JA1_IGD_2P</w:t>
            </w:r>
          </w:p>
        </w:tc>
        <w:tc>
          <w:tcPr>
            <w:tcW w:w="7539"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1FF98C8B" w14:textId="77777777" w:rsidR="005B6F24" w:rsidRPr="00906B09" w:rsidRDefault="005B6F24" w:rsidP="00EA701A">
            <w:pPr>
              <w:pStyle w:val="TableContents"/>
              <w:rPr>
                <w:sz w:val="18"/>
                <w:szCs w:val="18"/>
              </w:rPr>
            </w:pPr>
            <w:r w:rsidRPr="00906B09">
              <w:rPr>
                <w:sz w:val="18"/>
                <w:szCs w:val="18"/>
              </w:rPr>
              <w:t>The Interim Geophysical Data Record (IGDR)</w:t>
            </w:r>
          </w:p>
        </w:tc>
      </w:tr>
      <w:tr w:rsidR="005B6F24" w:rsidRPr="00906B09" w14:paraId="2CFC43B9" w14:textId="77777777" w:rsidTr="005B6F24">
        <w:trPr>
          <w:jc w:val="center"/>
        </w:trPr>
        <w:tc>
          <w:tcPr>
            <w:tcW w:w="1461"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40D0FE49" w14:textId="77777777" w:rsidR="005B6F24" w:rsidRPr="00906B09" w:rsidRDefault="005B6F24" w:rsidP="00EA701A">
            <w:pPr>
              <w:pStyle w:val="TableContents"/>
              <w:rPr>
                <w:sz w:val="18"/>
                <w:szCs w:val="18"/>
              </w:rPr>
            </w:pPr>
            <w:r w:rsidRPr="00906B09">
              <w:rPr>
                <w:sz w:val="18"/>
                <w:szCs w:val="18"/>
              </w:rPr>
              <w:t>JA1_GDR_2P</w:t>
            </w:r>
          </w:p>
        </w:tc>
        <w:tc>
          <w:tcPr>
            <w:tcW w:w="7539"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2CB814A2" w14:textId="77777777" w:rsidR="005B6F24" w:rsidRPr="00906B09" w:rsidRDefault="005B6F24" w:rsidP="00EA701A">
            <w:pPr>
              <w:pStyle w:val="TableContents"/>
              <w:rPr>
                <w:sz w:val="18"/>
                <w:szCs w:val="18"/>
              </w:rPr>
            </w:pPr>
            <w:r w:rsidRPr="00906B09">
              <w:rPr>
                <w:sz w:val="18"/>
                <w:szCs w:val="18"/>
              </w:rPr>
              <w:t>The Geophysical Data Record (GDR)</w:t>
            </w:r>
          </w:p>
        </w:tc>
      </w:tr>
      <w:tr w:rsidR="005B6F24" w:rsidRPr="00906B09" w14:paraId="047EA1D8" w14:textId="77777777" w:rsidTr="005B6F24">
        <w:trPr>
          <w:jc w:val="center"/>
        </w:trPr>
        <w:tc>
          <w:tcPr>
            <w:tcW w:w="1461"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64BEE4E0" w14:textId="77777777" w:rsidR="005B6F24" w:rsidRPr="00906B09" w:rsidRDefault="005B6F24" w:rsidP="00EA701A">
            <w:pPr>
              <w:pStyle w:val="TableContents"/>
              <w:rPr>
                <w:sz w:val="18"/>
                <w:szCs w:val="18"/>
              </w:rPr>
            </w:pPr>
            <w:r w:rsidRPr="00906B09">
              <w:rPr>
                <w:sz w:val="18"/>
                <w:szCs w:val="18"/>
              </w:rPr>
              <w:t>JA1_SDR_2P</w:t>
            </w:r>
          </w:p>
        </w:tc>
        <w:tc>
          <w:tcPr>
            <w:tcW w:w="7539"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0A5F48F5" w14:textId="77777777" w:rsidR="005B6F24" w:rsidRPr="00906B09" w:rsidRDefault="005B6F24" w:rsidP="00EA701A">
            <w:pPr>
              <w:pStyle w:val="TableContents"/>
              <w:rPr>
                <w:sz w:val="18"/>
                <w:szCs w:val="18"/>
              </w:rPr>
            </w:pPr>
            <w:r w:rsidRPr="00906B09">
              <w:rPr>
                <w:sz w:val="18"/>
                <w:szCs w:val="18"/>
              </w:rPr>
              <w:t>The Sensor Geophysical Data Record (SGDR)</w:t>
            </w:r>
          </w:p>
        </w:tc>
      </w:tr>
    </w:tbl>
    <w:p w14:paraId="09138FD9" w14:textId="77777777" w:rsidR="005B6F24" w:rsidRPr="00906B09" w:rsidRDefault="005B6F24" w:rsidP="005B6F24"/>
    <w:p w14:paraId="4E822A09" w14:textId="77777777" w:rsidR="005B6F24" w:rsidRPr="00906B09" w:rsidRDefault="005B6F24" w:rsidP="005B6F24">
      <w:pPr>
        <w:pStyle w:val="Heading2"/>
      </w:pPr>
      <w:bookmarkStart w:id="504" w:name="_Toc449978504"/>
      <w:r w:rsidRPr="00906B09">
        <w:t>Topex/Poseidon product overview</w:t>
      </w:r>
      <w:bookmarkEnd w:id="504"/>
    </w:p>
    <w:p w14:paraId="72936991" w14:textId="77777777" w:rsidR="005B6F24" w:rsidRPr="00906B09" w:rsidRDefault="005B6F24" w:rsidP="000C23ED">
      <w:pPr>
        <w:pStyle w:val="Caption"/>
      </w:pPr>
      <w:bookmarkStart w:id="505" w:name="_Toc449978529"/>
      <w:r w:rsidRPr="00906B09">
        <w:t xml:space="preserve">Table </w:t>
      </w:r>
      <w:r w:rsidR="00172F16" w:rsidRPr="00906B09">
        <w:fldChar w:fldCharType="begin"/>
      </w:r>
      <w:r w:rsidRPr="00906B09">
        <w:instrText xml:space="preserve"> SEQ Table \* ARABIC </w:instrText>
      </w:r>
      <w:r w:rsidR="00172F16" w:rsidRPr="00906B09">
        <w:fldChar w:fldCharType="separate"/>
      </w:r>
      <w:r w:rsidR="00F62EB0">
        <w:rPr>
          <w:noProof/>
        </w:rPr>
        <w:t>10</w:t>
      </w:r>
      <w:r w:rsidR="00172F16" w:rsidRPr="00906B09">
        <w:fldChar w:fldCharType="end"/>
      </w:r>
      <w:r w:rsidRPr="00906B09">
        <w:t>: Topex/Poseidon radar altimetry products</w:t>
      </w:r>
      <w:bookmarkEnd w:id="505"/>
    </w:p>
    <w:tbl>
      <w:tblPr>
        <w:tblW w:w="9000" w:type="dxa"/>
        <w:jc w:val="center"/>
        <w:tblLayout w:type="fixed"/>
        <w:tblCellMar>
          <w:left w:w="10" w:type="dxa"/>
          <w:right w:w="10" w:type="dxa"/>
        </w:tblCellMar>
        <w:tblLook w:val="0000" w:firstRow="0" w:lastRow="0" w:firstColumn="0" w:lastColumn="0" w:noHBand="0" w:noVBand="0"/>
      </w:tblPr>
      <w:tblGrid>
        <w:gridCol w:w="3459"/>
        <w:gridCol w:w="5541"/>
      </w:tblGrid>
      <w:tr w:rsidR="005B6F24" w:rsidRPr="00906B09" w14:paraId="20B825EC" w14:textId="77777777" w:rsidTr="005B6F24">
        <w:trPr>
          <w:jc w:val="center"/>
        </w:trPr>
        <w:tc>
          <w:tcPr>
            <w:tcW w:w="3459" w:type="dxa"/>
            <w:tcBorders>
              <w:top w:val="single" w:sz="8" w:space="0" w:color="808080"/>
              <w:left w:val="single" w:sz="8" w:space="0" w:color="808080"/>
              <w:bottom w:val="single" w:sz="8" w:space="0" w:color="808080"/>
            </w:tcBorders>
            <w:shd w:val="clear" w:color="auto" w:fill="1C94F8"/>
            <w:tcMar>
              <w:top w:w="28" w:type="dxa"/>
              <w:left w:w="28" w:type="dxa"/>
              <w:bottom w:w="28" w:type="dxa"/>
              <w:right w:w="28" w:type="dxa"/>
            </w:tcMar>
            <w:vAlign w:val="center"/>
          </w:tcPr>
          <w:p w14:paraId="1C45D8C3" w14:textId="77777777" w:rsidR="005B6F24" w:rsidRPr="00906B09" w:rsidRDefault="005B6F24" w:rsidP="00EA701A">
            <w:pPr>
              <w:pStyle w:val="TableHeading"/>
              <w:rPr>
                <w:color w:val="FFFFFF" w:themeColor="background1"/>
                <w:sz w:val="18"/>
                <w:szCs w:val="18"/>
              </w:rPr>
            </w:pPr>
            <w:r w:rsidRPr="00906B09">
              <w:rPr>
                <w:color w:val="FFFFFF" w:themeColor="background1"/>
                <w:sz w:val="18"/>
                <w:szCs w:val="18"/>
              </w:rPr>
              <w:t>product type</w:t>
            </w:r>
          </w:p>
        </w:tc>
        <w:tc>
          <w:tcPr>
            <w:tcW w:w="5541" w:type="dxa"/>
            <w:tcBorders>
              <w:top w:val="single" w:sz="8" w:space="0" w:color="808080"/>
              <w:left w:val="single" w:sz="8" w:space="0" w:color="808080"/>
              <w:bottom w:val="single" w:sz="8" w:space="0" w:color="808080"/>
              <w:right w:val="single" w:sz="8" w:space="0" w:color="808080"/>
            </w:tcBorders>
            <w:shd w:val="clear" w:color="auto" w:fill="1C94F8"/>
            <w:tcMar>
              <w:top w:w="28" w:type="dxa"/>
              <w:left w:w="28" w:type="dxa"/>
              <w:bottom w:w="28" w:type="dxa"/>
              <w:right w:w="28" w:type="dxa"/>
            </w:tcMar>
            <w:vAlign w:val="center"/>
          </w:tcPr>
          <w:p w14:paraId="3E9978B2" w14:textId="77777777" w:rsidR="005B6F24" w:rsidRPr="00906B09" w:rsidRDefault="005B6F24" w:rsidP="00EA701A">
            <w:pPr>
              <w:pStyle w:val="TableHeading"/>
              <w:rPr>
                <w:color w:val="FFFFFF" w:themeColor="background1"/>
                <w:sz w:val="18"/>
                <w:szCs w:val="18"/>
              </w:rPr>
            </w:pPr>
            <w:r w:rsidRPr="00906B09">
              <w:rPr>
                <w:color w:val="FFFFFF" w:themeColor="background1"/>
                <w:sz w:val="18"/>
                <w:szCs w:val="18"/>
              </w:rPr>
              <w:t>description</w:t>
            </w:r>
          </w:p>
        </w:tc>
      </w:tr>
      <w:tr w:rsidR="005B6F24" w:rsidRPr="00906B09" w14:paraId="4870A031" w14:textId="77777777" w:rsidTr="005B6F24">
        <w:trPr>
          <w:jc w:val="center"/>
        </w:trPr>
        <w:tc>
          <w:tcPr>
            <w:tcW w:w="3459"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53939FBB" w14:textId="77777777" w:rsidR="005B6F24" w:rsidRPr="00906B09" w:rsidRDefault="005B6F24" w:rsidP="00EA701A">
            <w:pPr>
              <w:pStyle w:val="TableContents"/>
              <w:rPr>
                <w:sz w:val="18"/>
                <w:szCs w:val="18"/>
              </w:rPr>
            </w:pPr>
            <w:r w:rsidRPr="00906B09">
              <w:rPr>
                <w:sz w:val="18"/>
                <w:szCs w:val="18"/>
              </w:rPr>
              <w:t>MGDR_cycle_header_File</w:t>
            </w:r>
          </w:p>
        </w:tc>
        <w:tc>
          <w:tcPr>
            <w:tcW w:w="5541"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6163B055" w14:textId="77777777" w:rsidR="005B6F24" w:rsidRPr="00906B09" w:rsidRDefault="005B6F24" w:rsidP="00EA701A">
            <w:pPr>
              <w:pStyle w:val="TableContents"/>
              <w:rPr>
                <w:sz w:val="18"/>
                <w:szCs w:val="18"/>
              </w:rPr>
            </w:pPr>
            <w:r w:rsidRPr="00906B09">
              <w:rPr>
                <w:sz w:val="18"/>
                <w:szCs w:val="18"/>
              </w:rPr>
              <w:t>Merged GDR Topex/Poseidon cycle header file</w:t>
            </w:r>
          </w:p>
        </w:tc>
      </w:tr>
      <w:tr w:rsidR="005B6F24" w:rsidRPr="00906B09" w14:paraId="34A22223" w14:textId="77777777" w:rsidTr="005B6F24">
        <w:trPr>
          <w:jc w:val="center"/>
        </w:trPr>
        <w:tc>
          <w:tcPr>
            <w:tcW w:w="3459"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23BE668C" w14:textId="77777777" w:rsidR="005B6F24" w:rsidRPr="00906B09" w:rsidRDefault="005B6F24" w:rsidP="00EA701A">
            <w:pPr>
              <w:pStyle w:val="TableContents"/>
              <w:rPr>
                <w:sz w:val="18"/>
                <w:szCs w:val="18"/>
              </w:rPr>
            </w:pPr>
            <w:r w:rsidRPr="00906B09">
              <w:rPr>
                <w:sz w:val="18"/>
                <w:szCs w:val="18"/>
              </w:rPr>
              <w:t>MGDR_pass_file</w:t>
            </w:r>
          </w:p>
        </w:tc>
        <w:tc>
          <w:tcPr>
            <w:tcW w:w="5541"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5A70CE2B" w14:textId="77777777" w:rsidR="005B6F24" w:rsidRPr="00906B09" w:rsidRDefault="005B6F24" w:rsidP="00EA701A">
            <w:pPr>
              <w:pStyle w:val="TableContents"/>
              <w:rPr>
                <w:sz w:val="18"/>
                <w:szCs w:val="18"/>
              </w:rPr>
            </w:pPr>
            <w:r w:rsidRPr="00906B09">
              <w:rPr>
                <w:sz w:val="18"/>
                <w:szCs w:val="18"/>
              </w:rPr>
              <w:t>Merged GDR Topex/Poseidon pass file</w:t>
            </w:r>
          </w:p>
        </w:tc>
      </w:tr>
      <w:tr w:rsidR="005B6F24" w:rsidRPr="00906B09" w14:paraId="416CE4BB" w14:textId="77777777" w:rsidTr="005B6F24">
        <w:trPr>
          <w:jc w:val="center"/>
        </w:trPr>
        <w:tc>
          <w:tcPr>
            <w:tcW w:w="3459"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4B045C60" w14:textId="77777777" w:rsidR="005B6F24" w:rsidRPr="00906B09" w:rsidRDefault="005B6F24" w:rsidP="00EA701A">
            <w:pPr>
              <w:pStyle w:val="TableContents"/>
              <w:rPr>
                <w:sz w:val="18"/>
                <w:szCs w:val="18"/>
              </w:rPr>
            </w:pPr>
            <w:r w:rsidRPr="00906B09">
              <w:rPr>
                <w:sz w:val="18"/>
                <w:szCs w:val="18"/>
              </w:rPr>
              <w:t>MGDR_crossover_point_file</w:t>
            </w:r>
          </w:p>
        </w:tc>
        <w:tc>
          <w:tcPr>
            <w:tcW w:w="5541"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0158A98B" w14:textId="77777777" w:rsidR="005B6F24" w:rsidRPr="00906B09" w:rsidRDefault="005B6F24" w:rsidP="00EA701A">
            <w:pPr>
              <w:pStyle w:val="TableContents"/>
              <w:rPr>
                <w:sz w:val="18"/>
                <w:szCs w:val="18"/>
              </w:rPr>
            </w:pPr>
            <w:r w:rsidRPr="00906B09">
              <w:rPr>
                <w:sz w:val="18"/>
                <w:szCs w:val="18"/>
              </w:rPr>
              <w:t>Merged GDR Topex/Poseidon crossover point file (XNG)</w:t>
            </w:r>
          </w:p>
        </w:tc>
      </w:tr>
      <w:tr w:rsidR="005B6F24" w:rsidRPr="00906B09" w14:paraId="4A98BA5F" w14:textId="77777777" w:rsidTr="005B6F24">
        <w:trPr>
          <w:jc w:val="center"/>
        </w:trPr>
        <w:tc>
          <w:tcPr>
            <w:tcW w:w="3459"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098FAC5C" w14:textId="77777777" w:rsidR="005B6F24" w:rsidRPr="00906B09" w:rsidRDefault="005B6F24" w:rsidP="00EA701A">
            <w:pPr>
              <w:pStyle w:val="TableContents"/>
              <w:rPr>
                <w:sz w:val="18"/>
                <w:szCs w:val="18"/>
              </w:rPr>
            </w:pPr>
            <w:r w:rsidRPr="00906B09">
              <w:rPr>
                <w:sz w:val="18"/>
                <w:szCs w:val="18"/>
              </w:rPr>
              <w:t>SDR_pass_file</w:t>
            </w:r>
          </w:p>
        </w:tc>
        <w:tc>
          <w:tcPr>
            <w:tcW w:w="5541"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67D3FCDE" w14:textId="77777777" w:rsidR="005B6F24" w:rsidRPr="00906B09" w:rsidRDefault="005B6F24" w:rsidP="00EA701A">
            <w:pPr>
              <w:pStyle w:val="TableContents"/>
              <w:rPr>
                <w:sz w:val="18"/>
                <w:szCs w:val="18"/>
              </w:rPr>
            </w:pPr>
            <w:r w:rsidRPr="00906B09">
              <w:rPr>
                <w:sz w:val="18"/>
                <w:szCs w:val="18"/>
              </w:rPr>
              <w:t>SDR Topex/Poseidon pass file</w:t>
            </w:r>
          </w:p>
        </w:tc>
      </w:tr>
    </w:tbl>
    <w:p w14:paraId="6032B3AA" w14:textId="77777777" w:rsidR="005B6F24" w:rsidRPr="00906B09" w:rsidRDefault="005B6F24" w:rsidP="005B6F24">
      <w:pPr>
        <w:pStyle w:val="Heading2"/>
      </w:pPr>
      <w:bookmarkStart w:id="506" w:name="_Toc449978505"/>
      <w:r w:rsidRPr="00906B09">
        <w:lastRenderedPageBreak/>
        <w:t>ERS-1 and 2 product overview</w:t>
      </w:r>
      <w:bookmarkEnd w:id="506"/>
    </w:p>
    <w:p w14:paraId="142362D8" w14:textId="77777777" w:rsidR="005B6F24" w:rsidRPr="00906B09" w:rsidRDefault="005B6F24" w:rsidP="000C23ED">
      <w:pPr>
        <w:pStyle w:val="Caption"/>
      </w:pPr>
      <w:bookmarkStart w:id="507" w:name="_Toc449978530"/>
      <w:r w:rsidRPr="00906B09">
        <w:t xml:space="preserve">Table </w:t>
      </w:r>
      <w:r w:rsidR="00172F16" w:rsidRPr="00906B09">
        <w:fldChar w:fldCharType="begin"/>
      </w:r>
      <w:r w:rsidRPr="00906B09">
        <w:instrText xml:space="preserve"> SEQ Table \* ARABIC </w:instrText>
      </w:r>
      <w:r w:rsidR="00172F16" w:rsidRPr="00906B09">
        <w:fldChar w:fldCharType="separate"/>
      </w:r>
      <w:r w:rsidR="00F62EB0">
        <w:rPr>
          <w:noProof/>
        </w:rPr>
        <w:t>11</w:t>
      </w:r>
      <w:r w:rsidR="00172F16" w:rsidRPr="00906B09">
        <w:fldChar w:fldCharType="end"/>
      </w:r>
      <w:r w:rsidRPr="00906B09">
        <w:t>: ERS-1 and ERS-2 radar altimetry products</w:t>
      </w:r>
      <w:bookmarkEnd w:id="507"/>
    </w:p>
    <w:tbl>
      <w:tblPr>
        <w:tblW w:w="9000" w:type="dxa"/>
        <w:jc w:val="center"/>
        <w:tblLayout w:type="fixed"/>
        <w:tblCellMar>
          <w:left w:w="10" w:type="dxa"/>
          <w:right w:w="10" w:type="dxa"/>
        </w:tblCellMar>
        <w:tblLook w:val="0000" w:firstRow="0" w:lastRow="0" w:firstColumn="0" w:lastColumn="0" w:noHBand="0" w:noVBand="0"/>
      </w:tblPr>
      <w:tblGrid>
        <w:gridCol w:w="1904"/>
        <w:gridCol w:w="7096"/>
      </w:tblGrid>
      <w:tr w:rsidR="005B6F24" w:rsidRPr="00906B09" w14:paraId="1C8AFEE5" w14:textId="77777777" w:rsidTr="005B6F24">
        <w:trPr>
          <w:jc w:val="center"/>
        </w:trPr>
        <w:tc>
          <w:tcPr>
            <w:tcW w:w="1904" w:type="dxa"/>
            <w:tcBorders>
              <w:top w:val="single" w:sz="8" w:space="0" w:color="808080"/>
              <w:left w:val="single" w:sz="8" w:space="0" w:color="808080"/>
              <w:bottom w:val="single" w:sz="8" w:space="0" w:color="808080"/>
            </w:tcBorders>
            <w:shd w:val="clear" w:color="auto" w:fill="1C94F8"/>
            <w:tcMar>
              <w:top w:w="28" w:type="dxa"/>
              <w:left w:w="28" w:type="dxa"/>
              <w:bottom w:w="28" w:type="dxa"/>
              <w:right w:w="28" w:type="dxa"/>
            </w:tcMar>
            <w:vAlign w:val="center"/>
          </w:tcPr>
          <w:p w14:paraId="2C93A308" w14:textId="77777777" w:rsidR="005B6F24" w:rsidRPr="00906B09" w:rsidRDefault="005B6F24" w:rsidP="00EA701A">
            <w:pPr>
              <w:pStyle w:val="TableHeading"/>
              <w:rPr>
                <w:color w:val="FFFFFF" w:themeColor="background1"/>
                <w:sz w:val="18"/>
                <w:szCs w:val="18"/>
              </w:rPr>
            </w:pPr>
            <w:r w:rsidRPr="00906B09">
              <w:rPr>
                <w:color w:val="FFFFFF" w:themeColor="background1"/>
                <w:sz w:val="18"/>
                <w:szCs w:val="18"/>
              </w:rPr>
              <w:t>product type</w:t>
            </w:r>
          </w:p>
        </w:tc>
        <w:tc>
          <w:tcPr>
            <w:tcW w:w="7096" w:type="dxa"/>
            <w:tcBorders>
              <w:top w:val="single" w:sz="8" w:space="0" w:color="808080"/>
              <w:left w:val="single" w:sz="8" w:space="0" w:color="808080"/>
              <w:bottom w:val="single" w:sz="8" w:space="0" w:color="808080"/>
              <w:right w:val="single" w:sz="8" w:space="0" w:color="808080"/>
            </w:tcBorders>
            <w:shd w:val="clear" w:color="auto" w:fill="1C94F8"/>
            <w:tcMar>
              <w:top w:w="28" w:type="dxa"/>
              <w:left w:w="28" w:type="dxa"/>
              <w:bottom w:w="28" w:type="dxa"/>
              <w:right w:w="28" w:type="dxa"/>
            </w:tcMar>
            <w:vAlign w:val="center"/>
          </w:tcPr>
          <w:p w14:paraId="36E223FA" w14:textId="77777777" w:rsidR="005B6F24" w:rsidRPr="00906B09" w:rsidRDefault="005B6F24" w:rsidP="00EA701A">
            <w:pPr>
              <w:pStyle w:val="TableHeading"/>
              <w:rPr>
                <w:color w:val="FFFFFF" w:themeColor="background1"/>
                <w:sz w:val="18"/>
                <w:szCs w:val="18"/>
              </w:rPr>
            </w:pPr>
            <w:r w:rsidRPr="00906B09">
              <w:rPr>
                <w:color w:val="FFFFFF" w:themeColor="background1"/>
                <w:sz w:val="18"/>
                <w:szCs w:val="18"/>
              </w:rPr>
              <w:t>description</w:t>
            </w:r>
          </w:p>
        </w:tc>
      </w:tr>
      <w:tr w:rsidR="005B6F24" w:rsidRPr="00906B09" w14:paraId="3D4AC22E" w14:textId="77777777" w:rsidTr="005B6F24">
        <w:trPr>
          <w:jc w:val="center"/>
        </w:trPr>
        <w:tc>
          <w:tcPr>
            <w:tcW w:w="190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1B615F33" w14:textId="77777777" w:rsidR="005B6F24" w:rsidRPr="00906B09" w:rsidRDefault="005B6F24" w:rsidP="00EA701A">
            <w:pPr>
              <w:pStyle w:val="TableContents"/>
              <w:rPr>
                <w:sz w:val="18"/>
                <w:szCs w:val="18"/>
              </w:rPr>
            </w:pPr>
            <w:r w:rsidRPr="00906B09">
              <w:rPr>
                <w:sz w:val="18"/>
                <w:szCs w:val="18"/>
              </w:rPr>
              <w:t>OPR_pass_file</w:t>
            </w:r>
          </w:p>
        </w:tc>
        <w:tc>
          <w:tcPr>
            <w:tcW w:w="709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018DF05D" w14:textId="77777777" w:rsidR="005B6F24" w:rsidRPr="00906B09" w:rsidRDefault="005B6F24" w:rsidP="00EA701A">
            <w:pPr>
              <w:pStyle w:val="TableContents"/>
              <w:rPr>
                <w:sz w:val="18"/>
                <w:szCs w:val="18"/>
              </w:rPr>
            </w:pPr>
            <w:r w:rsidRPr="00906B09">
              <w:rPr>
                <w:sz w:val="18"/>
                <w:szCs w:val="18"/>
              </w:rPr>
              <w:t>Same as the off-line intermediate product but enhanced with all geophysical corrections and precise orbit altitude.</w:t>
            </w:r>
          </w:p>
        </w:tc>
      </w:tr>
      <w:tr w:rsidR="005B6F24" w:rsidRPr="00906B09" w14:paraId="53A9120A" w14:textId="77777777" w:rsidTr="005B6F24">
        <w:trPr>
          <w:jc w:val="center"/>
        </w:trPr>
        <w:tc>
          <w:tcPr>
            <w:tcW w:w="190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7808207F" w14:textId="77777777" w:rsidR="005B6F24" w:rsidRPr="00906B09" w:rsidRDefault="005B6F24" w:rsidP="00EA701A">
            <w:pPr>
              <w:pStyle w:val="TableContents"/>
              <w:rPr>
                <w:sz w:val="18"/>
                <w:szCs w:val="18"/>
              </w:rPr>
            </w:pPr>
            <w:r w:rsidRPr="00906B09">
              <w:rPr>
                <w:sz w:val="18"/>
                <w:szCs w:val="18"/>
              </w:rPr>
              <w:t>URA</w:t>
            </w:r>
          </w:p>
        </w:tc>
        <w:tc>
          <w:tcPr>
            <w:tcW w:w="709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6AD39FDF" w14:textId="77777777" w:rsidR="005B6F24" w:rsidRPr="00906B09" w:rsidRDefault="005B6F24" w:rsidP="00EA701A">
            <w:pPr>
              <w:pStyle w:val="TableContents"/>
              <w:rPr>
                <w:sz w:val="18"/>
                <w:szCs w:val="18"/>
              </w:rPr>
            </w:pPr>
            <w:r w:rsidRPr="00906B09">
              <w:rPr>
                <w:sz w:val="18"/>
                <w:szCs w:val="18"/>
              </w:rPr>
              <w:t>Radar Altimeter Fast delivery</w:t>
            </w:r>
          </w:p>
        </w:tc>
      </w:tr>
      <w:tr w:rsidR="005B6F24" w:rsidRPr="00906B09" w14:paraId="661BB853" w14:textId="77777777" w:rsidTr="005B6F24">
        <w:trPr>
          <w:jc w:val="center"/>
        </w:trPr>
        <w:tc>
          <w:tcPr>
            <w:tcW w:w="190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1825F65B" w14:textId="77777777" w:rsidR="005B6F24" w:rsidRPr="00906B09" w:rsidRDefault="005B6F24" w:rsidP="00EA701A">
            <w:pPr>
              <w:pStyle w:val="TableContents"/>
              <w:rPr>
                <w:sz w:val="18"/>
                <w:szCs w:val="18"/>
              </w:rPr>
            </w:pPr>
            <w:r w:rsidRPr="00906B09">
              <w:rPr>
                <w:sz w:val="18"/>
                <w:szCs w:val="18"/>
              </w:rPr>
              <w:t>WAP</w:t>
            </w:r>
          </w:p>
        </w:tc>
        <w:tc>
          <w:tcPr>
            <w:tcW w:w="709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0368CA0B" w14:textId="77777777" w:rsidR="005B6F24" w:rsidRPr="00906B09" w:rsidRDefault="005B6F24" w:rsidP="00EA701A">
            <w:pPr>
              <w:pStyle w:val="TableContents"/>
              <w:rPr>
                <w:sz w:val="18"/>
                <w:szCs w:val="18"/>
              </w:rPr>
            </w:pPr>
            <w:r w:rsidRPr="00906B09">
              <w:rPr>
                <w:sz w:val="18"/>
                <w:szCs w:val="18"/>
              </w:rPr>
              <w:t>Radar Altimeter Waveform product</w:t>
            </w:r>
          </w:p>
        </w:tc>
      </w:tr>
    </w:tbl>
    <w:p w14:paraId="507B280F" w14:textId="77777777" w:rsidR="005B6F24" w:rsidRPr="00906B09" w:rsidRDefault="005B6F24" w:rsidP="005B6F24"/>
    <w:p w14:paraId="1FBCB479" w14:textId="77777777" w:rsidR="005B6F24" w:rsidRPr="00906B09" w:rsidRDefault="00EE46DB" w:rsidP="00EE46DB">
      <w:pPr>
        <w:pStyle w:val="Heading2"/>
      </w:pPr>
      <w:bookmarkStart w:id="508" w:name="_Toc449978506"/>
      <w:r w:rsidRPr="00906B09">
        <w:t>GFO product overview</w:t>
      </w:r>
      <w:bookmarkEnd w:id="508"/>
    </w:p>
    <w:p w14:paraId="25644473" w14:textId="77777777" w:rsidR="00EE46DB" w:rsidRPr="00906B09" w:rsidRDefault="00EE46DB" w:rsidP="000C23ED">
      <w:pPr>
        <w:pStyle w:val="Caption"/>
      </w:pPr>
      <w:bookmarkStart w:id="509" w:name="_Toc449978531"/>
      <w:r w:rsidRPr="00906B09">
        <w:t xml:space="preserve">Table </w:t>
      </w:r>
      <w:r w:rsidR="00172F16" w:rsidRPr="00906B09">
        <w:fldChar w:fldCharType="begin"/>
      </w:r>
      <w:r w:rsidRPr="00906B09">
        <w:instrText xml:space="preserve"> SEQ Table \* ARABIC </w:instrText>
      </w:r>
      <w:r w:rsidR="00172F16" w:rsidRPr="00906B09">
        <w:fldChar w:fldCharType="separate"/>
      </w:r>
      <w:r w:rsidR="00F62EB0">
        <w:rPr>
          <w:noProof/>
        </w:rPr>
        <w:t>12</w:t>
      </w:r>
      <w:r w:rsidR="00172F16" w:rsidRPr="00906B09">
        <w:fldChar w:fldCharType="end"/>
      </w:r>
      <w:r w:rsidRPr="00906B09">
        <w:t>: GFO product overview</w:t>
      </w:r>
      <w:bookmarkEnd w:id="509"/>
    </w:p>
    <w:tbl>
      <w:tblPr>
        <w:tblW w:w="9000" w:type="dxa"/>
        <w:jc w:val="center"/>
        <w:tblLayout w:type="fixed"/>
        <w:tblCellMar>
          <w:left w:w="10" w:type="dxa"/>
          <w:right w:w="10" w:type="dxa"/>
        </w:tblCellMar>
        <w:tblLook w:val="0000" w:firstRow="0" w:lastRow="0" w:firstColumn="0" w:lastColumn="0" w:noHBand="0" w:noVBand="0"/>
      </w:tblPr>
      <w:tblGrid>
        <w:gridCol w:w="1430"/>
        <w:gridCol w:w="7570"/>
      </w:tblGrid>
      <w:tr w:rsidR="00EE46DB" w:rsidRPr="00906B09" w14:paraId="4D502093" w14:textId="77777777" w:rsidTr="00EE46DB">
        <w:trPr>
          <w:jc w:val="center"/>
        </w:trPr>
        <w:tc>
          <w:tcPr>
            <w:tcW w:w="1430" w:type="dxa"/>
            <w:tcBorders>
              <w:top w:val="single" w:sz="8" w:space="0" w:color="808080"/>
              <w:left w:val="single" w:sz="8" w:space="0" w:color="808080"/>
              <w:bottom w:val="single" w:sz="8" w:space="0" w:color="808080"/>
            </w:tcBorders>
            <w:shd w:val="clear" w:color="auto" w:fill="1C94F8"/>
            <w:tcMar>
              <w:top w:w="28" w:type="dxa"/>
              <w:left w:w="28" w:type="dxa"/>
              <w:bottom w:w="28" w:type="dxa"/>
              <w:right w:w="28" w:type="dxa"/>
            </w:tcMar>
            <w:vAlign w:val="center"/>
          </w:tcPr>
          <w:p w14:paraId="12A2B5FD" w14:textId="77777777" w:rsidR="00EE46DB" w:rsidRPr="00906B09" w:rsidRDefault="00EE46DB" w:rsidP="00EA701A">
            <w:pPr>
              <w:pStyle w:val="TableHeading"/>
              <w:keepNext/>
              <w:rPr>
                <w:color w:val="FFFFFF" w:themeColor="background1"/>
                <w:sz w:val="18"/>
                <w:szCs w:val="18"/>
              </w:rPr>
            </w:pPr>
            <w:r w:rsidRPr="00906B09">
              <w:rPr>
                <w:color w:val="FFFFFF" w:themeColor="background1"/>
                <w:sz w:val="18"/>
                <w:szCs w:val="18"/>
              </w:rPr>
              <w:t>product type</w:t>
            </w:r>
          </w:p>
        </w:tc>
        <w:tc>
          <w:tcPr>
            <w:tcW w:w="7570" w:type="dxa"/>
            <w:tcBorders>
              <w:top w:val="single" w:sz="8" w:space="0" w:color="808080"/>
              <w:left w:val="single" w:sz="8" w:space="0" w:color="808080"/>
              <w:bottom w:val="single" w:sz="8" w:space="0" w:color="808080"/>
              <w:right w:val="single" w:sz="8" w:space="0" w:color="808080"/>
            </w:tcBorders>
            <w:shd w:val="clear" w:color="auto" w:fill="1C94F8"/>
            <w:tcMar>
              <w:top w:w="28" w:type="dxa"/>
              <w:left w:w="28" w:type="dxa"/>
              <w:bottom w:w="28" w:type="dxa"/>
              <w:right w:w="28" w:type="dxa"/>
            </w:tcMar>
            <w:vAlign w:val="center"/>
          </w:tcPr>
          <w:p w14:paraId="072C65F5" w14:textId="77777777" w:rsidR="00EE46DB" w:rsidRPr="00906B09" w:rsidRDefault="00EE46DB" w:rsidP="00EA701A">
            <w:pPr>
              <w:pStyle w:val="TableHeading"/>
              <w:keepNext/>
              <w:rPr>
                <w:color w:val="FFFFFF" w:themeColor="background1"/>
                <w:sz w:val="18"/>
                <w:szCs w:val="18"/>
              </w:rPr>
            </w:pPr>
            <w:r w:rsidRPr="00906B09">
              <w:rPr>
                <w:color w:val="FFFFFF" w:themeColor="background1"/>
                <w:sz w:val="18"/>
                <w:szCs w:val="18"/>
              </w:rPr>
              <w:t>description</w:t>
            </w:r>
          </w:p>
        </w:tc>
      </w:tr>
      <w:tr w:rsidR="00EE46DB" w:rsidRPr="00906B09" w14:paraId="38DC2ACB" w14:textId="77777777" w:rsidTr="00EE46DB">
        <w:trPr>
          <w:jc w:val="center"/>
        </w:trPr>
        <w:tc>
          <w:tcPr>
            <w:tcW w:w="1430"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15FE8690" w14:textId="77777777" w:rsidR="00EE46DB" w:rsidRPr="00906B09" w:rsidRDefault="00EE46DB" w:rsidP="00EA701A">
            <w:pPr>
              <w:pStyle w:val="TableContents"/>
              <w:keepNext/>
              <w:rPr>
                <w:sz w:val="18"/>
                <w:szCs w:val="18"/>
              </w:rPr>
            </w:pPr>
            <w:r w:rsidRPr="00906B09">
              <w:rPr>
                <w:sz w:val="18"/>
                <w:szCs w:val="18"/>
              </w:rPr>
              <w:t>GDR</w:t>
            </w:r>
          </w:p>
        </w:tc>
        <w:tc>
          <w:tcPr>
            <w:tcW w:w="7570"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607D1003" w14:textId="77777777" w:rsidR="00EE46DB" w:rsidRPr="00906B09" w:rsidRDefault="00EE46DB" w:rsidP="00EA701A">
            <w:pPr>
              <w:pStyle w:val="TableContents"/>
              <w:keepNext/>
              <w:rPr>
                <w:sz w:val="18"/>
                <w:szCs w:val="18"/>
              </w:rPr>
            </w:pPr>
            <w:r w:rsidRPr="00906B09">
              <w:rPr>
                <w:sz w:val="18"/>
                <w:szCs w:val="18"/>
              </w:rPr>
              <w:t>The GDR is generated from GFO Sensor Data Records (SDRs), precise laser orbit ephemerides provided by NASA Goddard Space Flight Center and Raytheon ITSS, environmental corrections, and ancillary geophysical variables.</w:t>
            </w:r>
          </w:p>
        </w:tc>
      </w:tr>
    </w:tbl>
    <w:p w14:paraId="71627034" w14:textId="77777777" w:rsidR="00EE46DB" w:rsidRPr="00906B09" w:rsidRDefault="00EE46DB" w:rsidP="00EE46DB"/>
    <w:p w14:paraId="68777F83" w14:textId="77777777" w:rsidR="00EE46DB" w:rsidRPr="00906B09" w:rsidRDefault="00EE46DB" w:rsidP="00EE46DB">
      <w:pPr>
        <w:pStyle w:val="Heading2"/>
      </w:pPr>
      <w:bookmarkStart w:id="510" w:name="_Toc449978507"/>
      <w:r w:rsidRPr="00906B09">
        <w:t>PODAAC product overview</w:t>
      </w:r>
      <w:bookmarkEnd w:id="510"/>
    </w:p>
    <w:p w14:paraId="4B63B1E9" w14:textId="77777777" w:rsidR="00EE46DB" w:rsidRPr="00906B09" w:rsidRDefault="00EE46DB" w:rsidP="000C23ED">
      <w:pPr>
        <w:pStyle w:val="Caption"/>
      </w:pPr>
      <w:bookmarkStart w:id="511" w:name="_Toc449978532"/>
      <w:r w:rsidRPr="00906B09">
        <w:t xml:space="preserve">Table </w:t>
      </w:r>
      <w:r w:rsidR="00172F16" w:rsidRPr="00906B09">
        <w:fldChar w:fldCharType="begin"/>
      </w:r>
      <w:r w:rsidRPr="00906B09">
        <w:instrText xml:space="preserve"> SEQ Table \* ARABIC </w:instrText>
      </w:r>
      <w:r w:rsidR="00172F16" w:rsidRPr="00906B09">
        <w:fldChar w:fldCharType="separate"/>
      </w:r>
      <w:r w:rsidR="00F62EB0">
        <w:rPr>
          <w:noProof/>
        </w:rPr>
        <w:t>13</w:t>
      </w:r>
      <w:r w:rsidR="00172F16" w:rsidRPr="00906B09">
        <w:fldChar w:fldCharType="end"/>
      </w:r>
      <w:r w:rsidRPr="00906B09">
        <w:t>: Physical Oceanography Distributed Active Archive Center radar altimetry products for Jason-1 and Topex/Poseidon</w:t>
      </w:r>
      <w:bookmarkEnd w:id="511"/>
    </w:p>
    <w:tbl>
      <w:tblPr>
        <w:tblW w:w="9000" w:type="dxa"/>
        <w:jc w:val="center"/>
        <w:tblLayout w:type="fixed"/>
        <w:tblCellMar>
          <w:left w:w="10" w:type="dxa"/>
          <w:right w:w="10" w:type="dxa"/>
        </w:tblCellMar>
        <w:tblLook w:val="0000" w:firstRow="0" w:lastRow="0" w:firstColumn="0" w:lastColumn="0" w:noHBand="0" w:noVBand="0"/>
      </w:tblPr>
      <w:tblGrid>
        <w:gridCol w:w="3404"/>
        <w:gridCol w:w="5596"/>
      </w:tblGrid>
      <w:tr w:rsidR="00EE46DB" w:rsidRPr="00906B09" w14:paraId="3910B878" w14:textId="77777777" w:rsidTr="00EE46DB">
        <w:trPr>
          <w:jc w:val="center"/>
        </w:trPr>
        <w:tc>
          <w:tcPr>
            <w:tcW w:w="3404" w:type="dxa"/>
            <w:tcBorders>
              <w:top w:val="single" w:sz="8" w:space="0" w:color="808080"/>
              <w:left w:val="single" w:sz="8" w:space="0" w:color="808080"/>
              <w:bottom w:val="single" w:sz="8" w:space="0" w:color="808080"/>
            </w:tcBorders>
            <w:shd w:val="clear" w:color="auto" w:fill="1C94F8"/>
            <w:tcMar>
              <w:top w:w="28" w:type="dxa"/>
              <w:left w:w="28" w:type="dxa"/>
              <w:bottom w:w="28" w:type="dxa"/>
              <w:right w:w="28" w:type="dxa"/>
            </w:tcMar>
            <w:vAlign w:val="center"/>
          </w:tcPr>
          <w:p w14:paraId="4AAD1202" w14:textId="77777777" w:rsidR="00EE46DB" w:rsidRPr="00906B09" w:rsidRDefault="00EE46DB" w:rsidP="00EA701A">
            <w:pPr>
              <w:pStyle w:val="TableHeading"/>
              <w:rPr>
                <w:color w:val="FFFFFF" w:themeColor="background1"/>
                <w:sz w:val="18"/>
                <w:szCs w:val="18"/>
              </w:rPr>
            </w:pPr>
            <w:r w:rsidRPr="00906B09">
              <w:rPr>
                <w:color w:val="FFFFFF" w:themeColor="background1"/>
                <w:sz w:val="18"/>
                <w:szCs w:val="18"/>
              </w:rPr>
              <w:t>product type</w:t>
            </w:r>
          </w:p>
        </w:tc>
        <w:tc>
          <w:tcPr>
            <w:tcW w:w="5596" w:type="dxa"/>
            <w:tcBorders>
              <w:top w:val="single" w:sz="8" w:space="0" w:color="808080"/>
              <w:left w:val="single" w:sz="8" w:space="0" w:color="808080"/>
              <w:bottom w:val="single" w:sz="8" w:space="0" w:color="808080"/>
              <w:right w:val="single" w:sz="8" w:space="0" w:color="808080"/>
            </w:tcBorders>
            <w:shd w:val="clear" w:color="auto" w:fill="1C94F8"/>
            <w:tcMar>
              <w:top w:w="28" w:type="dxa"/>
              <w:left w:w="28" w:type="dxa"/>
              <w:bottom w:w="28" w:type="dxa"/>
              <w:right w:w="28" w:type="dxa"/>
            </w:tcMar>
            <w:vAlign w:val="center"/>
          </w:tcPr>
          <w:p w14:paraId="6C98B2D0" w14:textId="77777777" w:rsidR="00EE46DB" w:rsidRPr="00906B09" w:rsidRDefault="00EE46DB" w:rsidP="00EA701A">
            <w:pPr>
              <w:pStyle w:val="TableHeading"/>
              <w:rPr>
                <w:color w:val="FFFFFF" w:themeColor="background1"/>
                <w:sz w:val="18"/>
                <w:szCs w:val="18"/>
              </w:rPr>
            </w:pPr>
            <w:r w:rsidRPr="00906B09">
              <w:rPr>
                <w:color w:val="FFFFFF" w:themeColor="background1"/>
                <w:sz w:val="18"/>
                <w:szCs w:val="18"/>
              </w:rPr>
              <w:t>description</w:t>
            </w:r>
          </w:p>
        </w:tc>
      </w:tr>
      <w:tr w:rsidR="00EE46DB" w:rsidRPr="00906B09" w14:paraId="71800925" w14:textId="77777777" w:rsidTr="00EE46DB">
        <w:trPr>
          <w:jc w:val="center"/>
        </w:trPr>
        <w:tc>
          <w:tcPr>
            <w:tcW w:w="340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5181A471" w14:textId="77777777" w:rsidR="00EE46DB" w:rsidRPr="00906B09" w:rsidRDefault="00EE46DB" w:rsidP="00EA701A">
            <w:pPr>
              <w:pStyle w:val="TableContents"/>
              <w:rPr>
                <w:sz w:val="18"/>
                <w:szCs w:val="18"/>
              </w:rPr>
            </w:pPr>
            <w:r w:rsidRPr="00906B09">
              <w:rPr>
                <w:sz w:val="18"/>
                <w:szCs w:val="18"/>
              </w:rPr>
              <w:t>J1SSHA_CYCLE_HEADER_FILE</w:t>
            </w:r>
          </w:p>
        </w:tc>
        <w:tc>
          <w:tcPr>
            <w:tcW w:w="559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758E5C83" w14:textId="77777777" w:rsidR="00EE46DB" w:rsidRPr="00906B09" w:rsidRDefault="00EE46DB" w:rsidP="00EA701A">
            <w:pPr>
              <w:pStyle w:val="TableContents"/>
              <w:rPr>
                <w:sz w:val="18"/>
                <w:szCs w:val="18"/>
              </w:rPr>
            </w:pPr>
            <w:r w:rsidRPr="00906B09">
              <w:rPr>
                <w:sz w:val="18"/>
                <w:szCs w:val="18"/>
              </w:rPr>
              <w:t>The PODAAC JASON-1 SSHA cycle header file</w:t>
            </w:r>
          </w:p>
        </w:tc>
      </w:tr>
      <w:tr w:rsidR="00EE46DB" w:rsidRPr="00906B09" w14:paraId="1C92F5C2" w14:textId="77777777" w:rsidTr="00EE46DB">
        <w:trPr>
          <w:jc w:val="center"/>
        </w:trPr>
        <w:tc>
          <w:tcPr>
            <w:tcW w:w="340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57EBBE83" w14:textId="77777777" w:rsidR="00EE46DB" w:rsidRPr="00906B09" w:rsidRDefault="00EE46DB" w:rsidP="00EA701A">
            <w:pPr>
              <w:pStyle w:val="TableContents"/>
              <w:rPr>
                <w:sz w:val="18"/>
                <w:szCs w:val="18"/>
              </w:rPr>
            </w:pPr>
            <w:r w:rsidRPr="00906B09">
              <w:rPr>
                <w:sz w:val="18"/>
                <w:szCs w:val="18"/>
              </w:rPr>
              <w:t>TPSSHA_CYCLE_HEADER_FILE</w:t>
            </w:r>
          </w:p>
        </w:tc>
        <w:tc>
          <w:tcPr>
            <w:tcW w:w="559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09F87AFD" w14:textId="77777777" w:rsidR="00EE46DB" w:rsidRPr="00906B09" w:rsidRDefault="00EE46DB" w:rsidP="00EA701A">
            <w:pPr>
              <w:pStyle w:val="TableContents"/>
              <w:rPr>
                <w:sz w:val="18"/>
                <w:szCs w:val="18"/>
              </w:rPr>
            </w:pPr>
            <w:r w:rsidRPr="00906B09">
              <w:rPr>
                <w:sz w:val="18"/>
                <w:szCs w:val="18"/>
              </w:rPr>
              <w:t>The PODAAC TOPEX/POSEIDON SSHA cycle header file</w:t>
            </w:r>
          </w:p>
        </w:tc>
      </w:tr>
      <w:tr w:rsidR="00EE46DB" w:rsidRPr="00906B09" w14:paraId="3B00E1C5" w14:textId="77777777" w:rsidTr="00EE46DB">
        <w:trPr>
          <w:jc w:val="center"/>
        </w:trPr>
        <w:tc>
          <w:tcPr>
            <w:tcW w:w="340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4CEACFA5" w14:textId="77777777" w:rsidR="00EE46DB" w:rsidRPr="00906B09" w:rsidRDefault="00EE46DB" w:rsidP="00EA701A">
            <w:pPr>
              <w:pStyle w:val="TableContents"/>
              <w:rPr>
                <w:sz w:val="18"/>
                <w:szCs w:val="18"/>
              </w:rPr>
            </w:pPr>
            <w:r w:rsidRPr="00906B09">
              <w:rPr>
                <w:sz w:val="18"/>
                <w:szCs w:val="18"/>
              </w:rPr>
              <w:t>J1SSHA_PASS_FILE</w:t>
            </w:r>
          </w:p>
        </w:tc>
        <w:tc>
          <w:tcPr>
            <w:tcW w:w="559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672CC14F" w14:textId="77777777" w:rsidR="00EE46DB" w:rsidRPr="00906B09" w:rsidRDefault="00EE46DB" w:rsidP="00EA701A">
            <w:pPr>
              <w:pStyle w:val="TableContents"/>
              <w:rPr>
                <w:sz w:val="18"/>
                <w:szCs w:val="18"/>
              </w:rPr>
            </w:pPr>
            <w:r w:rsidRPr="00906B09">
              <w:rPr>
                <w:sz w:val="18"/>
                <w:szCs w:val="18"/>
              </w:rPr>
              <w:t>The PODAAC JASON-1 SSHA pass file</w:t>
            </w:r>
          </w:p>
        </w:tc>
      </w:tr>
      <w:tr w:rsidR="00EE46DB" w:rsidRPr="00906B09" w14:paraId="78FFA60A" w14:textId="77777777" w:rsidTr="00EE46DB">
        <w:trPr>
          <w:jc w:val="center"/>
        </w:trPr>
        <w:tc>
          <w:tcPr>
            <w:tcW w:w="340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2BE215E3" w14:textId="77777777" w:rsidR="00EE46DB" w:rsidRPr="00906B09" w:rsidRDefault="00EE46DB" w:rsidP="00EA701A">
            <w:pPr>
              <w:pStyle w:val="TableContents"/>
              <w:rPr>
                <w:sz w:val="18"/>
                <w:szCs w:val="18"/>
              </w:rPr>
            </w:pPr>
            <w:r w:rsidRPr="00906B09">
              <w:rPr>
                <w:sz w:val="18"/>
                <w:szCs w:val="18"/>
              </w:rPr>
              <w:t>TPSSHA_PASS_FILE</w:t>
            </w:r>
          </w:p>
        </w:tc>
        <w:tc>
          <w:tcPr>
            <w:tcW w:w="559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1B6E7EB5" w14:textId="77777777" w:rsidR="00EE46DB" w:rsidRPr="00906B09" w:rsidRDefault="00EE46DB" w:rsidP="00EA701A">
            <w:pPr>
              <w:pStyle w:val="TableContents"/>
              <w:rPr>
                <w:sz w:val="18"/>
                <w:szCs w:val="18"/>
              </w:rPr>
            </w:pPr>
            <w:r w:rsidRPr="00906B09">
              <w:rPr>
                <w:sz w:val="18"/>
                <w:szCs w:val="18"/>
              </w:rPr>
              <w:t>The PODAAC TOPEX/POSEIDON SSHA pass file</w:t>
            </w:r>
          </w:p>
        </w:tc>
      </w:tr>
      <w:tr w:rsidR="00EE46DB" w:rsidRPr="00906B09" w14:paraId="267EC44D" w14:textId="77777777" w:rsidTr="00EE46DB">
        <w:trPr>
          <w:jc w:val="center"/>
        </w:trPr>
        <w:tc>
          <w:tcPr>
            <w:tcW w:w="340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0291C7FF" w14:textId="77777777" w:rsidR="00EE46DB" w:rsidRPr="00906B09" w:rsidRDefault="00EE46DB" w:rsidP="00EA701A">
            <w:pPr>
              <w:pStyle w:val="TableContents"/>
              <w:rPr>
                <w:sz w:val="18"/>
                <w:szCs w:val="18"/>
              </w:rPr>
            </w:pPr>
            <w:r w:rsidRPr="00906B09">
              <w:rPr>
                <w:sz w:val="18"/>
                <w:szCs w:val="18"/>
              </w:rPr>
              <w:t>J1SSHA_ATG_FILE</w:t>
            </w:r>
          </w:p>
        </w:tc>
        <w:tc>
          <w:tcPr>
            <w:tcW w:w="559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2DB22694" w14:textId="77777777" w:rsidR="00EE46DB" w:rsidRPr="00906B09" w:rsidRDefault="00EE46DB" w:rsidP="00EA701A">
            <w:pPr>
              <w:pStyle w:val="TableContents"/>
              <w:rPr>
                <w:sz w:val="18"/>
                <w:szCs w:val="18"/>
              </w:rPr>
            </w:pPr>
            <w:r w:rsidRPr="00906B09">
              <w:rPr>
                <w:sz w:val="18"/>
                <w:szCs w:val="18"/>
              </w:rPr>
              <w:t>The PODAAC JASON-1 Along Track Gridded SSHA file</w:t>
            </w:r>
          </w:p>
        </w:tc>
      </w:tr>
      <w:tr w:rsidR="00EE46DB" w:rsidRPr="00906B09" w14:paraId="44DE1D39" w14:textId="77777777" w:rsidTr="00EE46DB">
        <w:trPr>
          <w:jc w:val="center"/>
        </w:trPr>
        <w:tc>
          <w:tcPr>
            <w:tcW w:w="340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683D81DB" w14:textId="77777777" w:rsidR="00EE46DB" w:rsidRPr="00906B09" w:rsidRDefault="00EE46DB" w:rsidP="00EA701A">
            <w:pPr>
              <w:pStyle w:val="TableContents"/>
              <w:rPr>
                <w:sz w:val="18"/>
                <w:szCs w:val="18"/>
              </w:rPr>
            </w:pPr>
            <w:r w:rsidRPr="00906B09">
              <w:rPr>
                <w:sz w:val="18"/>
                <w:szCs w:val="18"/>
              </w:rPr>
              <w:t>TPSSHA_ATG_FILE</w:t>
            </w:r>
          </w:p>
        </w:tc>
        <w:tc>
          <w:tcPr>
            <w:tcW w:w="559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1AAB9E21" w14:textId="77777777" w:rsidR="00EE46DB" w:rsidRPr="00906B09" w:rsidRDefault="00EE46DB" w:rsidP="00EA701A">
            <w:pPr>
              <w:pStyle w:val="TableContents"/>
              <w:rPr>
                <w:sz w:val="18"/>
                <w:szCs w:val="18"/>
              </w:rPr>
            </w:pPr>
            <w:r w:rsidRPr="00906B09">
              <w:rPr>
                <w:sz w:val="18"/>
                <w:szCs w:val="18"/>
              </w:rPr>
              <w:t>The PODAAC TOPEX/POSEIDON Along Track Gridded SSHA file</w:t>
            </w:r>
          </w:p>
        </w:tc>
      </w:tr>
    </w:tbl>
    <w:p w14:paraId="1813E741" w14:textId="77777777" w:rsidR="00EE46DB" w:rsidRPr="00906B09" w:rsidRDefault="00EE46DB" w:rsidP="00EE46DB"/>
    <w:p w14:paraId="4E9B7065" w14:textId="77777777" w:rsidR="00EE46DB" w:rsidRPr="00906B09" w:rsidRDefault="00133160" w:rsidP="00133160">
      <w:pPr>
        <w:pStyle w:val="Heading2"/>
      </w:pPr>
      <w:bookmarkStart w:id="512" w:name="_Toc449978508"/>
      <w:r w:rsidRPr="00906B09">
        <w:t>River and Lake product overview</w:t>
      </w:r>
      <w:bookmarkEnd w:id="512"/>
    </w:p>
    <w:p w14:paraId="3C33ACFB" w14:textId="77777777" w:rsidR="00F353BB" w:rsidRPr="00906B09" w:rsidRDefault="00133160">
      <w:pPr>
        <w:pStyle w:val="Caption"/>
      </w:pPr>
      <w:bookmarkStart w:id="513" w:name="_Toc449978533"/>
      <w:r w:rsidRPr="00906B09">
        <w:t xml:space="preserve">Table </w:t>
      </w:r>
      <w:r w:rsidR="00172F16" w:rsidRPr="00906B09">
        <w:fldChar w:fldCharType="begin"/>
      </w:r>
      <w:r w:rsidRPr="00906B09">
        <w:instrText xml:space="preserve"> SEQ Table \* ARABIC </w:instrText>
      </w:r>
      <w:r w:rsidR="00172F16" w:rsidRPr="00906B09">
        <w:fldChar w:fldCharType="separate"/>
      </w:r>
      <w:r w:rsidR="00F62EB0">
        <w:rPr>
          <w:noProof/>
        </w:rPr>
        <w:t>14</w:t>
      </w:r>
      <w:r w:rsidR="00172F16" w:rsidRPr="00906B09">
        <w:fldChar w:fldCharType="end"/>
      </w:r>
      <w:r w:rsidRPr="00906B09">
        <w:t>: ENVISAT-ERS Exploitation River and Lake Products</w:t>
      </w:r>
      <w:bookmarkEnd w:id="513"/>
    </w:p>
    <w:tbl>
      <w:tblPr>
        <w:tblW w:w="9000" w:type="dxa"/>
        <w:jc w:val="center"/>
        <w:tblLayout w:type="fixed"/>
        <w:tblCellMar>
          <w:left w:w="10" w:type="dxa"/>
          <w:right w:w="10" w:type="dxa"/>
        </w:tblCellMar>
        <w:tblLook w:val="0000" w:firstRow="0" w:lastRow="0" w:firstColumn="0" w:lastColumn="0" w:noHBand="0" w:noVBand="0"/>
      </w:tblPr>
      <w:tblGrid>
        <w:gridCol w:w="3404"/>
        <w:gridCol w:w="5596"/>
      </w:tblGrid>
      <w:tr w:rsidR="00133160" w:rsidRPr="00906B09" w14:paraId="09DBBB7A" w14:textId="77777777" w:rsidTr="00133160">
        <w:trPr>
          <w:jc w:val="center"/>
        </w:trPr>
        <w:tc>
          <w:tcPr>
            <w:tcW w:w="3404" w:type="dxa"/>
            <w:tcBorders>
              <w:top w:val="single" w:sz="8" w:space="0" w:color="808080"/>
              <w:left w:val="single" w:sz="8" w:space="0" w:color="808080"/>
              <w:bottom w:val="single" w:sz="8" w:space="0" w:color="808080"/>
            </w:tcBorders>
            <w:shd w:val="clear" w:color="auto" w:fill="1C94F8"/>
            <w:tcMar>
              <w:top w:w="28" w:type="dxa"/>
              <w:left w:w="28" w:type="dxa"/>
              <w:bottom w:w="28" w:type="dxa"/>
              <w:right w:w="28" w:type="dxa"/>
            </w:tcMar>
            <w:vAlign w:val="center"/>
          </w:tcPr>
          <w:p w14:paraId="257FEE4E" w14:textId="77777777" w:rsidR="00133160" w:rsidRPr="00906B09" w:rsidRDefault="00133160" w:rsidP="00133160">
            <w:pPr>
              <w:pStyle w:val="TableHeading"/>
              <w:keepNext/>
              <w:rPr>
                <w:color w:val="FFFFFF" w:themeColor="background1"/>
                <w:sz w:val="18"/>
                <w:szCs w:val="18"/>
              </w:rPr>
            </w:pPr>
            <w:r w:rsidRPr="00906B09">
              <w:rPr>
                <w:color w:val="FFFFFF" w:themeColor="background1"/>
                <w:sz w:val="18"/>
                <w:szCs w:val="18"/>
              </w:rPr>
              <w:t>product type</w:t>
            </w:r>
          </w:p>
        </w:tc>
        <w:tc>
          <w:tcPr>
            <w:tcW w:w="5596" w:type="dxa"/>
            <w:tcBorders>
              <w:top w:val="single" w:sz="8" w:space="0" w:color="808080"/>
              <w:left w:val="single" w:sz="8" w:space="0" w:color="808080"/>
              <w:bottom w:val="single" w:sz="8" w:space="0" w:color="808080"/>
              <w:right w:val="single" w:sz="8" w:space="0" w:color="808080"/>
            </w:tcBorders>
            <w:shd w:val="clear" w:color="auto" w:fill="1C94F8"/>
            <w:tcMar>
              <w:top w:w="28" w:type="dxa"/>
              <w:left w:w="28" w:type="dxa"/>
              <w:bottom w:w="28" w:type="dxa"/>
              <w:right w:w="28" w:type="dxa"/>
            </w:tcMar>
            <w:vAlign w:val="center"/>
          </w:tcPr>
          <w:p w14:paraId="37E5E700" w14:textId="77777777" w:rsidR="00133160" w:rsidRPr="00906B09" w:rsidRDefault="00133160" w:rsidP="00133160">
            <w:pPr>
              <w:pStyle w:val="TableHeading"/>
              <w:keepNext/>
              <w:rPr>
                <w:color w:val="FFFFFF" w:themeColor="background1"/>
                <w:sz w:val="18"/>
                <w:szCs w:val="18"/>
              </w:rPr>
            </w:pPr>
            <w:r w:rsidRPr="00906B09">
              <w:rPr>
                <w:color w:val="FFFFFF" w:themeColor="background1"/>
                <w:sz w:val="18"/>
                <w:szCs w:val="18"/>
              </w:rPr>
              <w:t>description</w:t>
            </w:r>
          </w:p>
        </w:tc>
      </w:tr>
      <w:tr w:rsidR="00133160" w:rsidRPr="00906B09" w14:paraId="6E31E273" w14:textId="77777777" w:rsidTr="00133160">
        <w:trPr>
          <w:jc w:val="center"/>
        </w:trPr>
        <w:tc>
          <w:tcPr>
            <w:tcW w:w="340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4DB3EDF1" w14:textId="77777777" w:rsidR="00133160" w:rsidRPr="00906B09" w:rsidRDefault="00133160" w:rsidP="00133160">
            <w:pPr>
              <w:pStyle w:val="TableContents"/>
              <w:keepNext/>
              <w:rPr>
                <w:sz w:val="18"/>
                <w:szCs w:val="18"/>
              </w:rPr>
            </w:pPr>
            <w:r w:rsidRPr="00906B09">
              <w:rPr>
                <w:sz w:val="18"/>
                <w:szCs w:val="18"/>
              </w:rPr>
              <w:t>RLH</w:t>
            </w:r>
          </w:p>
        </w:tc>
        <w:tc>
          <w:tcPr>
            <w:tcW w:w="559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0ABC205A" w14:textId="77777777" w:rsidR="00133160" w:rsidRPr="00906B09" w:rsidRDefault="00133160" w:rsidP="00133160">
            <w:pPr>
              <w:pStyle w:val="TableContents"/>
              <w:keepNext/>
              <w:rPr>
                <w:sz w:val="18"/>
                <w:szCs w:val="18"/>
              </w:rPr>
            </w:pPr>
            <w:r w:rsidRPr="00906B09">
              <w:rPr>
                <w:sz w:val="18"/>
                <w:szCs w:val="18"/>
              </w:rPr>
              <w:t>River/Lake Hydrology Product</w:t>
            </w:r>
          </w:p>
        </w:tc>
      </w:tr>
      <w:tr w:rsidR="00133160" w:rsidRPr="00906B09" w14:paraId="30CEDDAD" w14:textId="77777777" w:rsidTr="00133160">
        <w:trPr>
          <w:jc w:val="center"/>
        </w:trPr>
        <w:tc>
          <w:tcPr>
            <w:tcW w:w="3404"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0AC95A1B" w14:textId="77777777" w:rsidR="00133160" w:rsidRPr="00906B09" w:rsidRDefault="00133160" w:rsidP="00EA701A">
            <w:pPr>
              <w:pStyle w:val="TableContents"/>
              <w:rPr>
                <w:sz w:val="18"/>
                <w:szCs w:val="18"/>
              </w:rPr>
            </w:pPr>
            <w:r w:rsidRPr="00906B09">
              <w:rPr>
                <w:sz w:val="18"/>
                <w:szCs w:val="18"/>
              </w:rPr>
              <w:t>RLA</w:t>
            </w:r>
          </w:p>
        </w:tc>
        <w:tc>
          <w:tcPr>
            <w:tcW w:w="5596"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699268E4" w14:textId="77777777" w:rsidR="00133160" w:rsidRPr="00906B09" w:rsidRDefault="00133160" w:rsidP="00EA701A">
            <w:pPr>
              <w:pStyle w:val="TableContents"/>
              <w:rPr>
                <w:sz w:val="18"/>
                <w:szCs w:val="18"/>
              </w:rPr>
            </w:pPr>
            <w:r w:rsidRPr="00906B09">
              <w:rPr>
                <w:sz w:val="18"/>
                <w:szCs w:val="18"/>
              </w:rPr>
              <w:t>River/Lake Altimetry Product</w:t>
            </w:r>
          </w:p>
        </w:tc>
      </w:tr>
    </w:tbl>
    <w:p w14:paraId="0B1B1071" w14:textId="77777777" w:rsidR="00133160" w:rsidRPr="00906B09" w:rsidRDefault="00133160" w:rsidP="00133160"/>
    <w:p w14:paraId="28526351" w14:textId="77777777" w:rsidR="00133160" w:rsidRPr="00906B09" w:rsidRDefault="00133160" w:rsidP="00133160">
      <w:pPr>
        <w:pStyle w:val="Heading2"/>
      </w:pPr>
      <w:bookmarkStart w:id="514" w:name="_Toc449978509"/>
      <w:r w:rsidRPr="00906B09">
        <w:t>NetCDF products</w:t>
      </w:r>
      <w:bookmarkEnd w:id="514"/>
    </w:p>
    <w:p w14:paraId="7BB8F0F7" w14:textId="77777777" w:rsidR="00133160" w:rsidRPr="00906B09" w:rsidRDefault="00133160" w:rsidP="00133160">
      <w:r w:rsidRPr="00906B09">
        <w:t>NetCDF products are self describing products.</w:t>
      </w:r>
    </w:p>
    <w:p w14:paraId="01012C12" w14:textId="77777777" w:rsidR="00133160" w:rsidRPr="00906B09" w:rsidRDefault="00133160" w:rsidP="00133160">
      <w:r w:rsidRPr="00906B09">
        <w:t>This means that when ana netCDF file is opened one can retrieve the product structure from the file itself. For this reason, BRAT will not store fixed product format descriptions for HDF files in the Data Dictionary (you will therefore also not find netCDF product format descriptions in this documentation). What BRAT will do is use the underlying netCDF library to retrieve the product format dynamically once an netCDF file is opened. Based on this format BRAT will create, on the fly, a mapping of the HDF product structure to one that is based on the Data Dictionary data types</w:t>
      </w:r>
    </w:p>
    <w:p w14:paraId="2504573A" w14:textId="77777777" w:rsidR="00133160" w:rsidRPr="00906B09" w:rsidRDefault="00133160" w:rsidP="00133160">
      <w:r w:rsidRPr="00906B09">
        <w:lastRenderedPageBreak/>
        <w:t>However, to be properly interpreted in the toolbox, a HDF product needs a description module to be added.</w:t>
      </w:r>
    </w:p>
    <w:p w14:paraId="329317C0" w14:textId="77777777" w:rsidR="00133160" w:rsidRPr="00906B09" w:rsidRDefault="00133160" w:rsidP="00133160">
      <w:r w:rsidRPr="00906B09">
        <w:t>For example, in order to (really) read a netCDF files we need to:</w:t>
      </w:r>
    </w:p>
    <w:p w14:paraId="5002F143" w14:textId="77777777" w:rsidR="00133160" w:rsidRPr="00906B09" w:rsidRDefault="00133160" w:rsidP="00133160">
      <w:pPr>
        <w:pStyle w:val="Indent1withNumber"/>
        <w:numPr>
          <w:ilvl w:val="0"/>
          <w:numId w:val="33"/>
        </w:numPr>
      </w:pPr>
      <w:r w:rsidRPr="00906B09">
        <w:tab/>
        <w:t>Access to netCDF attributes</w:t>
      </w:r>
    </w:p>
    <w:p w14:paraId="1BEE64A2" w14:textId="77777777" w:rsidR="00133160" w:rsidRPr="00906B09" w:rsidRDefault="00133160" w:rsidP="00133160">
      <w:pPr>
        <w:pStyle w:val="Indent1withNumber"/>
        <w:numPr>
          <w:ilvl w:val="0"/>
          <w:numId w:val="33"/>
        </w:numPr>
      </w:pPr>
      <w:r w:rsidRPr="00906B09">
        <w:tab/>
        <w:t>Identify default/missing values (see _FillValue standard attribute)</w:t>
      </w:r>
    </w:p>
    <w:p w14:paraId="23974902" w14:textId="77777777" w:rsidR="00133160" w:rsidRPr="00906B09" w:rsidRDefault="00133160" w:rsidP="00133160">
      <w:pPr>
        <w:pStyle w:val="Indent1withNumber"/>
        <w:numPr>
          <w:ilvl w:val="0"/>
          <w:numId w:val="33"/>
        </w:numPr>
      </w:pPr>
      <w:r w:rsidRPr="00906B09">
        <w:tab/>
        <w:t>Convert data to its actual value (not the value stored in file): see scale_factor and add_offset standard attributes.</w:t>
      </w:r>
    </w:p>
    <w:p w14:paraId="7DD8A75E" w14:textId="77777777" w:rsidR="00133160" w:rsidRPr="00906B09" w:rsidRDefault="00133160" w:rsidP="00133160">
      <w:pPr>
        <w:pStyle w:val="Indent1withNumber"/>
        <w:numPr>
          <w:ilvl w:val="0"/>
          <w:numId w:val="33"/>
        </w:numPr>
      </w:pPr>
      <w:r w:rsidRPr="00906B09">
        <w:tab/>
        <w:t>Interpret the structure of file to compute actual values of data (and not solely returning the netCDF variables values 'as is').</w:t>
      </w:r>
    </w:p>
    <w:p w14:paraId="7B99B296" w14:textId="77777777" w:rsidR="00133160" w:rsidRPr="00906B09" w:rsidRDefault="00133160" w:rsidP="00133160">
      <w:pPr>
        <w:pStyle w:val="Indent1withNumber"/>
        <w:numPr>
          <w:ilvl w:val="0"/>
          <w:numId w:val="33"/>
        </w:numPr>
      </w:pPr>
      <w:r w:rsidRPr="00906B09">
        <w:tab/>
        <w:t>Avoid making available variables belonging to data structure (which are not the data themselves)</w:t>
      </w:r>
    </w:p>
    <w:p w14:paraId="526524FE" w14:textId="77777777" w:rsidR="00133160" w:rsidRPr="00906B09" w:rsidRDefault="00133160" w:rsidP="00133160"/>
    <w:p w14:paraId="0D4911E6" w14:textId="77777777" w:rsidR="00DB6315" w:rsidRPr="00906B09" w:rsidRDefault="00DB6315" w:rsidP="00DB6315">
      <w:pPr>
        <w:pStyle w:val="Heading3"/>
      </w:pPr>
      <w:bookmarkStart w:id="515" w:name="_Toc449978510"/>
      <w:r w:rsidRPr="00906B09">
        <w:t>Aviso Altimetry data in netCDF</w:t>
      </w:r>
      <w:bookmarkEnd w:id="515"/>
    </w:p>
    <w:p w14:paraId="47404E11" w14:textId="77777777" w:rsidR="00DB6315" w:rsidRPr="00906B09" w:rsidRDefault="00DB6315" w:rsidP="00DB6315"/>
    <w:p w14:paraId="08FFADC8" w14:textId="77777777" w:rsidR="00DB6315" w:rsidRPr="00906B09" w:rsidRDefault="00DB6315" w:rsidP="000C23ED">
      <w:pPr>
        <w:pStyle w:val="Caption"/>
      </w:pPr>
      <w:bookmarkStart w:id="516" w:name="_Toc449978534"/>
      <w:r w:rsidRPr="00906B09">
        <w:t xml:space="preserve">Table </w:t>
      </w:r>
      <w:r w:rsidR="00172F16" w:rsidRPr="00906B09">
        <w:fldChar w:fldCharType="begin"/>
      </w:r>
      <w:r w:rsidRPr="00906B09">
        <w:instrText xml:space="preserve"> SEQ Table \* ARABIC </w:instrText>
      </w:r>
      <w:r w:rsidR="00172F16" w:rsidRPr="00906B09">
        <w:fldChar w:fldCharType="separate"/>
      </w:r>
      <w:r w:rsidR="00F62EB0">
        <w:rPr>
          <w:noProof/>
        </w:rPr>
        <w:t>15</w:t>
      </w:r>
      <w:r w:rsidR="00172F16" w:rsidRPr="00906B09">
        <w:fldChar w:fldCharType="end"/>
      </w:r>
      <w:r w:rsidRPr="00906B09">
        <w:t>: Aviso Altimetry data in netCDF</w:t>
      </w:r>
      <w:bookmarkEnd w:id="516"/>
    </w:p>
    <w:tbl>
      <w:tblPr>
        <w:tblW w:w="9000" w:type="dxa"/>
        <w:jc w:val="center"/>
        <w:tblLayout w:type="fixed"/>
        <w:tblCellMar>
          <w:left w:w="10" w:type="dxa"/>
          <w:right w:w="10" w:type="dxa"/>
        </w:tblCellMar>
        <w:tblLook w:val="0000" w:firstRow="0" w:lastRow="0" w:firstColumn="0" w:lastColumn="0" w:noHBand="0" w:noVBand="0"/>
      </w:tblPr>
      <w:tblGrid>
        <w:gridCol w:w="2880"/>
        <w:gridCol w:w="6120"/>
      </w:tblGrid>
      <w:tr w:rsidR="00DB6315" w:rsidRPr="00906B09" w14:paraId="02B78128" w14:textId="77777777" w:rsidTr="00DB6315">
        <w:trPr>
          <w:tblHeader/>
          <w:jc w:val="center"/>
        </w:trPr>
        <w:tc>
          <w:tcPr>
            <w:tcW w:w="2880" w:type="dxa"/>
            <w:tcBorders>
              <w:top w:val="single" w:sz="8" w:space="0" w:color="808080"/>
              <w:left w:val="single" w:sz="8" w:space="0" w:color="808080"/>
              <w:bottom w:val="single" w:sz="8" w:space="0" w:color="808080"/>
            </w:tcBorders>
            <w:shd w:val="clear" w:color="auto" w:fill="1C94F8"/>
            <w:tcMar>
              <w:top w:w="28" w:type="dxa"/>
              <w:left w:w="28" w:type="dxa"/>
              <w:bottom w:w="28" w:type="dxa"/>
              <w:right w:w="28" w:type="dxa"/>
            </w:tcMar>
            <w:vAlign w:val="center"/>
          </w:tcPr>
          <w:p w14:paraId="53BA8FB2" w14:textId="77777777" w:rsidR="00DB6315" w:rsidRPr="00906B09" w:rsidRDefault="00DB6315" w:rsidP="00EA701A">
            <w:pPr>
              <w:pStyle w:val="TableHeading"/>
              <w:keepNext/>
              <w:ind w:left="1" w:right="59"/>
              <w:rPr>
                <w:color w:val="FFFFFF" w:themeColor="background1"/>
                <w:sz w:val="18"/>
                <w:szCs w:val="18"/>
              </w:rPr>
            </w:pPr>
            <w:r w:rsidRPr="00906B09">
              <w:rPr>
                <w:color w:val="FFFFFF" w:themeColor="background1"/>
                <w:sz w:val="18"/>
                <w:szCs w:val="18"/>
              </w:rPr>
              <w:t>product type</w:t>
            </w:r>
          </w:p>
        </w:tc>
        <w:tc>
          <w:tcPr>
            <w:tcW w:w="6120" w:type="dxa"/>
            <w:tcBorders>
              <w:top w:val="single" w:sz="8" w:space="0" w:color="808080"/>
              <w:left w:val="single" w:sz="8" w:space="0" w:color="808080"/>
              <w:bottom w:val="single" w:sz="8" w:space="0" w:color="808080"/>
              <w:right w:val="single" w:sz="8" w:space="0" w:color="808080"/>
            </w:tcBorders>
            <w:shd w:val="clear" w:color="auto" w:fill="1C94F8"/>
            <w:tcMar>
              <w:top w:w="28" w:type="dxa"/>
              <w:left w:w="28" w:type="dxa"/>
              <w:bottom w:w="28" w:type="dxa"/>
              <w:right w:w="28" w:type="dxa"/>
            </w:tcMar>
            <w:vAlign w:val="center"/>
          </w:tcPr>
          <w:p w14:paraId="372788CA" w14:textId="77777777" w:rsidR="00DB6315" w:rsidRPr="00906B09" w:rsidRDefault="00DB6315" w:rsidP="00EA701A">
            <w:pPr>
              <w:pStyle w:val="TableHeading"/>
              <w:keepNext/>
              <w:ind w:left="1" w:right="59"/>
              <w:rPr>
                <w:color w:val="FFFFFF" w:themeColor="background1"/>
                <w:sz w:val="18"/>
                <w:szCs w:val="18"/>
              </w:rPr>
            </w:pPr>
            <w:r w:rsidRPr="00906B09">
              <w:rPr>
                <w:color w:val="FFFFFF" w:themeColor="background1"/>
                <w:sz w:val="18"/>
                <w:szCs w:val="18"/>
              </w:rPr>
              <w:t>description</w:t>
            </w:r>
          </w:p>
        </w:tc>
      </w:tr>
      <w:tr w:rsidR="00DB6315" w:rsidRPr="00906B09" w14:paraId="5A3D1E4B" w14:textId="77777777" w:rsidTr="00DB6315">
        <w:trPr>
          <w:jc w:val="center"/>
        </w:trPr>
        <w:tc>
          <w:tcPr>
            <w:tcW w:w="2880"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54E291DA" w14:textId="77777777" w:rsidR="00DB6315" w:rsidRPr="00906B09" w:rsidRDefault="00DB6315" w:rsidP="00EA701A">
            <w:pPr>
              <w:pStyle w:val="TableContents"/>
              <w:ind w:left="1" w:right="59"/>
              <w:rPr>
                <w:sz w:val="18"/>
                <w:szCs w:val="18"/>
              </w:rPr>
            </w:pPr>
            <w:r w:rsidRPr="00906B09">
              <w:rPr>
                <w:sz w:val="18"/>
                <w:szCs w:val="18"/>
              </w:rPr>
              <w:t>NRT- or DT-MSLA (h)</w:t>
            </w:r>
          </w:p>
        </w:tc>
        <w:tc>
          <w:tcPr>
            <w:tcW w:w="6120"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13024C7D" w14:textId="77777777" w:rsidR="00DB6315" w:rsidRPr="00906B09" w:rsidRDefault="00DB6315" w:rsidP="00EA701A">
            <w:pPr>
              <w:pStyle w:val="TableContents"/>
              <w:ind w:left="1" w:right="59"/>
              <w:rPr>
                <w:sz w:val="18"/>
                <w:szCs w:val="18"/>
              </w:rPr>
            </w:pPr>
            <w:r w:rsidRPr="00906B09">
              <w:rPr>
                <w:sz w:val="18"/>
                <w:szCs w:val="18"/>
              </w:rPr>
              <w:t>Ssalto/Duacs multimission Near real-time or Delayed time Maps of sea level anomalies (gridded)</w:t>
            </w:r>
          </w:p>
        </w:tc>
      </w:tr>
      <w:tr w:rsidR="00DB6315" w:rsidRPr="00906B09" w14:paraId="3D2DEE8D" w14:textId="77777777" w:rsidTr="00DB6315">
        <w:trPr>
          <w:jc w:val="center"/>
        </w:trPr>
        <w:tc>
          <w:tcPr>
            <w:tcW w:w="2880"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75BFF6A3" w14:textId="77777777" w:rsidR="00DB6315" w:rsidRPr="00906B09" w:rsidRDefault="00DB6315" w:rsidP="00EA701A">
            <w:pPr>
              <w:pStyle w:val="TableContents"/>
              <w:ind w:left="1" w:right="59"/>
              <w:rPr>
                <w:sz w:val="18"/>
                <w:szCs w:val="18"/>
              </w:rPr>
            </w:pPr>
            <w:r w:rsidRPr="00906B09">
              <w:rPr>
                <w:sz w:val="18"/>
                <w:szCs w:val="18"/>
              </w:rPr>
              <w:t>NRT- or DT-MSLA (uv)</w:t>
            </w:r>
          </w:p>
        </w:tc>
        <w:tc>
          <w:tcPr>
            <w:tcW w:w="6120"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6065D1C9" w14:textId="77777777" w:rsidR="00DB6315" w:rsidRPr="00906B09" w:rsidRDefault="00DB6315" w:rsidP="00EA701A">
            <w:pPr>
              <w:pStyle w:val="TableContents"/>
              <w:ind w:left="1" w:right="59"/>
              <w:rPr>
                <w:sz w:val="18"/>
                <w:szCs w:val="18"/>
              </w:rPr>
            </w:pPr>
            <w:r w:rsidRPr="00906B09">
              <w:rPr>
                <w:sz w:val="18"/>
                <w:szCs w:val="18"/>
              </w:rPr>
              <w:t>Ssalto/Duacs multimission Near real-time or Delayed time Geostrophic velocities associated to the Maps of sea level anomalies (gridded)</w:t>
            </w:r>
          </w:p>
        </w:tc>
      </w:tr>
      <w:tr w:rsidR="00DB6315" w:rsidRPr="00906B09" w14:paraId="268EF06B" w14:textId="77777777" w:rsidTr="00DB6315">
        <w:trPr>
          <w:jc w:val="center"/>
        </w:trPr>
        <w:tc>
          <w:tcPr>
            <w:tcW w:w="2880"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26256B98" w14:textId="77777777" w:rsidR="00DB6315" w:rsidRPr="00906B09" w:rsidRDefault="00DB6315" w:rsidP="00EA701A">
            <w:pPr>
              <w:pStyle w:val="TableContents"/>
              <w:ind w:left="1" w:right="59"/>
              <w:rPr>
                <w:sz w:val="18"/>
                <w:szCs w:val="18"/>
              </w:rPr>
            </w:pPr>
            <w:r w:rsidRPr="00906B09">
              <w:rPr>
                <w:sz w:val="18"/>
                <w:szCs w:val="18"/>
              </w:rPr>
              <w:t>NRT- or DT-MSLA (err)</w:t>
            </w:r>
          </w:p>
        </w:tc>
        <w:tc>
          <w:tcPr>
            <w:tcW w:w="6120"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049D6DEE" w14:textId="77777777" w:rsidR="00DB6315" w:rsidRPr="00906B09" w:rsidRDefault="00DB6315" w:rsidP="00EA701A">
            <w:pPr>
              <w:pStyle w:val="TableContents"/>
              <w:ind w:left="1" w:right="59"/>
              <w:rPr>
                <w:sz w:val="18"/>
                <w:szCs w:val="18"/>
              </w:rPr>
            </w:pPr>
            <w:r w:rsidRPr="00906B09">
              <w:rPr>
                <w:sz w:val="18"/>
                <w:szCs w:val="18"/>
              </w:rPr>
              <w:t>Ssalto/Duacs multimission Near real-time or Delayed time Maps of sea level anomalies Formal mapping error (gridded)</w:t>
            </w:r>
          </w:p>
        </w:tc>
      </w:tr>
      <w:tr w:rsidR="00DB6315" w:rsidRPr="00906B09" w14:paraId="70C44CA5" w14:textId="77777777" w:rsidTr="00DB6315">
        <w:trPr>
          <w:jc w:val="center"/>
        </w:trPr>
        <w:tc>
          <w:tcPr>
            <w:tcW w:w="2880"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54AA121C" w14:textId="77777777" w:rsidR="00DB6315" w:rsidRPr="00906B09" w:rsidRDefault="00DB6315" w:rsidP="00EA701A">
            <w:pPr>
              <w:pStyle w:val="TableContents"/>
              <w:ind w:left="1" w:right="59"/>
              <w:rPr>
                <w:sz w:val="18"/>
                <w:szCs w:val="18"/>
              </w:rPr>
            </w:pPr>
            <w:r w:rsidRPr="00906B09">
              <w:rPr>
                <w:sz w:val="18"/>
                <w:szCs w:val="18"/>
              </w:rPr>
              <w:t>NRT- or DT-SLA</w:t>
            </w:r>
          </w:p>
        </w:tc>
        <w:tc>
          <w:tcPr>
            <w:tcW w:w="6120"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1B85A2D4" w14:textId="77777777" w:rsidR="00DB6315" w:rsidRPr="00906B09" w:rsidRDefault="00DB6315" w:rsidP="00EA701A">
            <w:pPr>
              <w:pStyle w:val="TableContents"/>
              <w:ind w:left="1" w:right="59"/>
              <w:rPr>
                <w:sz w:val="18"/>
                <w:szCs w:val="18"/>
              </w:rPr>
            </w:pPr>
            <w:r w:rsidRPr="00906B09">
              <w:rPr>
                <w:sz w:val="18"/>
                <w:szCs w:val="18"/>
              </w:rPr>
              <w:t>Ssalto/Duacs multimission Near real-time or Delayed time Sea level anomalies (along-track)</w:t>
            </w:r>
          </w:p>
        </w:tc>
      </w:tr>
      <w:tr w:rsidR="00DB6315" w:rsidRPr="00906B09" w14:paraId="4F0ED83F" w14:textId="77777777" w:rsidTr="00DB6315">
        <w:trPr>
          <w:jc w:val="center"/>
        </w:trPr>
        <w:tc>
          <w:tcPr>
            <w:tcW w:w="2880"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35BD4789" w14:textId="77777777" w:rsidR="00DB6315" w:rsidRPr="00906B09" w:rsidRDefault="00DB6315" w:rsidP="00EA701A">
            <w:pPr>
              <w:pStyle w:val="TableContents"/>
              <w:ind w:left="1" w:right="59"/>
              <w:rPr>
                <w:sz w:val="18"/>
                <w:szCs w:val="18"/>
              </w:rPr>
            </w:pPr>
            <w:r w:rsidRPr="00906B09">
              <w:rPr>
                <w:sz w:val="18"/>
                <w:szCs w:val="18"/>
              </w:rPr>
              <w:t>NRT- or DT-NRT- or DT-MADT (h)</w:t>
            </w:r>
          </w:p>
        </w:tc>
        <w:tc>
          <w:tcPr>
            <w:tcW w:w="6120"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396E1455" w14:textId="77777777" w:rsidR="00DB6315" w:rsidRPr="00906B09" w:rsidRDefault="00DB6315" w:rsidP="00EA701A">
            <w:pPr>
              <w:pStyle w:val="TableContents"/>
              <w:ind w:left="1" w:right="59"/>
              <w:rPr>
                <w:sz w:val="18"/>
                <w:szCs w:val="18"/>
              </w:rPr>
            </w:pPr>
            <w:r w:rsidRPr="00906B09">
              <w:rPr>
                <w:sz w:val="18"/>
                <w:szCs w:val="18"/>
              </w:rPr>
              <w:t>Ssalto/Duacs multimission Near real-time or Delayed time Maps of absolute dynamic topography (gridded)</w:t>
            </w:r>
          </w:p>
        </w:tc>
      </w:tr>
      <w:tr w:rsidR="00DB6315" w:rsidRPr="00906B09" w14:paraId="7528EA80" w14:textId="77777777" w:rsidTr="00DB6315">
        <w:trPr>
          <w:jc w:val="center"/>
        </w:trPr>
        <w:tc>
          <w:tcPr>
            <w:tcW w:w="2880"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078ABACA" w14:textId="77777777" w:rsidR="00DB6315" w:rsidRPr="00906B09" w:rsidRDefault="00DB6315" w:rsidP="00EA701A">
            <w:pPr>
              <w:pStyle w:val="TableContents"/>
              <w:ind w:left="1" w:right="59"/>
              <w:rPr>
                <w:sz w:val="18"/>
                <w:szCs w:val="18"/>
              </w:rPr>
            </w:pPr>
            <w:r w:rsidRPr="00906B09">
              <w:rPr>
                <w:sz w:val="18"/>
                <w:szCs w:val="18"/>
              </w:rPr>
              <w:t>NRT- or DT-MADT (uv)</w:t>
            </w:r>
          </w:p>
        </w:tc>
        <w:tc>
          <w:tcPr>
            <w:tcW w:w="6120"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702C78F3" w14:textId="77777777" w:rsidR="00DB6315" w:rsidRPr="00906B09" w:rsidRDefault="00DB6315" w:rsidP="00EA701A">
            <w:pPr>
              <w:pStyle w:val="TableContents"/>
              <w:ind w:left="1" w:right="59"/>
              <w:rPr>
                <w:sz w:val="18"/>
                <w:szCs w:val="18"/>
              </w:rPr>
            </w:pPr>
            <w:r w:rsidRPr="00906B09">
              <w:rPr>
                <w:sz w:val="18"/>
                <w:szCs w:val="18"/>
              </w:rPr>
              <w:t>Ssalto/Duacs multimission Near real-time or Delayed time Geostrophic velocities associated to the Maps of absolute dynamic topography (gridded)</w:t>
            </w:r>
          </w:p>
        </w:tc>
      </w:tr>
      <w:tr w:rsidR="00DB6315" w:rsidRPr="00906B09" w14:paraId="483068E1" w14:textId="77777777" w:rsidTr="00DB6315">
        <w:trPr>
          <w:jc w:val="center"/>
        </w:trPr>
        <w:tc>
          <w:tcPr>
            <w:tcW w:w="2880"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3DB923D1" w14:textId="77777777" w:rsidR="00DB6315" w:rsidRPr="00906B09" w:rsidRDefault="00DB6315" w:rsidP="00EA701A">
            <w:pPr>
              <w:pStyle w:val="TableContents"/>
              <w:ind w:left="1" w:right="59"/>
              <w:rPr>
                <w:sz w:val="18"/>
                <w:szCs w:val="18"/>
              </w:rPr>
            </w:pPr>
            <w:r w:rsidRPr="00906B09">
              <w:rPr>
                <w:sz w:val="18"/>
                <w:szCs w:val="18"/>
              </w:rPr>
              <w:t>NRT- or DT-ADT</w:t>
            </w:r>
          </w:p>
        </w:tc>
        <w:tc>
          <w:tcPr>
            <w:tcW w:w="6120"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029FD163" w14:textId="77777777" w:rsidR="00DB6315" w:rsidRPr="00906B09" w:rsidRDefault="00DB6315" w:rsidP="00EA701A">
            <w:pPr>
              <w:pStyle w:val="TableContents"/>
              <w:ind w:left="1" w:right="59"/>
              <w:rPr>
                <w:sz w:val="18"/>
                <w:szCs w:val="18"/>
              </w:rPr>
            </w:pPr>
            <w:r w:rsidRPr="00906B09">
              <w:rPr>
                <w:sz w:val="18"/>
                <w:szCs w:val="18"/>
              </w:rPr>
              <w:t>Ssalto/Duacs multimission Near real-time or Delayed time Absolute dynamic topography (along-track)</w:t>
            </w:r>
          </w:p>
        </w:tc>
      </w:tr>
      <w:tr w:rsidR="00DB6315" w:rsidRPr="00906B09" w14:paraId="35489768" w14:textId="77777777" w:rsidTr="00DB6315">
        <w:trPr>
          <w:jc w:val="center"/>
        </w:trPr>
        <w:tc>
          <w:tcPr>
            <w:tcW w:w="2880"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04345623" w14:textId="77777777" w:rsidR="00DB6315" w:rsidRPr="00906B09" w:rsidRDefault="00DB6315" w:rsidP="00EA701A">
            <w:pPr>
              <w:pStyle w:val="TableContents"/>
              <w:ind w:left="1" w:right="59"/>
              <w:rPr>
                <w:sz w:val="18"/>
                <w:szCs w:val="18"/>
              </w:rPr>
            </w:pPr>
            <w:r w:rsidRPr="00906B09">
              <w:rPr>
                <w:sz w:val="18"/>
                <w:szCs w:val="18"/>
              </w:rPr>
              <w:t>Monomission DT-SLA</w:t>
            </w:r>
          </w:p>
        </w:tc>
        <w:tc>
          <w:tcPr>
            <w:tcW w:w="6120"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66D93163" w14:textId="77777777" w:rsidR="00DB6315" w:rsidRPr="00906B09" w:rsidRDefault="00DB6315" w:rsidP="00EA701A">
            <w:pPr>
              <w:pStyle w:val="TableContents"/>
              <w:ind w:left="1" w:right="59"/>
              <w:rPr>
                <w:sz w:val="18"/>
                <w:szCs w:val="18"/>
              </w:rPr>
            </w:pPr>
            <w:r w:rsidRPr="00906B09">
              <w:rPr>
                <w:sz w:val="18"/>
                <w:szCs w:val="18"/>
              </w:rPr>
              <w:t>Delayed time Sea level anomalies (along-track)</w:t>
            </w:r>
          </w:p>
        </w:tc>
      </w:tr>
      <w:tr w:rsidR="00DB6315" w:rsidRPr="00906B09" w14:paraId="1AB5D39C" w14:textId="77777777" w:rsidTr="00DB6315">
        <w:trPr>
          <w:jc w:val="center"/>
        </w:trPr>
        <w:tc>
          <w:tcPr>
            <w:tcW w:w="2880"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3CE52E99" w14:textId="77777777" w:rsidR="00DB6315" w:rsidRPr="00906B09" w:rsidRDefault="00DB6315" w:rsidP="00EA701A">
            <w:pPr>
              <w:pStyle w:val="TableContents"/>
              <w:ind w:left="1" w:right="59"/>
              <w:rPr>
                <w:sz w:val="18"/>
                <w:szCs w:val="18"/>
              </w:rPr>
            </w:pPr>
            <w:r w:rsidRPr="00906B09">
              <w:rPr>
                <w:sz w:val="18"/>
                <w:szCs w:val="18"/>
              </w:rPr>
              <w:t>Monomission DT-CorSSH</w:t>
            </w:r>
          </w:p>
        </w:tc>
        <w:tc>
          <w:tcPr>
            <w:tcW w:w="6120"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3F3977CD" w14:textId="77777777" w:rsidR="00DB6315" w:rsidRPr="00906B09" w:rsidRDefault="00DB6315" w:rsidP="00EA701A">
            <w:pPr>
              <w:pStyle w:val="TableContents"/>
              <w:ind w:left="1" w:right="59"/>
              <w:rPr>
                <w:sz w:val="18"/>
                <w:szCs w:val="18"/>
              </w:rPr>
            </w:pPr>
            <w:r w:rsidRPr="00906B09">
              <w:rPr>
                <w:sz w:val="18"/>
                <w:szCs w:val="18"/>
              </w:rPr>
              <w:t>Delayed time Corrected sea surface height (along-track)</w:t>
            </w:r>
          </w:p>
        </w:tc>
      </w:tr>
      <w:tr w:rsidR="00DB6315" w:rsidRPr="00906B09" w14:paraId="721B0F31" w14:textId="77777777" w:rsidTr="00DB6315">
        <w:trPr>
          <w:jc w:val="center"/>
        </w:trPr>
        <w:tc>
          <w:tcPr>
            <w:tcW w:w="2880"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4C83BCDF" w14:textId="77777777" w:rsidR="00DB6315" w:rsidRPr="00906B09" w:rsidRDefault="00DB6315" w:rsidP="00EA701A">
            <w:pPr>
              <w:pStyle w:val="TableContents"/>
              <w:ind w:left="1" w:right="59"/>
              <w:rPr>
                <w:sz w:val="18"/>
                <w:szCs w:val="18"/>
              </w:rPr>
            </w:pPr>
            <w:r w:rsidRPr="00906B09">
              <w:rPr>
                <w:sz w:val="18"/>
                <w:szCs w:val="18"/>
              </w:rPr>
              <w:t>NRT-MSWH</w:t>
            </w:r>
          </w:p>
        </w:tc>
        <w:tc>
          <w:tcPr>
            <w:tcW w:w="6120"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74F18F80" w14:textId="77777777" w:rsidR="00DB6315" w:rsidRPr="00906B09" w:rsidRDefault="00DB6315" w:rsidP="00EA701A">
            <w:pPr>
              <w:pStyle w:val="TableContents"/>
              <w:ind w:left="1" w:right="59"/>
              <w:rPr>
                <w:sz w:val="18"/>
                <w:szCs w:val="18"/>
              </w:rPr>
            </w:pPr>
            <w:r w:rsidRPr="00906B09">
              <w:rPr>
                <w:sz w:val="18"/>
                <w:szCs w:val="18"/>
              </w:rPr>
              <w:t>Near real-time Maps of Significant wave height (gridded)</w:t>
            </w:r>
          </w:p>
        </w:tc>
      </w:tr>
      <w:tr w:rsidR="00DB6315" w:rsidRPr="00906B09" w14:paraId="4BC701E7" w14:textId="77777777" w:rsidTr="00DB6315">
        <w:trPr>
          <w:jc w:val="center"/>
        </w:trPr>
        <w:tc>
          <w:tcPr>
            <w:tcW w:w="2880" w:type="dxa"/>
            <w:tcBorders>
              <w:left w:val="single" w:sz="8" w:space="0" w:color="808080"/>
              <w:bottom w:val="single" w:sz="8" w:space="0" w:color="808080"/>
            </w:tcBorders>
            <w:shd w:val="clear" w:color="auto" w:fill="auto"/>
            <w:tcMar>
              <w:top w:w="28" w:type="dxa"/>
              <w:left w:w="28" w:type="dxa"/>
              <w:bottom w:w="28" w:type="dxa"/>
              <w:right w:w="28" w:type="dxa"/>
            </w:tcMar>
            <w:vAlign w:val="center"/>
          </w:tcPr>
          <w:p w14:paraId="1322C802" w14:textId="77777777" w:rsidR="00DB6315" w:rsidRPr="00906B09" w:rsidRDefault="00DB6315" w:rsidP="00EA701A">
            <w:pPr>
              <w:pStyle w:val="TableContents"/>
              <w:ind w:left="1" w:right="59"/>
              <w:rPr>
                <w:sz w:val="18"/>
                <w:szCs w:val="18"/>
              </w:rPr>
            </w:pPr>
            <w:r w:rsidRPr="00906B09">
              <w:rPr>
                <w:sz w:val="18"/>
                <w:szCs w:val="18"/>
              </w:rPr>
              <w:t>NRT-MWind</w:t>
            </w:r>
          </w:p>
        </w:tc>
        <w:tc>
          <w:tcPr>
            <w:tcW w:w="6120" w:type="dxa"/>
            <w:tcBorders>
              <w:left w:val="single" w:sz="8" w:space="0" w:color="808080"/>
              <w:bottom w:val="single" w:sz="8" w:space="0" w:color="808080"/>
              <w:right w:val="single" w:sz="8" w:space="0" w:color="808080"/>
            </w:tcBorders>
            <w:shd w:val="clear" w:color="auto" w:fill="auto"/>
            <w:tcMar>
              <w:top w:w="28" w:type="dxa"/>
              <w:left w:w="28" w:type="dxa"/>
              <w:bottom w:w="28" w:type="dxa"/>
              <w:right w:w="28" w:type="dxa"/>
            </w:tcMar>
            <w:vAlign w:val="center"/>
          </w:tcPr>
          <w:p w14:paraId="385FBC49" w14:textId="77777777" w:rsidR="00DB6315" w:rsidRPr="00906B09" w:rsidRDefault="00DB6315" w:rsidP="00EA701A">
            <w:pPr>
              <w:pStyle w:val="TableContents"/>
              <w:ind w:left="1" w:right="59"/>
              <w:rPr>
                <w:sz w:val="18"/>
                <w:szCs w:val="18"/>
              </w:rPr>
            </w:pPr>
            <w:r w:rsidRPr="00906B09">
              <w:rPr>
                <w:sz w:val="18"/>
                <w:szCs w:val="18"/>
              </w:rPr>
              <w:t>Near real-time Maps of Wind speed modulus (gridded)</w:t>
            </w:r>
          </w:p>
        </w:tc>
      </w:tr>
    </w:tbl>
    <w:p w14:paraId="2CA0DC67" w14:textId="77777777" w:rsidR="00DB6315" w:rsidRPr="00906B09" w:rsidRDefault="00DB6315" w:rsidP="00DB6315"/>
    <w:p w14:paraId="32341AF5" w14:textId="77777777" w:rsidR="00DB6315" w:rsidRPr="00906B09" w:rsidRDefault="00DB6315" w:rsidP="00DB6315">
      <w:pPr>
        <w:pStyle w:val="Heading3"/>
      </w:pPr>
      <w:bookmarkStart w:id="517" w:name="_Toc449978511"/>
      <w:r w:rsidRPr="00906B09">
        <w:t>ERS REAPER data in netCDF</w:t>
      </w:r>
      <w:bookmarkEnd w:id="517"/>
    </w:p>
    <w:p w14:paraId="13FB040B" w14:textId="77777777" w:rsidR="00DB6315" w:rsidRPr="00906B09" w:rsidRDefault="00DB6315" w:rsidP="000C23ED">
      <w:pPr>
        <w:pStyle w:val="Caption"/>
      </w:pPr>
      <w:bookmarkStart w:id="518" w:name="_Toc449978535"/>
      <w:r w:rsidRPr="00906B09">
        <w:t xml:space="preserve">Table </w:t>
      </w:r>
      <w:r w:rsidR="00172F16" w:rsidRPr="00906B09">
        <w:fldChar w:fldCharType="begin"/>
      </w:r>
      <w:r w:rsidRPr="00906B09">
        <w:instrText xml:space="preserve"> SEQ Table \* ARABIC </w:instrText>
      </w:r>
      <w:r w:rsidR="00172F16" w:rsidRPr="00906B09">
        <w:fldChar w:fldCharType="separate"/>
      </w:r>
      <w:r w:rsidR="00F62EB0">
        <w:rPr>
          <w:noProof/>
        </w:rPr>
        <w:t>16</w:t>
      </w:r>
      <w:r w:rsidR="00172F16" w:rsidRPr="00906B09">
        <w:fldChar w:fldCharType="end"/>
      </w:r>
      <w:r w:rsidRPr="00906B09">
        <w:t>: ERS REAPER data in netCDF</w:t>
      </w:r>
      <w:bookmarkEnd w:id="518"/>
    </w:p>
    <w:tbl>
      <w:tblPr>
        <w:tblW w:w="9000" w:type="dxa"/>
        <w:jc w:val="center"/>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10" w:type="dxa"/>
          <w:right w:w="10" w:type="dxa"/>
        </w:tblCellMar>
        <w:tblLook w:val="0000" w:firstRow="0" w:lastRow="0" w:firstColumn="0" w:lastColumn="0" w:noHBand="0" w:noVBand="0"/>
      </w:tblPr>
      <w:tblGrid>
        <w:gridCol w:w="3404"/>
        <w:gridCol w:w="5596"/>
      </w:tblGrid>
      <w:tr w:rsidR="00DB6315" w:rsidRPr="00906B09" w14:paraId="011A0D11" w14:textId="77777777" w:rsidTr="00DB6315">
        <w:trPr>
          <w:jc w:val="center"/>
        </w:trPr>
        <w:tc>
          <w:tcPr>
            <w:tcW w:w="3404" w:type="dxa"/>
            <w:shd w:val="clear" w:color="auto" w:fill="1C94F8"/>
            <w:tcMar>
              <w:top w:w="28" w:type="dxa"/>
              <w:left w:w="28" w:type="dxa"/>
              <w:bottom w:w="28" w:type="dxa"/>
              <w:right w:w="28" w:type="dxa"/>
            </w:tcMar>
            <w:vAlign w:val="center"/>
          </w:tcPr>
          <w:p w14:paraId="1FD6E813" w14:textId="77777777" w:rsidR="00DB6315" w:rsidRPr="00906B09" w:rsidRDefault="00DB6315" w:rsidP="00EA701A">
            <w:pPr>
              <w:pStyle w:val="TableHeading"/>
              <w:rPr>
                <w:color w:val="FFFFFF" w:themeColor="background1"/>
                <w:sz w:val="18"/>
                <w:szCs w:val="18"/>
              </w:rPr>
            </w:pPr>
            <w:r w:rsidRPr="00906B09">
              <w:rPr>
                <w:color w:val="FFFFFF" w:themeColor="background1"/>
                <w:sz w:val="18"/>
                <w:szCs w:val="18"/>
              </w:rPr>
              <w:t>product type</w:t>
            </w:r>
          </w:p>
        </w:tc>
        <w:tc>
          <w:tcPr>
            <w:tcW w:w="5596" w:type="dxa"/>
            <w:shd w:val="clear" w:color="auto" w:fill="1C94F8"/>
            <w:tcMar>
              <w:top w:w="28" w:type="dxa"/>
              <w:left w:w="28" w:type="dxa"/>
              <w:bottom w:w="28" w:type="dxa"/>
              <w:right w:w="28" w:type="dxa"/>
            </w:tcMar>
            <w:vAlign w:val="center"/>
          </w:tcPr>
          <w:p w14:paraId="1291DEB9" w14:textId="77777777" w:rsidR="00DB6315" w:rsidRPr="00906B09" w:rsidRDefault="00DB6315" w:rsidP="00EA701A">
            <w:pPr>
              <w:pStyle w:val="TableHeading"/>
              <w:rPr>
                <w:color w:val="FFFFFF" w:themeColor="background1"/>
                <w:sz w:val="18"/>
                <w:szCs w:val="18"/>
              </w:rPr>
            </w:pPr>
            <w:r w:rsidRPr="00906B09">
              <w:rPr>
                <w:color w:val="FFFFFF" w:themeColor="background1"/>
                <w:sz w:val="18"/>
                <w:szCs w:val="18"/>
              </w:rPr>
              <w:t>description</w:t>
            </w:r>
          </w:p>
        </w:tc>
      </w:tr>
      <w:tr w:rsidR="00DB6315" w:rsidRPr="00906B09" w14:paraId="5D29DD46" w14:textId="77777777" w:rsidTr="00DB6315">
        <w:trPr>
          <w:jc w:val="center"/>
        </w:trPr>
        <w:tc>
          <w:tcPr>
            <w:tcW w:w="3404" w:type="dxa"/>
            <w:shd w:val="clear" w:color="auto" w:fill="auto"/>
            <w:tcMar>
              <w:top w:w="28" w:type="dxa"/>
              <w:left w:w="28" w:type="dxa"/>
              <w:bottom w:w="28" w:type="dxa"/>
              <w:right w:w="28" w:type="dxa"/>
            </w:tcMar>
            <w:vAlign w:val="center"/>
          </w:tcPr>
          <w:p w14:paraId="5F73FEF2" w14:textId="77777777" w:rsidR="00DB6315" w:rsidRPr="00906B09" w:rsidRDefault="00DB6315" w:rsidP="00EA701A">
            <w:pPr>
              <w:pStyle w:val="TableContents"/>
              <w:rPr>
                <w:sz w:val="18"/>
                <w:szCs w:val="18"/>
              </w:rPr>
            </w:pPr>
            <w:r w:rsidRPr="00906B09">
              <w:rPr>
                <w:sz w:val="18"/>
                <w:szCs w:val="18"/>
              </w:rPr>
              <w:t>ERS_ALT_2_</w:t>
            </w:r>
          </w:p>
        </w:tc>
        <w:tc>
          <w:tcPr>
            <w:tcW w:w="5596" w:type="dxa"/>
            <w:shd w:val="clear" w:color="auto" w:fill="auto"/>
            <w:tcMar>
              <w:top w:w="28" w:type="dxa"/>
              <w:left w:w="28" w:type="dxa"/>
              <w:bottom w:w="28" w:type="dxa"/>
              <w:right w:w="28" w:type="dxa"/>
            </w:tcMar>
            <w:vAlign w:val="center"/>
          </w:tcPr>
          <w:p w14:paraId="0008657B" w14:textId="77777777" w:rsidR="00DB6315" w:rsidRPr="00906B09" w:rsidRDefault="00DB6315" w:rsidP="00EA701A">
            <w:pPr>
              <w:pStyle w:val="TableContents"/>
              <w:rPr>
                <w:sz w:val="18"/>
                <w:szCs w:val="18"/>
              </w:rPr>
            </w:pPr>
            <w:r w:rsidRPr="00906B09">
              <w:rPr>
                <w:sz w:val="18"/>
                <w:szCs w:val="18"/>
              </w:rPr>
              <w:t>REAPER L2 GDR Product</w:t>
            </w:r>
          </w:p>
        </w:tc>
      </w:tr>
      <w:tr w:rsidR="00DB6315" w:rsidRPr="00906B09" w14:paraId="0B0AD73E" w14:textId="77777777" w:rsidTr="00DB6315">
        <w:trPr>
          <w:jc w:val="center"/>
        </w:trPr>
        <w:tc>
          <w:tcPr>
            <w:tcW w:w="3404" w:type="dxa"/>
            <w:shd w:val="clear" w:color="auto" w:fill="auto"/>
            <w:tcMar>
              <w:top w:w="28" w:type="dxa"/>
              <w:left w:w="28" w:type="dxa"/>
              <w:bottom w:w="28" w:type="dxa"/>
              <w:right w:w="28" w:type="dxa"/>
            </w:tcMar>
            <w:vAlign w:val="center"/>
          </w:tcPr>
          <w:p w14:paraId="2A1AAC1C" w14:textId="77777777" w:rsidR="00DB6315" w:rsidRPr="00906B09" w:rsidRDefault="00DB6315" w:rsidP="00EA701A">
            <w:pPr>
              <w:pStyle w:val="TableContents"/>
              <w:rPr>
                <w:sz w:val="18"/>
                <w:szCs w:val="18"/>
              </w:rPr>
            </w:pPr>
            <w:r w:rsidRPr="00906B09">
              <w:rPr>
                <w:sz w:val="18"/>
                <w:szCs w:val="18"/>
              </w:rPr>
              <w:t>ERS_ALT_2S</w:t>
            </w:r>
          </w:p>
        </w:tc>
        <w:tc>
          <w:tcPr>
            <w:tcW w:w="5596" w:type="dxa"/>
            <w:shd w:val="clear" w:color="auto" w:fill="auto"/>
            <w:tcMar>
              <w:top w:w="28" w:type="dxa"/>
              <w:left w:w="28" w:type="dxa"/>
              <w:bottom w:w="28" w:type="dxa"/>
              <w:right w:w="28" w:type="dxa"/>
            </w:tcMar>
            <w:vAlign w:val="center"/>
          </w:tcPr>
          <w:p w14:paraId="5C4981F1" w14:textId="77777777" w:rsidR="00DB6315" w:rsidRPr="00906B09" w:rsidRDefault="00DB6315" w:rsidP="00EA701A">
            <w:pPr>
              <w:pStyle w:val="TableContents"/>
              <w:rPr>
                <w:sz w:val="18"/>
                <w:szCs w:val="18"/>
              </w:rPr>
            </w:pPr>
            <w:r w:rsidRPr="00906B09">
              <w:rPr>
                <w:sz w:val="18"/>
                <w:szCs w:val="18"/>
              </w:rPr>
              <w:t>REAPER L2 SGDR Product (GDR with echo waveforms)</w:t>
            </w:r>
          </w:p>
        </w:tc>
      </w:tr>
      <w:tr w:rsidR="00DB6315" w:rsidRPr="00906B09" w14:paraId="3F116942" w14:textId="77777777" w:rsidTr="00DB6315">
        <w:trPr>
          <w:jc w:val="center"/>
        </w:trPr>
        <w:tc>
          <w:tcPr>
            <w:tcW w:w="3404" w:type="dxa"/>
            <w:shd w:val="clear" w:color="auto" w:fill="auto"/>
            <w:tcMar>
              <w:top w:w="28" w:type="dxa"/>
              <w:left w:w="28" w:type="dxa"/>
              <w:bottom w:w="28" w:type="dxa"/>
              <w:right w:w="28" w:type="dxa"/>
            </w:tcMar>
            <w:vAlign w:val="center"/>
          </w:tcPr>
          <w:p w14:paraId="39F00D16" w14:textId="77777777" w:rsidR="00DB6315" w:rsidRPr="00906B09" w:rsidRDefault="00DB6315" w:rsidP="00EA701A">
            <w:pPr>
              <w:pStyle w:val="TableContents"/>
              <w:rPr>
                <w:sz w:val="18"/>
                <w:szCs w:val="18"/>
              </w:rPr>
            </w:pPr>
            <w:r w:rsidRPr="00906B09">
              <w:rPr>
                <w:sz w:val="18"/>
                <w:szCs w:val="18"/>
              </w:rPr>
              <w:t>ERS_ALT_2M</w:t>
            </w:r>
          </w:p>
        </w:tc>
        <w:tc>
          <w:tcPr>
            <w:tcW w:w="5596" w:type="dxa"/>
            <w:shd w:val="clear" w:color="auto" w:fill="auto"/>
            <w:tcMar>
              <w:top w:w="28" w:type="dxa"/>
              <w:left w:w="28" w:type="dxa"/>
              <w:bottom w:w="28" w:type="dxa"/>
              <w:right w:w="28" w:type="dxa"/>
            </w:tcMar>
            <w:vAlign w:val="center"/>
          </w:tcPr>
          <w:p w14:paraId="4932DB3C" w14:textId="77777777" w:rsidR="00DB6315" w:rsidRPr="00906B09" w:rsidRDefault="00DB6315" w:rsidP="00EA701A">
            <w:pPr>
              <w:pStyle w:val="TableContents"/>
              <w:rPr>
                <w:sz w:val="18"/>
                <w:szCs w:val="18"/>
              </w:rPr>
            </w:pPr>
            <w:r w:rsidRPr="00906B09">
              <w:rPr>
                <w:sz w:val="18"/>
                <w:szCs w:val="18"/>
              </w:rPr>
              <w:t>REAPER L2 Meteo Product (reduced 1Hz meteo product)</w:t>
            </w:r>
          </w:p>
        </w:tc>
      </w:tr>
    </w:tbl>
    <w:p w14:paraId="19FFE85D" w14:textId="77777777" w:rsidR="00DB6315" w:rsidRPr="00906B09" w:rsidRDefault="00DB6315" w:rsidP="00DB6315"/>
    <w:p w14:paraId="0981F408" w14:textId="77777777" w:rsidR="00DB6315" w:rsidRPr="00906B09" w:rsidRDefault="00C11337" w:rsidP="009757DA">
      <w:pPr>
        <w:pStyle w:val="Heading3"/>
      </w:pPr>
      <w:bookmarkStart w:id="519" w:name="_Toc449978512"/>
      <w:r w:rsidRPr="00906B09">
        <w:lastRenderedPageBreak/>
        <w:t>Sentinel 3 data in netCDF</w:t>
      </w:r>
      <w:bookmarkEnd w:id="519"/>
    </w:p>
    <w:p w14:paraId="597B8BE1" w14:textId="77777777" w:rsidR="00C11337" w:rsidRPr="00906B09" w:rsidRDefault="00C11337" w:rsidP="009757DA">
      <w:pPr>
        <w:pStyle w:val="Caption"/>
        <w:keepNext/>
      </w:pPr>
      <w:bookmarkStart w:id="520" w:name="_Toc449978536"/>
      <w:r w:rsidRPr="00906B09">
        <w:t xml:space="preserve">Table </w:t>
      </w:r>
      <w:r w:rsidR="00172F16" w:rsidRPr="00906B09">
        <w:fldChar w:fldCharType="begin"/>
      </w:r>
      <w:r w:rsidRPr="00906B09">
        <w:instrText xml:space="preserve"> SEQ Table \* ARABIC </w:instrText>
      </w:r>
      <w:r w:rsidR="00172F16" w:rsidRPr="00906B09">
        <w:fldChar w:fldCharType="separate"/>
      </w:r>
      <w:r w:rsidR="00F62EB0">
        <w:rPr>
          <w:noProof/>
        </w:rPr>
        <w:t>17</w:t>
      </w:r>
      <w:r w:rsidR="00172F16" w:rsidRPr="00906B09">
        <w:fldChar w:fldCharType="end"/>
      </w:r>
      <w:r w:rsidRPr="00906B09">
        <w:t>: Sentinel 3 data in netCDF</w:t>
      </w:r>
      <w:bookmarkEnd w:id="520"/>
    </w:p>
    <w:tbl>
      <w:tblPr>
        <w:tblW w:w="9000" w:type="dxa"/>
        <w:jc w:val="center"/>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10" w:type="dxa"/>
          <w:right w:w="10" w:type="dxa"/>
        </w:tblCellMar>
        <w:tblLook w:val="0000" w:firstRow="0" w:lastRow="0" w:firstColumn="0" w:lastColumn="0" w:noHBand="0" w:noVBand="0"/>
      </w:tblPr>
      <w:tblGrid>
        <w:gridCol w:w="3404"/>
        <w:gridCol w:w="5596"/>
      </w:tblGrid>
      <w:tr w:rsidR="00C11337" w:rsidRPr="00906B09" w14:paraId="026FC3A6" w14:textId="77777777" w:rsidTr="00C11337">
        <w:trPr>
          <w:jc w:val="center"/>
        </w:trPr>
        <w:tc>
          <w:tcPr>
            <w:tcW w:w="3404" w:type="dxa"/>
            <w:shd w:val="clear" w:color="auto" w:fill="1C94F8"/>
            <w:tcMar>
              <w:top w:w="28" w:type="dxa"/>
              <w:left w:w="28" w:type="dxa"/>
              <w:bottom w:w="28" w:type="dxa"/>
              <w:right w:w="28" w:type="dxa"/>
            </w:tcMar>
            <w:vAlign w:val="center"/>
          </w:tcPr>
          <w:p w14:paraId="73B220AF" w14:textId="77777777" w:rsidR="00C11337" w:rsidRPr="00906B09" w:rsidRDefault="00C11337" w:rsidP="009757DA">
            <w:pPr>
              <w:pStyle w:val="TableHeading"/>
              <w:keepNext/>
              <w:rPr>
                <w:color w:val="FFFFFF" w:themeColor="background1"/>
                <w:sz w:val="18"/>
                <w:szCs w:val="18"/>
              </w:rPr>
            </w:pPr>
            <w:r w:rsidRPr="00906B09">
              <w:rPr>
                <w:color w:val="FFFFFF" w:themeColor="background1"/>
                <w:sz w:val="18"/>
                <w:szCs w:val="18"/>
              </w:rPr>
              <w:t>product type</w:t>
            </w:r>
          </w:p>
        </w:tc>
        <w:tc>
          <w:tcPr>
            <w:tcW w:w="5596" w:type="dxa"/>
            <w:shd w:val="clear" w:color="auto" w:fill="1C94F8"/>
            <w:tcMar>
              <w:top w:w="28" w:type="dxa"/>
              <w:left w:w="28" w:type="dxa"/>
              <w:bottom w:w="28" w:type="dxa"/>
              <w:right w:w="28" w:type="dxa"/>
            </w:tcMar>
            <w:vAlign w:val="center"/>
          </w:tcPr>
          <w:p w14:paraId="139CD3A3" w14:textId="77777777" w:rsidR="00C11337" w:rsidRPr="00906B09" w:rsidRDefault="00C11337" w:rsidP="009757DA">
            <w:pPr>
              <w:pStyle w:val="TableHeading"/>
              <w:keepNext/>
              <w:rPr>
                <w:color w:val="FFFFFF" w:themeColor="background1"/>
                <w:sz w:val="18"/>
                <w:szCs w:val="18"/>
              </w:rPr>
            </w:pPr>
            <w:r w:rsidRPr="00906B09">
              <w:rPr>
                <w:color w:val="FFFFFF" w:themeColor="background1"/>
                <w:sz w:val="18"/>
                <w:szCs w:val="18"/>
              </w:rPr>
              <w:t>description</w:t>
            </w:r>
          </w:p>
        </w:tc>
      </w:tr>
      <w:tr w:rsidR="00C11337" w:rsidRPr="00906B09" w14:paraId="6728961C" w14:textId="77777777" w:rsidTr="00C11337">
        <w:trPr>
          <w:jc w:val="center"/>
        </w:trPr>
        <w:tc>
          <w:tcPr>
            <w:tcW w:w="3404" w:type="dxa"/>
            <w:shd w:val="clear" w:color="auto" w:fill="auto"/>
            <w:tcMar>
              <w:top w:w="28" w:type="dxa"/>
              <w:left w:w="28" w:type="dxa"/>
              <w:bottom w:w="28" w:type="dxa"/>
              <w:right w:w="28" w:type="dxa"/>
            </w:tcMar>
            <w:vAlign w:val="center"/>
          </w:tcPr>
          <w:p w14:paraId="14B169F6" w14:textId="77777777" w:rsidR="00C11337" w:rsidRPr="00906B09" w:rsidRDefault="00C11337" w:rsidP="009757DA">
            <w:pPr>
              <w:pStyle w:val="TableContents"/>
              <w:keepNext/>
              <w:rPr>
                <w:sz w:val="18"/>
                <w:szCs w:val="18"/>
              </w:rPr>
            </w:pPr>
            <w:r w:rsidRPr="00906B09">
              <w:rPr>
                <w:sz w:val="18"/>
                <w:szCs w:val="18"/>
              </w:rPr>
              <w:t>SR_1_SRA___</w:t>
            </w:r>
          </w:p>
        </w:tc>
        <w:tc>
          <w:tcPr>
            <w:tcW w:w="5596" w:type="dxa"/>
            <w:shd w:val="clear" w:color="auto" w:fill="auto"/>
            <w:tcMar>
              <w:top w:w="28" w:type="dxa"/>
              <w:left w:w="28" w:type="dxa"/>
              <w:bottom w:w="28" w:type="dxa"/>
              <w:right w:w="28" w:type="dxa"/>
            </w:tcMar>
            <w:vAlign w:val="center"/>
          </w:tcPr>
          <w:p w14:paraId="753AADC0" w14:textId="77777777" w:rsidR="00C11337" w:rsidRPr="00906B09" w:rsidRDefault="00C11337" w:rsidP="009757DA">
            <w:pPr>
              <w:pStyle w:val="TableContents"/>
              <w:keepNext/>
              <w:rPr>
                <w:sz w:val="18"/>
                <w:szCs w:val="18"/>
              </w:rPr>
            </w:pPr>
            <w:r w:rsidRPr="00906B09">
              <w:rPr>
                <w:sz w:val="18"/>
                <w:szCs w:val="18"/>
              </w:rPr>
              <w:t>Echos parameters for LRM, PLRM and SAR mode (resolution 20Hz)</w:t>
            </w:r>
          </w:p>
        </w:tc>
      </w:tr>
      <w:tr w:rsidR="00C11337" w:rsidRPr="00906B09" w14:paraId="725C6854" w14:textId="77777777" w:rsidTr="00C11337">
        <w:trPr>
          <w:jc w:val="center"/>
        </w:trPr>
        <w:tc>
          <w:tcPr>
            <w:tcW w:w="3404" w:type="dxa"/>
            <w:shd w:val="clear" w:color="auto" w:fill="auto"/>
            <w:tcMar>
              <w:top w:w="28" w:type="dxa"/>
              <w:left w:w="28" w:type="dxa"/>
              <w:bottom w:w="28" w:type="dxa"/>
              <w:right w:w="28" w:type="dxa"/>
            </w:tcMar>
            <w:vAlign w:val="center"/>
          </w:tcPr>
          <w:p w14:paraId="1B1397A7" w14:textId="77777777" w:rsidR="00C11337" w:rsidRPr="00906B09" w:rsidRDefault="00C11337" w:rsidP="00EA701A">
            <w:pPr>
              <w:pStyle w:val="TableContents"/>
              <w:rPr>
                <w:sz w:val="18"/>
                <w:szCs w:val="18"/>
              </w:rPr>
            </w:pPr>
            <w:r w:rsidRPr="00906B09">
              <w:rPr>
                <w:sz w:val="18"/>
                <w:szCs w:val="18"/>
              </w:rPr>
              <w:t>SR_1_CAL___</w:t>
            </w:r>
          </w:p>
        </w:tc>
        <w:tc>
          <w:tcPr>
            <w:tcW w:w="5596" w:type="dxa"/>
            <w:shd w:val="clear" w:color="auto" w:fill="auto"/>
            <w:tcMar>
              <w:top w:w="28" w:type="dxa"/>
              <w:left w:w="28" w:type="dxa"/>
              <w:bottom w:w="28" w:type="dxa"/>
              <w:right w:w="28" w:type="dxa"/>
            </w:tcMar>
            <w:vAlign w:val="center"/>
          </w:tcPr>
          <w:p w14:paraId="59AD8F39" w14:textId="77777777" w:rsidR="00C11337" w:rsidRPr="00906B09" w:rsidRDefault="00C11337" w:rsidP="00EA701A">
            <w:pPr>
              <w:pStyle w:val="TableContents"/>
              <w:rPr>
                <w:sz w:val="18"/>
                <w:szCs w:val="18"/>
              </w:rPr>
            </w:pPr>
            <w:r w:rsidRPr="00906B09">
              <w:rPr>
                <w:sz w:val="18"/>
                <w:szCs w:val="18"/>
              </w:rPr>
              <w:t>Calibration parameters for LRM and SAR mode</w:t>
            </w:r>
          </w:p>
        </w:tc>
      </w:tr>
      <w:tr w:rsidR="00C11337" w:rsidRPr="00906B09" w14:paraId="51903E7F" w14:textId="77777777" w:rsidTr="00C11337">
        <w:trPr>
          <w:jc w:val="center"/>
        </w:trPr>
        <w:tc>
          <w:tcPr>
            <w:tcW w:w="3404" w:type="dxa"/>
            <w:shd w:val="clear" w:color="auto" w:fill="auto"/>
            <w:tcMar>
              <w:top w:w="28" w:type="dxa"/>
              <w:left w:w="28" w:type="dxa"/>
              <w:bottom w:w="28" w:type="dxa"/>
              <w:right w:w="28" w:type="dxa"/>
            </w:tcMar>
            <w:vAlign w:val="center"/>
          </w:tcPr>
          <w:p w14:paraId="5E1B4A90" w14:textId="77777777" w:rsidR="00C11337" w:rsidRPr="00906B09" w:rsidRDefault="00C11337" w:rsidP="00EA701A">
            <w:pPr>
              <w:pStyle w:val="TableContents"/>
              <w:rPr>
                <w:sz w:val="18"/>
                <w:szCs w:val="18"/>
              </w:rPr>
            </w:pPr>
            <w:r w:rsidRPr="00906B09">
              <w:rPr>
                <w:sz w:val="18"/>
                <w:szCs w:val="18"/>
              </w:rPr>
              <w:t>SR_2_LAN___</w:t>
            </w:r>
          </w:p>
        </w:tc>
        <w:tc>
          <w:tcPr>
            <w:tcW w:w="5596" w:type="dxa"/>
            <w:shd w:val="clear" w:color="auto" w:fill="auto"/>
            <w:tcMar>
              <w:top w:w="28" w:type="dxa"/>
              <w:left w:w="28" w:type="dxa"/>
              <w:bottom w:w="28" w:type="dxa"/>
              <w:right w:w="28" w:type="dxa"/>
            </w:tcMar>
            <w:vAlign w:val="center"/>
          </w:tcPr>
          <w:p w14:paraId="58084D74" w14:textId="77777777" w:rsidR="00C11337" w:rsidRPr="00906B09" w:rsidRDefault="00C11337" w:rsidP="00EA701A">
            <w:pPr>
              <w:pStyle w:val="TableContents"/>
              <w:rPr>
                <w:sz w:val="18"/>
                <w:szCs w:val="18"/>
              </w:rPr>
            </w:pPr>
            <w:r w:rsidRPr="00906B09">
              <w:rPr>
                <w:sz w:val="18"/>
                <w:szCs w:val="18"/>
              </w:rPr>
              <w:t>1-Hz and 20-Hz Ku and C bands parameters (LRM/SAR/PLRM), waveforms. Over Land</w:t>
            </w:r>
          </w:p>
        </w:tc>
      </w:tr>
      <w:tr w:rsidR="00C11337" w:rsidRPr="00906B09" w14:paraId="291F2641" w14:textId="77777777" w:rsidTr="00C11337">
        <w:trPr>
          <w:jc w:val="center"/>
        </w:trPr>
        <w:tc>
          <w:tcPr>
            <w:tcW w:w="3404" w:type="dxa"/>
            <w:shd w:val="clear" w:color="auto" w:fill="auto"/>
            <w:tcMar>
              <w:top w:w="28" w:type="dxa"/>
              <w:left w:w="28" w:type="dxa"/>
              <w:bottom w:w="28" w:type="dxa"/>
              <w:right w:w="28" w:type="dxa"/>
            </w:tcMar>
            <w:vAlign w:val="center"/>
          </w:tcPr>
          <w:p w14:paraId="25BA626F" w14:textId="77777777" w:rsidR="00C11337" w:rsidRPr="00906B09" w:rsidRDefault="00C11337" w:rsidP="00EA701A">
            <w:pPr>
              <w:pStyle w:val="TableContents"/>
              <w:rPr>
                <w:sz w:val="18"/>
                <w:szCs w:val="18"/>
              </w:rPr>
            </w:pPr>
            <w:r w:rsidRPr="00906B09">
              <w:rPr>
                <w:sz w:val="18"/>
                <w:szCs w:val="18"/>
              </w:rPr>
              <w:t>SR_2_WAT___</w:t>
            </w:r>
          </w:p>
        </w:tc>
        <w:tc>
          <w:tcPr>
            <w:tcW w:w="5596" w:type="dxa"/>
            <w:shd w:val="clear" w:color="auto" w:fill="auto"/>
            <w:tcMar>
              <w:top w:w="28" w:type="dxa"/>
              <w:left w:w="28" w:type="dxa"/>
              <w:bottom w:w="28" w:type="dxa"/>
              <w:right w:w="28" w:type="dxa"/>
            </w:tcMar>
            <w:vAlign w:val="center"/>
          </w:tcPr>
          <w:p w14:paraId="7A5EFD0F" w14:textId="77777777" w:rsidR="00C11337" w:rsidRPr="00906B09" w:rsidRDefault="00C11337" w:rsidP="00EA701A">
            <w:pPr>
              <w:pStyle w:val="TableContents"/>
              <w:rPr>
                <w:sz w:val="18"/>
                <w:szCs w:val="18"/>
              </w:rPr>
            </w:pPr>
            <w:r w:rsidRPr="00906B09">
              <w:rPr>
                <w:sz w:val="18"/>
                <w:szCs w:val="18"/>
              </w:rPr>
              <w:t>1-Hz and 20-Hz Ku and C bands parameters (LRM/SAR/PLRM), waveforms. Over Water</w:t>
            </w:r>
          </w:p>
        </w:tc>
      </w:tr>
    </w:tbl>
    <w:p w14:paraId="2B0B648E" w14:textId="77777777" w:rsidR="00C11337" w:rsidRPr="00906B09" w:rsidRDefault="00C11337" w:rsidP="00C11337"/>
    <w:p w14:paraId="6F1D665D" w14:textId="77777777" w:rsidR="00C11337" w:rsidRPr="00906B09" w:rsidRDefault="00ED3568" w:rsidP="00ED3568">
      <w:pPr>
        <w:pStyle w:val="Heading1"/>
      </w:pPr>
      <w:bookmarkStart w:id="521" w:name="_Toc449978513"/>
      <w:r w:rsidRPr="00906B09">
        <w:lastRenderedPageBreak/>
        <w:t>ANNEX B: Y=F(X) parameter file keys</w:t>
      </w:r>
      <w:bookmarkEnd w:id="521"/>
    </w:p>
    <w:p w14:paraId="55ECE243" w14:textId="77777777" w:rsidR="00ED3568" w:rsidRPr="00906B09" w:rsidRDefault="007A118F" w:rsidP="00ED3568">
      <w:r w:rsidRPr="00906B09">
        <w:t>NOTE: The following table of parameter file keyword help can be always be obtained by calling: “BratCreateYFX -k”.</w:t>
      </w:r>
    </w:p>
    <w:p w14:paraId="7BB11481" w14:textId="77777777" w:rsidR="007A118F" w:rsidRPr="00906B09" w:rsidRDefault="007A118F" w:rsidP="00ED3568"/>
    <w:p w14:paraId="536C95D8" w14:textId="77777777" w:rsidR="007A118F" w:rsidRPr="00906B09" w:rsidRDefault="007A118F" w:rsidP="007A118F">
      <w:pPr>
        <w:sectPr w:rsidR="007A118F" w:rsidRPr="00906B09" w:rsidSect="003A3291">
          <w:type w:val="continuous"/>
          <w:pgSz w:w="11907" w:h="16840" w:code="9"/>
          <w:pgMar w:top="1418" w:right="1134" w:bottom="1418" w:left="1134" w:header="709" w:footer="399" w:gutter="0"/>
          <w:cols w:space="708"/>
          <w:docGrid w:linePitch="360"/>
        </w:sectPr>
      </w:pPr>
    </w:p>
    <w:p w14:paraId="07BD586A" w14:textId="77777777" w:rsidR="007A118F" w:rsidRPr="00906B09" w:rsidRDefault="007A118F" w:rsidP="007A118F">
      <w:pPr>
        <w:rPr>
          <w:b/>
        </w:rPr>
      </w:pPr>
      <w:r w:rsidRPr="00906B09">
        <w:rPr>
          <w:b/>
        </w:rPr>
        <w:lastRenderedPageBreak/>
        <w:t>FILE</w:t>
      </w:r>
    </w:p>
    <w:p w14:paraId="05F57EED" w14:textId="77777777" w:rsidR="007A118F" w:rsidRPr="00906B09" w:rsidRDefault="007A118F" w:rsidP="007A118F">
      <w:pPr>
        <w:jc w:val="left"/>
        <w:sectPr w:rsidR="007A118F" w:rsidRPr="00906B09" w:rsidSect="007A118F">
          <w:type w:val="continuous"/>
          <w:pgSz w:w="11907" w:h="16840" w:code="9"/>
          <w:pgMar w:top="1418" w:right="1134" w:bottom="1418" w:left="1134" w:header="709" w:footer="399" w:gutter="0"/>
          <w:cols w:num="2" w:space="708" w:equalWidth="0">
            <w:col w:w="2741" w:space="708"/>
            <w:col w:w="6190"/>
          </w:cols>
          <w:docGrid w:linePitch="360"/>
        </w:sectPr>
      </w:pPr>
      <w:r w:rsidRPr="00906B09">
        <w:lastRenderedPageBreak/>
        <w:t>Type : Str</w:t>
      </w:r>
      <w:r w:rsidRPr="00906B09">
        <w:tab/>
        <w:t>Count : [1-n]</w:t>
      </w:r>
    </w:p>
    <w:p w14:paraId="36130837" w14:textId="77777777" w:rsidR="007A118F" w:rsidRPr="00906B09" w:rsidRDefault="007A118F" w:rsidP="00905A8B">
      <w:pPr>
        <w:ind w:left="3408"/>
      </w:pPr>
      <w:r w:rsidRPr="00906B09">
        <w:lastRenderedPageBreak/>
        <w:t>Input file name.</w:t>
      </w:r>
    </w:p>
    <w:p w14:paraId="132EEFB7" w14:textId="77777777" w:rsidR="007A118F" w:rsidRPr="00906B09" w:rsidRDefault="007A118F" w:rsidP="007A118F"/>
    <w:p w14:paraId="0AAEE8C5" w14:textId="77777777" w:rsidR="00905A8B" w:rsidRPr="00906B09" w:rsidRDefault="00905A8B" w:rsidP="007A118F">
      <w:pPr>
        <w:sectPr w:rsidR="00905A8B" w:rsidRPr="00906B09" w:rsidSect="003A3291">
          <w:type w:val="continuous"/>
          <w:pgSz w:w="11907" w:h="16840" w:code="9"/>
          <w:pgMar w:top="1418" w:right="1134" w:bottom="1418" w:left="1134" w:header="709" w:footer="399" w:gutter="0"/>
          <w:cols w:space="708"/>
          <w:docGrid w:linePitch="360"/>
        </w:sectPr>
      </w:pPr>
    </w:p>
    <w:p w14:paraId="73248443" w14:textId="77777777" w:rsidR="00905A8B" w:rsidRPr="00906B09" w:rsidRDefault="00905A8B" w:rsidP="007A118F">
      <w:pPr>
        <w:rPr>
          <w:b/>
        </w:rPr>
      </w:pPr>
      <w:r w:rsidRPr="00906B09">
        <w:rPr>
          <w:b/>
        </w:rPr>
        <w:lastRenderedPageBreak/>
        <w:t>RECORD</w:t>
      </w:r>
    </w:p>
    <w:p w14:paraId="5AF2EF1B" w14:textId="77777777" w:rsidR="00905A8B" w:rsidRPr="00906B09" w:rsidRDefault="007A118F" w:rsidP="00905A8B">
      <w:pPr>
        <w:jc w:val="left"/>
        <w:sectPr w:rsidR="00905A8B" w:rsidRPr="00906B09" w:rsidSect="00905A8B">
          <w:type w:val="continuous"/>
          <w:pgSz w:w="11907" w:h="16840" w:code="9"/>
          <w:pgMar w:top="1418" w:right="1134" w:bottom="1418" w:left="1134" w:header="709" w:footer="399" w:gutter="0"/>
          <w:cols w:num="2" w:space="708" w:equalWidth="0">
            <w:col w:w="2741" w:space="708"/>
            <w:col w:w="6190"/>
          </w:cols>
          <w:docGrid w:linePitch="360"/>
        </w:sectPr>
      </w:pPr>
      <w:r w:rsidRPr="00906B09">
        <w:lastRenderedPageBreak/>
        <w:t>Type : Str</w:t>
      </w:r>
      <w:r w:rsidRPr="00906B09">
        <w:tab/>
        <w:t>Count : 1</w:t>
      </w:r>
    </w:p>
    <w:p w14:paraId="34CBC6E3" w14:textId="77777777" w:rsidR="007A118F" w:rsidRPr="00906B09" w:rsidRDefault="007A118F" w:rsidP="00905A8B">
      <w:pPr>
        <w:ind w:left="3124"/>
      </w:pPr>
      <w:r w:rsidRPr="00906B09">
        <w:lastRenderedPageBreak/>
        <w:tab/>
        <w:t>Record set name to take into account for a file.</w:t>
      </w:r>
    </w:p>
    <w:p w14:paraId="0899B169" w14:textId="77777777" w:rsidR="00905A8B" w:rsidRPr="00906B09" w:rsidRDefault="00905A8B" w:rsidP="007A118F">
      <w:pPr>
        <w:sectPr w:rsidR="00905A8B" w:rsidRPr="00906B09" w:rsidSect="00905A8B">
          <w:type w:val="continuous"/>
          <w:pgSz w:w="11907" w:h="16840" w:code="9"/>
          <w:pgMar w:top="1418" w:right="1134" w:bottom="1418" w:left="1134" w:header="709" w:footer="399" w:gutter="0"/>
          <w:cols w:space="708"/>
          <w:docGrid w:linePitch="360"/>
        </w:sectPr>
      </w:pPr>
    </w:p>
    <w:p w14:paraId="0B37AC70" w14:textId="77777777" w:rsidR="007A118F" w:rsidRPr="00906B09" w:rsidRDefault="007A118F" w:rsidP="007A118F"/>
    <w:p w14:paraId="71DF0D5D" w14:textId="77777777" w:rsidR="00905A8B" w:rsidRPr="00906B09" w:rsidRDefault="00905A8B" w:rsidP="007A118F">
      <w:pPr>
        <w:sectPr w:rsidR="00905A8B" w:rsidRPr="00906B09" w:rsidSect="003A3291">
          <w:type w:val="continuous"/>
          <w:pgSz w:w="11907" w:h="16840" w:code="9"/>
          <w:pgMar w:top="1418" w:right="1134" w:bottom="1418" w:left="1134" w:header="709" w:footer="399" w:gutter="0"/>
          <w:cols w:space="708"/>
          <w:docGrid w:linePitch="360"/>
        </w:sectPr>
      </w:pPr>
    </w:p>
    <w:p w14:paraId="1510B055" w14:textId="77777777" w:rsidR="00905A8B" w:rsidRPr="00906B09" w:rsidRDefault="00905A8B" w:rsidP="007A118F">
      <w:pPr>
        <w:rPr>
          <w:b/>
        </w:rPr>
      </w:pPr>
      <w:r w:rsidRPr="00906B09">
        <w:rPr>
          <w:b/>
        </w:rPr>
        <w:lastRenderedPageBreak/>
        <w:t>OUTPUT</w:t>
      </w:r>
    </w:p>
    <w:p w14:paraId="3C4976FC" w14:textId="77777777" w:rsidR="00905A8B" w:rsidRPr="00906B09" w:rsidRDefault="007A118F" w:rsidP="00905A8B">
      <w:pPr>
        <w:jc w:val="left"/>
        <w:sectPr w:rsidR="00905A8B" w:rsidRPr="00906B09" w:rsidSect="00905A8B">
          <w:type w:val="continuous"/>
          <w:pgSz w:w="11907" w:h="16840" w:code="9"/>
          <w:pgMar w:top="1418" w:right="1134" w:bottom="1418" w:left="1134" w:header="709" w:footer="399" w:gutter="0"/>
          <w:cols w:num="2" w:space="708" w:equalWidth="0">
            <w:col w:w="2741" w:space="708"/>
            <w:col w:w="6190"/>
          </w:cols>
          <w:docGrid w:linePitch="360"/>
        </w:sectPr>
      </w:pPr>
      <w:r w:rsidRPr="00906B09">
        <w:lastRenderedPageBreak/>
        <w:t>Type : Str</w:t>
      </w:r>
      <w:r w:rsidRPr="00906B09">
        <w:tab/>
        <w:t>Count : 1</w:t>
      </w:r>
    </w:p>
    <w:p w14:paraId="69666DAC" w14:textId="77777777" w:rsidR="007A118F" w:rsidRPr="00906B09" w:rsidRDefault="007A118F" w:rsidP="00905A8B">
      <w:pPr>
        <w:ind w:left="3124"/>
      </w:pPr>
      <w:r w:rsidRPr="00906B09">
        <w:lastRenderedPageBreak/>
        <w:tab/>
        <w:t>Name of created/modified file.</w:t>
      </w:r>
    </w:p>
    <w:p w14:paraId="198A4E4E" w14:textId="77777777" w:rsidR="007A118F" w:rsidRPr="00906B09" w:rsidRDefault="007A118F" w:rsidP="007A118F"/>
    <w:p w14:paraId="69EAD29C" w14:textId="77777777" w:rsidR="00905A8B" w:rsidRPr="00906B09" w:rsidRDefault="00905A8B" w:rsidP="007A118F">
      <w:pPr>
        <w:sectPr w:rsidR="00905A8B" w:rsidRPr="00906B09" w:rsidSect="003A3291">
          <w:type w:val="continuous"/>
          <w:pgSz w:w="11907" w:h="16840" w:code="9"/>
          <w:pgMar w:top="1418" w:right="1134" w:bottom="1418" w:left="1134" w:header="709" w:footer="399" w:gutter="0"/>
          <w:cols w:space="708"/>
          <w:docGrid w:linePitch="360"/>
        </w:sectPr>
      </w:pPr>
    </w:p>
    <w:p w14:paraId="709EA76D" w14:textId="77777777" w:rsidR="00905A8B" w:rsidRPr="00906B09" w:rsidRDefault="00905A8B" w:rsidP="007A118F">
      <w:pPr>
        <w:rPr>
          <w:b/>
        </w:rPr>
      </w:pPr>
      <w:r w:rsidRPr="00906B09">
        <w:rPr>
          <w:b/>
        </w:rPr>
        <w:lastRenderedPageBreak/>
        <w:t>OUTPUT_TITLE</w:t>
      </w:r>
    </w:p>
    <w:p w14:paraId="1189EB00" w14:textId="77777777" w:rsidR="00905A8B" w:rsidRPr="00906B09" w:rsidRDefault="007A118F" w:rsidP="00905A8B">
      <w:pPr>
        <w:jc w:val="left"/>
        <w:sectPr w:rsidR="00905A8B" w:rsidRPr="00906B09" w:rsidSect="00905A8B">
          <w:type w:val="continuous"/>
          <w:pgSz w:w="11907" w:h="16840" w:code="9"/>
          <w:pgMar w:top="1418" w:right="1134" w:bottom="1418" w:left="1134" w:header="709" w:footer="399" w:gutter="0"/>
          <w:cols w:num="2" w:space="708" w:equalWidth="0">
            <w:col w:w="2741" w:space="708"/>
            <w:col w:w="6190"/>
          </w:cols>
          <w:docGrid w:linePitch="360"/>
        </w:sectPr>
      </w:pPr>
      <w:r w:rsidRPr="00906B09">
        <w:lastRenderedPageBreak/>
        <w:t>Type : Str</w:t>
      </w:r>
      <w:r w:rsidRPr="00906B09">
        <w:tab/>
        <w:t>Count : [0-1]</w:t>
      </w:r>
    </w:p>
    <w:p w14:paraId="73090FC7" w14:textId="77777777" w:rsidR="007A118F" w:rsidRPr="00906B09" w:rsidRDefault="007A118F" w:rsidP="00905A8B">
      <w:pPr>
        <w:ind w:left="3408"/>
      </w:pPr>
      <w:r w:rsidRPr="00906B09">
        <w:lastRenderedPageBreak/>
        <w:t>Title of created/modif</w:t>
      </w:r>
      <w:r w:rsidR="00905A8B" w:rsidRPr="00906B09">
        <w:t xml:space="preserve">ied file (string describing the </w:t>
      </w:r>
      <w:r w:rsidRPr="00906B09">
        <w:t>content and which sh</w:t>
      </w:r>
      <w:r w:rsidR="00905A8B" w:rsidRPr="00906B09">
        <w:t xml:space="preserve">ould appear as a graphic title, </w:t>
      </w:r>
      <w:r w:rsidRPr="00906B09">
        <w:t>for example).</w:t>
      </w:r>
    </w:p>
    <w:p w14:paraId="3DAF28A6" w14:textId="77777777" w:rsidR="007A118F" w:rsidRPr="00906B09" w:rsidRDefault="007A118F" w:rsidP="00905A8B">
      <w:pPr>
        <w:ind w:left="3408"/>
      </w:pPr>
      <w:r w:rsidRPr="00906B09">
        <w:t>(Default="")</w:t>
      </w:r>
    </w:p>
    <w:p w14:paraId="03B73CC1" w14:textId="77777777" w:rsidR="007A118F" w:rsidRPr="00906B09" w:rsidRDefault="007A118F" w:rsidP="007A118F"/>
    <w:p w14:paraId="27A2606D" w14:textId="77777777" w:rsidR="00905A8B" w:rsidRPr="00906B09" w:rsidRDefault="00905A8B" w:rsidP="007A118F">
      <w:pPr>
        <w:sectPr w:rsidR="00905A8B" w:rsidRPr="00906B09" w:rsidSect="003A3291">
          <w:type w:val="continuous"/>
          <w:pgSz w:w="11907" w:h="16840" w:code="9"/>
          <w:pgMar w:top="1418" w:right="1134" w:bottom="1418" w:left="1134" w:header="709" w:footer="399" w:gutter="0"/>
          <w:cols w:space="708"/>
          <w:docGrid w:linePitch="360"/>
        </w:sectPr>
      </w:pPr>
    </w:p>
    <w:p w14:paraId="1B5A04CD" w14:textId="77777777" w:rsidR="00905A8B" w:rsidRPr="00906B09" w:rsidRDefault="00905A8B" w:rsidP="007A118F">
      <w:pPr>
        <w:rPr>
          <w:b/>
        </w:rPr>
      </w:pPr>
      <w:r w:rsidRPr="00906B09">
        <w:rPr>
          <w:b/>
        </w:rPr>
        <w:lastRenderedPageBreak/>
        <w:t>SELECT</w:t>
      </w:r>
    </w:p>
    <w:p w14:paraId="6776DFB9" w14:textId="77777777" w:rsidR="007A118F" w:rsidRPr="00906B09" w:rsidRDefault="007A118F" w:rsidP="007A118F">
      <w:r w:rsidRPr="00906B09">
        <w:lastRenderedPageBreak/>
        <w:t>Type : Expr Count : [0-n]</w:t>
      </w:r>
    </w:p>
    <w:p w14:paraId="56719F56" w14:textId="77777777" w:rsidR="00905A8B" w:rsidRPr="00906B09" w:rsidRDefault="00905A8B" w:rsidP="007A118F">
      <w:pPr>
        <w:sectPr w:rsidR="00905A8B" w:rsidRPr="00906B09" w:rsidSect="00905A8B">
          <w:type w:val="continuous"/>
          <w:pgSz w:w="11907" w:h="16840" w:code="9"/>
          <w:pgMar w:top="1418" w:right="1134" w:bottom="1418" w:left="1134" w:header="709" w:footer="399" w:gutter="0"/>
          <w:cols w:num="2" w:space="708" w:equalWidth="0">
            <w:col w:w="2741" w:space="708"/>
            <w:col w:w="6190"/>
          </w:cols>
          <w:docGrid w:linePitch="360"/>
        </w:sectPr>
      </w:pPr>
    </w:p>
    <w:p w14:paraId="5FFA8BFE" w14:textId="77777777" w:rsidR="007A118F" w:rsidRPr="00906B09" w:rsidRDefault="007A118F" w:rsidP="00905A8B">
      <w:pPr>
        <w:ind w:left="3124"/>
      </w:pPr>
      <w:r w:rsidRPr="00906B09">
        <w:lastRenderedPageBreak/>
        <w:tab/>
        <w:t>True for record values selected.</w:t>
      </w:r>
    </w:p>
    <w:p w14:paraId="29D982BD" w14:textId="77777777" w:rsidR="007A118F" w:rsidRPr="00906B09" w:rsidRDefault="007A118F" w:rsidP="00905A8B">
      <w:pPr>
        <w:ind w:left="3124"/>
      </w:pPr>
      <w:r w:rsidRPr="00906B09">
        <w:tab/>
        <w:t>(Default=1)</w:t>
      </w:r>
    </w:p>
    <w:p w14:paraId="187962FB" w14:textId="77777777" w:rsidR="007A118F" w:rsidRPr="00906B09" w:rsidRDefault="007A118F" w:rsidP="007A118F"/>
    <w:p w14:paraId="03D6F441" w14:textId="77777777" w:rsidR="00EA701A" w:rsidRPr="00906B09" w:rsidRDefault="00EA701A" w:rsidP="007A118F">
      <w:pPr>
        <w:sectPr w:rsidR="00EA701A" w:rsidRPr="00906B09" w:rsidSect="003A3291">
          <w:type w:val="continuous"/>
          <w:pgSz w:w="11907" w:h="16840" w:code="9"/>
          <w:pgMar w:top="1418" w:right="1134" w:bottom="1418" w:left="1134" w:header="709" w:footer="399" w:gutter="0"/>
          <w:cols w:space="708"/>
          <w:docGrid w:linePitch="360"/>
        </w:sectPr>
      </w:pPr>
    </w:p>
    <w:p w14:paraId="68651683" w14:textId="77777777" w:rsidR="00EA701A" w:rsidRPr="00906B09" w:rsidRDefault="00EA701A" w:rsidP="007A118F">
      <w:pPr>
        <w:rPr>
          <w:b/>
        </w:rPr>
      </w:pPr>
      <w:r w:rsidRPr="00906B09">
        <w:rPr>
          <w:b/>
        </w:rPr>
        <w:lastRenderedPageBreak/>
        <w:t>FIELD</w:t>
      </w:r>
    </w:p>
    <w:p w14:paraId="091D8293" w14:textId="77777777" w:rsidR="00EA701A" w:rsidRPr="00906B09" w:rsidRDefault="007A118F" w:rsidP="00EA701A">
      <w:pPr>
        <w:jc w:val="left"/>
        <w:sectPr w:rsidR="00EA701A" w:rsidRPr="00906B09" w:rsidSect="00EA701A">
          <w:type w:val="continuous"/>
          <w:pgSz w:w="11907" w:h="16840" w:code="9"/>
          <w:pgMar w:top="1418" w:right="1134" w:bottom="1418" w:left="1134" w:header="709" w:footer="399" w:gutter="0"/>
          <w:cols w:num="2" w:space="708" w:equalWidth="0">
            <w:col w:w="2741" w:space="708"/>
            <w:col w:w="6190"/>
          </w:cols>
          <w:docGrid w:linePitch="360"/>
        </w:sectPr>
      </w:pPr>
      <w:r w:rsidRPr="00906B09">
        <w:lastRenderedPageBreak/>
        <w:t>Type : Expr Count : [1-20]=X</w:t>
      </w:r>
    </w:p>
    <w:p w14:paraId="4C26F2DB" w14:textId="77777777" w:rsidR="007A118F" w:rsidRPr="00906B09" w:rsidRDefault="007A118F" w:rsidP="00EA701A">
      <w:pPr>
        <w:ind w:left="3124"/>
      </w:pPr>
      <w:r w:rsidRPr="00906B09">
        <w:lastRenderedPageBreak/>
        <w:tab/>
        <w:t>Expression of fields of *RECORD* to take into account.</w:t>
      </w:r>
    </w:p>
    <w:p w14:paraId="0D3F90E8" w14:textId="77777777" w:rsidR="007A118F" w:rsidRPr="00906B09" w:rsidRDefault="007A118F" w:rsidP="007A118F"/>
    <w:p w14:paraId="5AA6C37C" w14:textId="77777777" w:rsidR="00EA701A" w:rsidRPr="00906B09" w:rsidRDefault="00EA701A" w:rsidP="007A118F">
      <w:pPr>
        <w:sectPr w:rsidR="00EA701A" w:rsidRPr="00906B09" w:rsidSect="003A3291">
          <w:type w:val="continuous"/>
          <w:pgSz w:w="11907" w:h="16840" w:code="9"/>
          <w:pgMar w:top="1418" w:right="1134" w:bottom="1418" w:left="1134" w:header="709" w:footer="399" w:gutter="0"/>
          <w:cols w:space="708"/>
          <w:docGrid w:linePitch="360"/>
        </w:sectPr>
      </w:pPr>
    </w:p>
    <w:p w14:paraId="4AA65685" w14:textId="77777777" w:rsidR="00EA701A" w:rsidRPr="00906B09" w:rsidRDefault="00EA701A" w:rsidP="007A118F">
      <w:pPr>
        <w:rPr>
          <w:b/>
        </w:rPr>
      </w:pPr>
      <w:r w:rsidRPr="00906B09">
        <w:rPr>
          <w:b/>
        </w:rPr>
        <w:lastRenderedPageBreak/>
        <w:t>FIELD_NAME</w:t>
      </w:r>
    </w:p>
    <w:p w14:paraId="6A520A6D" w14:textId="77777777" w:rsidR="007A118F" w:rsidRPr="00906B09" w:rsidRDefault="007A118F" w:rsidP="007A118F">
      <w:r w:rsidRPr="00906B09">
        <w:lastRenderedPageBreak/>
        <w:t>Type : Name Count : X</w:t>
      </w:r>
    </w:p>
    <w:p w14:paraId="6866D6D4" w14:textId="77777777" w:rsidR="00EA701A" w:rsidRPr="00906B09" w:rsidRDefault="00EA701A" w:rsidP="007A118F">
      <w:pPr>
        <w:sectPr w:rsidR="00EA701A" w:rsidRPr="00906B09" w:rsidSect="00EA701A">
          <w:type w:val="continuous"/>
          <w:pgSz w:w="11907" w:h="16840" w:code="9"/>
          <w:pgMar w:top="1418" w:right="1134" w:bottom="1418" w:left="1134" w:header="709" w:footer="399" w:gutter="0"/>
          <w:cols w:num="2" w:space="708" w:equalWidth="0">
            <w:col w:w="2741" w:space="708"/>
            <w:col w:w="6190"/>
          </w:cols>
          <w:docGrid w:linePitch="360"/>
        </w:sectPr>
      </w:pPr>
    </w:p>
    <w:p w14:paraId="4C4C7E0C" w14:textId="77777777" w:rsidR="007A118F" w:rsidRPr="00906B09" w:rsidRDefault="007A118F" w:rsidP="00EA701A">
      <w:pPr>
        <w:ind w:left="3124"/>
      </w:pPr>
      <w:r w:rsidRPr="00906B09">
        <w:lastRenderedPageBreak/>
        <w:tab/>
        <w:t>Name of the *FIELD* data</w:t>
      </w:r>
    </w:p>
    <w:p w14:paraId="2D8C75F1" w14:textId="77777777" w:rsidR="007A118F" w:rsidRPr="00906B09" w:rsidRDefault="007A118F" w:rsidP="007A118F"/>
    <w:p w14:paraId="00956164" w14:textId="77777777" w:rsidR="00912153" w:rsidRPr="00906B09" w:rsidRDefault="00912153" w:rsidP="007A118F">
      <w:pPr>
        <w:sectPr w:rsidR="00912153" w:rsidRPr="00906B09" w:rsidSect="003A3291">
          <w:type w:val="continuous"/>
          <w:pgSz w:w="11907" w:h="16840" w:code="9"/>
          <w:pgMar w:top="1418" w:right="1134" w:bottom="1418" w:left="1134" w:header="709" w:footer="399" w:gutter="0"/>
          <w:cols w:space="708"/>
          <w:docGrid w:linePitch="360"/>
        </w:sectPr>
      </w:pPr>
    </w:p>
    <w:p w14:paraId="7DC5EDB3" w14:textId="77777777" w:rsidR="00912153" w:rsidRPr="00906B09" w:rsidRDefault="00912153" w:rsidP="007A118F">
      <w:pPr>
        <w:rPr>
          <w:b/>
        </w:rPr>
      </w:pPr>
      <w:r w:rsidRPr="00906B09">
        <w:rPr>
          <w:b/>
        </w:rPr>
        <w:lastRenderedPageBreak/>
        <w:t>FIELD_TYPE</w:t>
      </w:r>
    </w:p>
    <w:p w14:paraId="2D3CEAF5" w14:textId="77777777" w:rsidR="00912153" w:rsidRPr="00906B09" w:rsidRDefault="007A118F" w:rsidP="00912153">
      <w:pPr>
        <w:jc w:val="left"/>
        <w:sectPr w:rsidR="00912153" w:rsidRPr="00906B09" w:rsidSect="00912153">
          <w:type w:val="continuous"/>
          <w:pgSz w:w="11907" w:h="16840" w:code="9"/>
          <w:pgMar w:top="1418" w:right="1134" w:bottom="1418" w:left="1134" w:header="709" w:footer="399" w:gutter="0"/>
          <w:cols w:num="2" w:space="708" w:equalWidth="0">
            <w:col w:w="2741" w:space="708"/>
            <w:col w:w="6190"/>
          </w:cols>
          <w:docGrid w:linePitch="360"/>
        </w:sectPr>
      </w:pPr>
      <w:r w:rsidRPr="00906B09">
        <w:lastRenderedPageBreak/>
        <w:t>Type : KW1</w:t>
      </w:r>
      <w:r w:rsidRPr="00906B09">
        <w:tab/>
        <w:t>Count : X</w:t>
      </w:r>
    </w:p>
    <w:p w14:paraId="150E92D9" w14:textId="77777777" w:rsidR="007A118F" w:rsidRPr="00906B09" w:rsidRDefault="007A118F" w:rsidP="00912153">
      <w:pPr>
        <w:ind w:left="3124"/>
      </w:pPr>
      <w:r w:rsidRPr="00906B09">
        <w:lastRenderedPageBreak/>
        <w:tab/>
        <w:t>Type of *FIELD* data.</w:t>
      </w:r>
    </w:p>
    <w:p w14:paraId="6B243A23" w14:textId="77777777" w:rsidR="007A118F" w:rsidRPr="00906B09" w:rsidRDefault="007A118F" w:rsidP="007A118F"/>
    <w:p w14:paraId="67D75077" w14:textId="77777777" w:rsidR="00912153" w:rsidRPr="00906B09" w:rsidRDefault="00912153" w:rsidP="007A118F">
      <w:pPr>
        <w:sectPr w:rsidR="00912153" w:rsidRPr="00906B09" w:rsidSect="003A3291">
          <w:type w:val="continuous"/>
          <w:pgSz w:w="11907" w:h="16840" w:code="9"/>
          <w:pgMar w:top="1418" w:right="1134" w:bottom="1418" w:left="1134" w:header="709" w:footer="399" w:gutter="0"/>
          <w:cols w:space="708"/>
          <w:docGrid w:linePitch="360"/>
        </w:sectPr>
      </w:pPr>
    </w:p>
    <w:p w14:paraId="4A36D9E5" w14:textId="77777777" w:rsidR="00912153" w:rsidRPr="00906B09" w:rsidRDefault="00912153" w:rsidP="007A118F">
      <w:pPr>
        <w:rPr>
          <w:b/>
        </w:rPr>
      </w:pPr>
      <w:r w:rsidRPr="00906B09">
        <w:rPr>
          <w:b/>
        </w:rPr>
        <w:lastRenderedPageBreak/>
        <w:t>FIELD_UNIT</w:t>
      </w:r>
    </w:p>
    <w:p w14:paraId="3551F8EA" w14:textId="77777777" w:rsidR="007A118F" w:rsidRPr="00906B09" w:rsidRDefault="007A118F" w:rsidP="007A118F">
      <w:r w:rsidRPr="00906B09">
        <w:lastRenderedPageBreak/>
        <w:t>Type : Unit Count : X</w:t>
      </w:r>
    </w:p>
    <w:p w14:paraId="24C6F0DE" w14:textId="77777777" w:rsidR="00912153" w:rsidRPr="00906B09" w:rsidRDefault="00912153" w:rsidP="007A118F">
      <w:pPr>
        <w:sectPr w:rsidR="00912153" w:rsidRPr="00906B09" w:rsidSect="00912153">
          <w:type w:val="continuous"/>
          <w:pgSz w:w="11907" w:h="16840" w:code="9"/>
          <w:pgMar w:top="1418" w:right="1134" w:bottom="1418" w:left="1134" w:header="709" w:footer="399" w:gutter="0"/>
          <w:cols w:num="2" w:space="708" w:equalWidth="0">
            <w:col w:w="2741" w:space="708"/>
            <w:col w:w="6190"/>
          </w:cols>
          <w:docGrid w:linePitch="360"/>
        </w:sectPr>
      </w:pPr>
    </w:p>
    <w:p w14:paraId="7F132F8A" w14:textId="77777777" w:rsidR="007A118F" w:rsidRPr="00906B09" w:rsidRDefault="007A118F" w:rsidP="00912153">
      <w:pPr>
        <w:ind w:left="3124"/>
      </w:pPr>
      <w:r w:rsidRPr="00906B09">
        <w:lastRenderedPageBreak/>
        <w:tab/>
        <w:t>Unit of *FIELD* expression.</w:t>
      </w:r>
    </w:p>
    <w:p w14:paraId="1E13B87F" w14:textId="77777777" w:rsidR="007A118F" w:rsidRPr="00906B09" w:rsidRDefault="007A118F" w:rsidP="007A118F"/>
    <w:p w14:paraId="7599A13F" w14:textId="77777777" w:rsidR="00912153" w:rsidRPr="00906B09" w:rsidRDefault="00912153" w:rsidP="007A118F">
      <w:pPr>
        <w:sectPr w:rsidR="00912153" w:rsidRPr="00906B09" w:rsidSect="003A3291">
          <w:type w:val="continuous"/>
          <w:pgSz w:w="11907" w:h="16840" w:code="9"/>
          <w:pgMar w:top="1418" w:right="1134" w:bottom="1418" w:left="1134" w:header="709" w:footer="399" w:gutter="0"/>
          <w:cols w:space="708"/>
          <w:docGrid w:linePitch="360"/>
        </w:sectPr>
      </w:pPr>
    </w:p>
    <w:p w14:paraId="21CBE82C" w14:textId="77777777" w:rsidR="00912153" w:rsidRPr="00906B09" w:rsidRDefault="00912153" w:rsidP="007A118F">
      <w:pPr>
        <w:rPr>
          <w:b/>
        </w:rPr>
      </w:pPr>
      <w:r w:rsidRPr="00906B09">
        <w:rPr>
          <w:b/>
        </w:rPr>
        <w:lastRenderedPageBreak/>
        <w:t>FIELD_TITLE</w:t>
      </w:r>
    </w:p>
    <w:p w14:paraId="2696A43F" w14:textId="77777777" w:rsidR="007A118F" w:rsidRPr="00906B09" w:rsidRDefault="007A118F" w:rsidP="007A118F">
      <w:r w:rsidRPr="00906B09">
        <w:lastRenderedPageBreak/>
        <w:t>Type : Str</w:t>
      </w:r>
      <w:r w:rsidRPr="00906B09">
        <w:tab/>
        <w:t>Count : X</w:t>
      </w:r>
    </w:p>
    <w:p w14:paraId="7C27CA91" w14:textId="77777777" w:rsidR="00912153" w:rsidRPr="00906B09" w:rsidRDefault="00912153" w:rsidP="007A118F">
      <w:pPr>
        <w:sectPr w:rsidR="00912153" w:rsidRPr="00906B09" w:rsidSect="00912153">
          <w:type w:val="continuous"/>
          <w:pgSz w:w="11907" w:h="16840" w:code="9"/>
          <w:pgMar w:top="1418" w:right="1134" w:bottom="1418" w:left="1134" w:header="709" w:footer="399" w:gutter="0"/>
          <w:cols w:num="2" w:space="708" w:equalWidth="0">
            <w:col w:w="2741" w:space="708"/>
            <w:col w:w="6190"/>
          </w:cols>
          <w:docGrid w:linePitch="360"/>
        </w:sectPr>
      </w:pPr>
    </w:p>
    <w:p w14:paraId="1D931A09" w14:textId="77777777" w:rsidR="007A118F" w:rsidRPr="00906B09" w:rsidRDefault="007A118F" w:rsidP="00912153">
      <w:pPr>
        <w:ind w:left="3408"/>
      </w:pPr>
      <w:r w:rsidRPr="00906B09">
        <w:lastRenderedPageBreak/>
        <w:t>Long name describing *F</w:t>
      </w:r>
      <w:r w:rsidR="00912153" w:rsidRPr="00906B09">
        <w:t xml:space="preserve">IELD*. The one which should </w:t>
      </w:r>
      <w:r w:rsidRPr="00906B09">
        <w:t>appear in graphics on axis or legends, for example.</w:t>
      </w:r>
    </w:p>
    <w:p w14:paraId="2F5A7A67" w14:textId="77777777" w:rsidR="007A118F" w:rsidRPr="00906B09" w:rsidRDefault="007A118F" w:rsidP="007A118F"/>
    <w:p w14:paraId="3D167E8F" w14:textId="77777777" w:rsidR="00912153" w:rsidRPr="00906B09" w:rsidRDefault="00912153" w:rsidP="007A118F">
      <w:pPr>
        <w:sectPr w:rsidR="00912153" w:rsidRPr="00906B09" w:rsidSect="003A3291">
          <w:type w:val="continuous"/>
          <w:pgSz w:w="11907" w:h="16840" w:code="9"/>
          <w:pgMar w:top="1418" w:right="1134" w:bottom="1418" w:left="1134" w:header="709" w:footer="399" w:gutter="0"/>
          <w:cols w:space="708"/>
          <w:docGrid w:linePitch="360"/>
        </w:sectPr>
      </w:pPr>
    </w:p>
    <w:p w14:paraId="2302162F" w14:textId="77777777" w:rsidR="00912153" w:rsidRPr="00906B09" w:rsidRDefault="00912153" w:rsidP="00912153">
      <w:pPr>
        <w:keepNext/>
        <w:rPr>
          <w:b/>
        </w:rPr>
      </w:pPr>
      <w:r w:rsidRPr="00906B09">
        <w:rPr>
          <w:b/>
        </w:rPr>
        <w:lastRenderedPageBreak/>
        <w:t>DATA_MODE</w:t>
      </w:r>
    </w:p>
    <w:p w14:paraId="2219C193" w14:textId="77777777" w:rsidR="007A118F" w:rsidRPr="00906B09" w:rsidRDefault="007A118F" w:rsidP="00912153">
      <w:pPr>
        <w:keepNext/>
      </w:pPr>
      <w:r w:rsidRPr="00906B09">
        <w:lastRenderedPageBreak/>
        <w:t>Type : KW2</w:t>
      </w:r>
      <w:r w:rsidRPr="00906B09">
        <w:tab/>
        <w:t>Count : [0-1]</w:t>
      </w:r>
    </w:p>
    <w:p w14:paraId="5123D63B" w14:textId="77777777" w:rsidR="00912153" w:rsidRPr="00906B09" w:rsidRDefault="00912153" w:rsidP="00912153">
      <w:pPr>
        <w:keepNext/>
        <w:sectPr w:rsidR="00912153" w:rsidRPr="00906B09" w:rsidSect="00912153">
          <w:type w:val="continuous"/>
          <w:pgSz w:w="11907" w:h="16840" w:code="9"/>
          <w:pgMar w:top="1418" w:right="1134" w:bottom="1418" w:left="1134" w:header="709" w:footer="399" w:gutter="0"/>
          <w:cols w:num="2" w:space="708" w:equalWidth="0">
            <w:col w:w="2741" w:space="708"/>
            <w:col w:w="6190"/>
          </w:cols>
          <w:docGrid w:linePitch="360"/>
        </w:sectPr>
      </w:pPr>
    </w:p>
    <w:p w14:paraId="66DE6741" w14:textId="77777777" w:rsidR="007A118F" w:rsidRPr="00906B09" w:rsidRDefault="007A118F" w:rsidP="00912153">
      <w:pPr>
        <w:ind w:left="3124"/>
      </w:pPr>
      <w:r w:rsidRPr="00906B09">
        <w:lastRenderedPageBreak/>
        <w:tab/>
        <w:t>Keyword to indicate how data are stored/computed.</w:t>
      </w:r>
    </w:p>
    <w:p w14:paraId="7D2C0FF0" w14:textId="77777777" w:rsidR="007A118F" w:rsidRPr="00906B09" w:rsidRDefault="007A118F" w:rsidP="00912153">
      <w:pPr>
        <w:ind w:left="3124"/>
      </w:pPr>
      <w:r w:rsidRPr="00906B09">
        <w:tab/>
        <w:t>(Default=MEAN)</w:t>
      </w:r>
    </w:p>
    <w:p w14:paraId="1E6C5689" w14:textId="77777777" w:rsidR="007A118F" w:rsidRPr="00906B09" w:rsidRDefault="007A118F" w:rsidP="007A118F"/>
    <w:p w14:paraId="3D40926C" w14:textId="77777777" w:rsidR="00912153" w:rsidRPr="00906B09" w:rsidRDefault="00912153" w:rsidP="007A118F">
      <w:pPr>
        <w:sectPr w:rsidR="00912153" w:rsidRPr="00906B09" w:rsidSect="003A3291">
          <w:type w:val="continuous"/>
          <w:pgSz w:w="11907" w:h="16840" w:code="9"/>
          <w:pgMar w:top="1418" w:right="1134" w:bottom="1418" w:left="1134" w:header="709" w:footer="399" w:gutter="0"/>
          <w:cols w:space="708"/>
          <w:docGrid w:linePitch="360"/>
        </w:sectPr>
      </w:pPr>
    </w:p>
    <w:p w14:paraId="713E0C1A" w14:textId="77777777" w:rsidR="00912153" w:rsidRPr="00906B09" w:rsidRDefault="00912153" w:rsidP="007A118F">
      <w:pPr>
        <w:rPr>
          <w:b/>
        </w:rPr>
      </w:pPr>
      <w:r w:rsidRPr="00906B09">
        <w:rPr>
          <w:b/>
        </w:rPr>
        <w:lastRenderedPageBreak/>
        <w:t>X</w:t>
      </w:r>
    </w:p>
    <w:p w14:paraId="74633D99" w14:textId="77777777" w:rsidR="007A118F" w:rsidRPr="00906B09" w:rsidRDefault="007A118F" w:rsidP="007A118F">
      <w:r w:rsidRPr="00906B09">
        <w:lastRenderedPageBreak/>
        <w:t>Type : Expr Count : 1</w:t>
      </w:r>
    </w:p>
    <w:p w14:paraId="1E3F160A" w14:textId="77777777" w:rsidR="00912153" w:rsidRPr="00906B09" w:rsidRDefault="00912153" w:rsidP="007A118F">
      <w:pPr>
        <w:sectPr w:rsidR="00912153" w:rsidRPr="00906B09" w:rsidSect="00912153">
          <w:type w:val="continuous"/>
          <w:pgSz w:w="11907" w:h="16840" w:code="9"/>
          <w:pgMar w:top="1418" w:right="1134" w:bottom="1418" w:left="1134" w:header="709" w:footer="399" w:gutter="0"/>
          <w:cols w:num="2" w:space="708" w:equalWidth="0">
            <w:col w:w="2741" w:space="708"/>
            <w:col w:w="6190"/>
          </w:cols>
          <w:docGrid w:linePitch="360"/>
        </w:sectPr>
      </w:pPr>
    </w:p>
    <w:p w14:paraId="753D300E" w14:textId="77777777" w:rsidR="007A118F" w:rsidRPr="00906B09" w:rsidRDefault="007A118F" w:rsidP="00912153">
      <w:pPr>
        <w:ind w:left="3124"/>
      </w:pPr>
      <w:r w:rsidRPr="00906B09">
        <w:lastRenderedPageBreak/>
        <w:tab/>
        <w:t>Expression of fields of *RECORD* to take into account.</w:t>
      </w:r>
    </w:p>
    <w:p w14:paraId="476992A7" w14:textId="77777777" w:rsidR="007A118F" w:rsidRPr="00906B09" w:rsidRDefault="007A118F" w:rsidP="007A118F"/>
    <w:p w14:paraId="382BFD64" w14:textId="77777777" w:rsidR="00912153" w:rsidRPr="00906B09" w:rsidRDefault="00912153" w:rsidP="007A118F">
      <w:pPr>
        <w:sectPr w:rsidR="00912153" w:rsidRPr="00906B09" w:rsidSect="003A3291">
          <w:type w:val="continuous"/>
          <w:pgSz w:w="11907" w:h="16840" w:code="9"/>
          <w:pgMar w:top="1418" w:right="1134" w:bottom="1418" w:left="1134" w:header="709" w:footer="399" w:gutter="0"/>
          <w:cols w:space="708"/>
          <w:docGrid w:linePitch="360"/>
        </w:sectPr>
      </w:pPr>
    </w:p>
    <w:p w14:paraId="0AA4AE50" w14:textId="77777777" w:rsidR="00912153" w:rsidRPr="00906B09" w:rsidRDefault="00912153" w:rsidP="007A118F">
      <w:pPr>
        <w:rPr>
          <w:b/>
        </w:rPr>
      </w:pPr>
      <w:r w:rsidRPr="00906B09">
        <w:rPr>
          <w:b/>
        </w:rPr>
        <w:lastRenderedPageBreak/>
        <w:t>X_NAME</w:t>
      </w:r>
    </w:p>
    <w:p w14:paraId="6ABFE364" w14:textId="77777777" w:rsidR="007A118F" w:rsidRPr="00906B09" w:rsidRDefault="007A118F" w:rsidP="007A118F">
      <w:r w:rsidRPr="00906B09">
        <w:lastRenderedPageBreak/>
        <w:t>Type : Name Count : 1</w:t>
      </w:r>
    </w:p>
    <w:p w14:paraId="5E83533C" w14:textId="77777777" w:rsidR="00912153" w:rsidRPr="00906B09" w:rsidRDefault="00912153" w:rsidP="007A118F">
      <w:pPr>
        <w:sectPr w:rsidR="00912153" w:rsidRPr="00906B09" w:rsidSect="00912153">
          <w:type w:val="continuous"/>
          <w:pgSz w:w="11907" w:h="16840" w:code="9"/>
          <w:pgMar w:top="1418" w:right="1134" w:bottom="1418" w:left="1134" w:header="709" w:footer="399" w:gutter="0"/>
          <w:cols w:num="2" w:space="708" w:equalWidth="0">
            <w:col w:w="2741" w:space="708"/>
            <w:col w:w="6190"/>
          </w:cols>
          <w:docGrid w:linePitch="360"/>
        </w:sectPr>
      </w:pPr>
    </w:p>
    <w:p w14:paraId="6F1D11D1" w14:textId="77777777" w:rsidR="007A118F" w:rsidRPr="00906B09" w:rsidRDefault="007A118F" w:rsidP="00912153">
      <w:pPr>
        <w:ind w:left="3124"/>
      </w:pPr>
      <w:r w:rsidRPr="00906B09">
        <w:lastRenderedPageBreak/>
        <w:tab/>
        <w:t>Name of the *X* data</w:t>
      </w:r>
    </w:p>
    <w:p w14:paraId="494163C7" w14:textId="77777777" w:rsidR="007A118F" w:rsidRPr="00906B09" w:rsidRDefault="007A118F" w:rsidP="007A118F"/>
    <w:p w14:paraId="6C9DB603" w14:textId="77777777" w:rsidR="00912153" w:rsidRPr="00906B09" w:rsidRDefault="00912153" w:rsidP="007A118F">
      <w:pPr>
        <w:sectPr w:rsidR="00912153" w:rsidRPr="00906B09" w:rsidSect="003A3291">
          <w:type w:val="continuous"/>
          <w:pgSz w:w="11907" w:h="16840" w:code="9"/>
          <w:pgMar w:top="1418" w:right="1134" w:bottom="1418" w:left="1134" w:header="709" w:footer="399" w:gutter="0"/>
          <w:cols w:space="708"/>
          <w:docGrid w:linePitch="360"/>
        </w:sectPr>
      </w:pPr>
    </w:p>
    <w:p w14:paraId="795C806E" w14:textId="77777777" w:rsidR="00912153" w:rsidRPr="00906B09" w:rsidRDefault="00912153" w:rsidP="007A118F">
      <w:pPr>
        <w:rPr>
          <w:b/>
        </w:rPr>
      </w:pPr>
      <w:r w:rsidRPr="00906B09">
        <w:rPr>
          <w:b/>
        </w:rPr>
        <w:lastRenderedPageBreak/>
        <w:t>X_TYPE</w:t>
      </w:r>
    </w:p>
    <w:p w14:paraId="6CB7F92A" w14:textId="77777777" w:rsidR="007A118F" w:rsidRPr="00906B09" w:rsidRDefault="007A118F" w:rsidP="007A118F">
      <w:r w:rsidRPr="00906B09">
        <w:lastRenderedPageBreak/>
        <w:t>Type : KW1</w:t>
      </w:r>
      <w:r w:rsidRPr="00906B09">
        <w:tab/>
        <w:t>Count : 1</w:t>
      </w:r>
    </w:p>
    <w:p w14:paraId="68DEAE2D" w14:textId="77777777" w:rsidR="00912153" w:rsidRPr="00906B09" w:rsidRDefault="00912153" w:rsidP="007A118F">
      <w:pPr>
        <w:sectPr w:rsidR="00912153" w:rsidRPr="00906B09" w:rsidSect="00912153">
          <w:type w:val="continuous"/>
          <w:pgSz w:w="11907" w:h="16840" w:code="9"/>
          <w:pgMar w:top="1418" w:right="1134" w:bottom="1418" w:left="1134" w:header="709" w:footer="399" w:gutter="0"/>
          <w:cols w:num="2" w:space="708" w:equalWidth="0">
            <w:col w:w="2741" w:space="708"/>
            <w:col w:w="6190"/>
          </w:cols>
          <w:docGrid w:linePitch="360"/>
        </w:sectPr>
      </w:pPr>
    </w:p>
    <w:p w14:paraId="41CCE02B" w14:textId="77777777" w:rsidR="007A118F" w:rsidRPr="00906B09" w:rsidRDefault="007A118F" w:rsidP="00912153">
      <w:pPr>
        <w:ind w:left="3124"/>
      </w:pPr>
      <w:r w:rsidRPr="00906B09">
        <w:lastRenderedPageBreak/>
        <w:tab/>
        <w:t>Type of *X* data (normally X, T or longitude).</w:t>
      </w:r>
    </w:p>
    <w:p w14:paraId="6BC0BA12" w14:textId="77777777" w:rsidR="007A118F" w:rsidRPr="00906B09" w:rsidRDefault="007A118F" w:rsidP="007A118F"/>
    <w:p w14:paraId="5BAF2652" w14:textId="77777777" w:rsidR="00912153" w:rsidRPr="00906B09" w:rsidRDefault="00912153" w:rsidP="007A118F">
      <w:pPr>
        <w:sectPr w:rsidR="00912153" w:rsidRPr="00906B09" w:rsidSect="003A3291">
          <w:type w:val="continuous"/>
          <w:pgSz w:w="11907" w:h="16840" w:code="9"/>
          <w:pgMar w:top="1418" w:right="1134" w:bottom="1418" w:left="1134" w:header="709" w:footer="399" w:gutter="0"/>
          <w:cols w:space="708"/>
          <w:docGrid w:linePitch="360"/>
        </w:sectPr>
      </w:pPr>
    </w:p>
    <w:p w14:paraId="695DF346" w14:textId="77777777" w:rsidR="00912153" w:rsidRPr="00906B09" w:rsidRDefault="00912153" w:rsidP="007A118F">
      <w:pPr>
        <w:rPr>
          <w:b/>
        </w:rPr>
      </w:pPr>
      <w:r w:rsidRPr="00906B09">
        <w:rPr>
          <w:b/>
        </w:rPr>
        <w:lastRenderedPageBreak/>
        <w:t>X_UNIT</w:t>
      </w:r>
    </w:p>
    <w:p w14:paraId="544ABC50" w14:textId="77777777" w:rsidR="007A118F" w:rsidRPr="00906B09" w:rsidRDefault="007A118F" w:rsidP="007A118F">
      <w:r w:rsidRPr="00906B09">
        <w:lastRenderedPageBreak/>
        <w:t>Type : Unit Count : 1</w:t>
      </w:r>
    </w:p>
    <w:p w14:paraId="52273AE1" w14:textId="77777777" w:rsidR="00912153" w:rsidRPr="00906B09" w:rsidRDefault="00912153" w:rsidP="007A118F">
      <w:pPr>
        <w:sectPr w:rsidR="00912153" w:rsidRPr="00906B09" w:rsidSect="00912153">
          <w:type w:val="continuous"/>
          <w:pgSz w:w="11907" w:h="16840" w:code="9"/>
          <w:pgMar w:top="1418" w:right="1134" w:bottom="1418" w:left="1134" w:header="709" w:footer="399" w:gutter="0"/>
          <w:cols w:num="2" w:space="708" w:equalWidth="0">
            <w:col w:w="2741" w:space="708"/>
            <w:col w:w="6190"/>
          </w:cols>
          <w:docGrid w:linePitch="360"/>
        </w:sectPr>
      </w:pPr>
    </w:p>
    <w:p w14:paraId="460AA035" w14:textId="77777777" w:rsidR="007A118F" w:rsidRPr="00906B09" w:rsidRDefault="007A118F" w:rsidP="00912153">
      <w:pPr>
        <w:ind w:left="3124"/>
      </w:pPr>
      <w:r w:rsidRPr="00906B09">
        <w:lastRenderedPageBreak/>
        <w:tab/>
        <w:t>Unit of *X* expression</w:t>
      </w:r>
    </w:p>
    <w:p w14:paraId="20B0DC42" w14:textId="77777777" w:rsidR="007A118F" w:rsidRPr="00906B09" w:rsidRDefault="007A118F" w:rsidP="007A118F"/>
    <w:p w14:paraId="3BFEA2FF" w14:textId="77777777" w:rsidR="00912153" w:rsidRPr="00906B09" w:rsidRDefault="00912153" w:rsidP="007A118F">
      <w:pPr>
        <w:sectPr w:rsidR="00912153" w:rsidRPr="00906B09" w:rsidSect="003A3291">
          <w:type w:val="continuous"/>
          <w:pgSz w:w="11907" w:h="16840" w:code="9"/>
          <w:pgMar w:top="1418" w:right="1134" w:bottom="1418" w:left="1134" w:header="709" w:footer="399" w:gutter="0"/>
          <w:cols w:space="708"/>
          <w:docGrid w:linePitch="360"/>
        </w:sectPr>
      </w:pPr>
    </w:p>
    <w:p w14:paraId="32BFF45E" w14:textId="77777777" w:rsidR="00912153" w:rsidRPr="00906B09" w:rsidRDefault="00912153" w:rsidP="007A118F">
      <w:pPr>
        <w:rPr>
          <w:b/>
        </w:rPr>
      </w:pPr>
      <w:r w:rsidRPr="00906B09">
        <w:rPr>
          <w:b/>
        </w:rPr>
        <w:lastRenderedPageBreak/>
        <w:t>X_TITLE</w:t>
      </w:r>
    </w:p>
    <w:p w14:paraId="090E8AED" w14:textId="77777777" w:rsidR="007A118F" w:rsidRPr="00906B09" w:rsidRDefault="007A118F" w:rsidP="007A118F">
      <w:r w:rsidRPr="00906B09">
        <w:lastRenderedPageBreak/>
        <w:t>Type : Str</w:t>
      </w:r>
      <w:r w:rsidRPr="00906B09">
        <w:tab/>
        <w:t>Count : 1</w:t>
      </w:r>
    </w:p>
    <w:p w14:paraId="0DF4523C" w14:textId="77777777" w:rsidR="00912153" w:rsidRPr="00906B09" w:rsidRDefault="00912153" w:rsidP="007A118F">
      <w:pPr>
        <w:sectPr w:rsidR="00912153" w:rsidRPr="00906B09" w:rsidSect="00912153">
          <w:type w:val="continuous"/>
          <w:pgSz w:w="11907" w:h="16840" w:code="9"/>
          <w:pgMar w:top="1418" w:right="1134" w:bottom="1418" w:left="1134" w:header="709" w:footer="399" w:gutter="0"/>
          <w:cols w:num="2" w:space="708" w:equalWidth="0">
            <w:col w:w="2741" w:space="708"/>
            <w:col w:w="6190"/>
          </w:cols>
          <w:docGrid w:linePitch="360"/>
        </w:sectPr>
      </w:pPr>
    </w:p>
    <w:p w14:paraId="71037ABF" w14:textId="77777777" w:rsidR="007A118F" w:rsidRPr="00906B09" w:rsidRDefault="007A118F" w:rsidP="00495E8F">
      <w:pPr>
        <w:ind w:left="3408"/>
      </w:pPr>
      <w:r w:rsidRPr="00906B09">
        <w:lastRenderedPageBreak/>
        <w:t>Long name describing *X*. The one which should appearin graphics on axis or legends, for example.</w:t>
      </w:r>
    </w:p>
    <w:p w14:paraId="2D88DF02" w14:textId="77777777" w:rsidR="007A118F" w:rsidRPr="00906B09" w:rsidRDefault="007A118F" w:rsidP="007A118F"/>
    <w:p w14:paraId="76E01FAC" w14:textId="77777777" w:rsidR="00495E8F" w:rsidRPr="00906B09" w:rsidRDefault="00495E8F" w:rsidP="007A118F">
      <w:pPr>
        <w:sectPr w:rsidR="00495E8F" w:rsidRPr="00906B09" w:rsidSect="003A3291">
          <w:type w:val="continuous"/>
          <w:pgSz w:w="11907" w:h="16840" w:code="9"/>
          <w:pgMar w:top="1418" w:right="1134" w:bottom="1418" w:left="1134" w:header="709" w:footer="399" w:gutter="0"/>
          <w:cols w:space="708"/>
          <w:docGrid w:linePitch="360"/>
        </w:sectPr>
      </w:pPr>
    </w:p>
    <w:p w14:paraId="0F2C026C" w14:textId="77777777" w:rsidR="00495E8F" w:rsidRPr="00906B09" w:rsidRDefault="00495E8F" w:rsidP="007A118F">
      <w:pPr>
        <w:rPr>
          <w:b/>
        </w:rPr>
      </w:pPr>
      <w:r w:rsidRPr="00906B09">
        <w:rPr>
          <w:b/>
        </w:rPr>
        <w:lastRenderedPageBreak/>
        <w:t>ALIAS_NAME</w:t>
      </w:r>
    </w:p>
    <w:p w14:paraId="2665A34E" w14:textId="77777777" w:rsidR="00495E8F" w:rsidRPr="00906B09" w:rsidRDefault="007A118F" w:rsidP="00495E8F">
      <w:pPr>
        <w:jc w:val="left"/>
        <w:sectPr w:rsidR="00495E8F" w:rsidRPr="00906B09" w:rsidSect="00495E8F">
          <w:type w:val="continuous"/>
          <w:pgSz w:w="11907" w:h="16840" w:code="9"/>
          <w:pgMar w:top="1418" w:right="1134" w:bottom="1418" w:left="1134" w:header="709" w:footer="399" w:gutter="0"/>
          <w:cols w:num="2" w:space="708" w:equalWidth="0">
            <w:col w:w="2741" w:space="708"/>
            <w:col w:w="6190"/>
          </w:cols>
          <w:docGrid w:linePitch="360"/>
        </w:sectPr>
      </w:pPr>
      <w:r w:rsidRPr="00906B09">
        <w:lastRenderedPageBreak/>
        <w:t>Type : Name Count : [0-n]=N</w:t>
      </w:r>
    </w:p>
    <w:p w14:paraId="2436B869" w14:textId="77777777" w:rsidR="007A118F" w:rsidRPr="00906B09" w:rsidRDefault="007A118F" w:rsidP="00495E8F">
      <w:pPr>
        <w:ind w:left="3408"/>
      </w:pPr>
      <w:r w:rsidRPr="00906B09">
        <w:lastRenderedPageBreak/>
        <w:t>Name of an alias. An ali</w:t>
      </w:r>
      <w:r w:rsidR="00495E8F" w:rsidRPr="00906B09">
        <w:t xml:space="preserve">as is a value which can be used </w:t>
      </w:r>
      <w:r w:rsidRPr="00906B09">
        <w:t>anywhere in an</w:t>
      </w:r>
      <w:r w:rsidR="00495E8F" w:rsidRPr="00906B09">
        <w:t xml:space="preserve">other value of field by mean of </w:t>
      </w:r>
      <w:r w:rsidRPr="00906B09">
        <w:t xml:space="preserve">%{NAME} construct. Names are case sensitive.If a name reference </w:t>
      </w:r>
      <w:r w:rsidR="00495E8F" w:rsidRPr="00906B09">
        <w:t xml:space="preserve">(%{XXX}) does not correspond to </w:t>
      </w:r>
      <w:r w:rsidRPr="00906B09">
        <w:t>an actually defined a</w:t>
      </w:r>
      <w:r w:rsidR="00495E8F" w:rsidRPr="00906B09">
        <w:t xml:space="preserve">lias, the expansion is an empty </w:t>
      </w:r>
      <w:r w:rsidRPr="00906B09">
        <w:t>string.</w:t>
      </w:r>
    </w:p>
    <w:p w14:paraId="624D5C26" w14:textId="77777777" w:rsidR="007A118F" w:rsidRPr="00906B09" w:rsidRDefault="007A118F" w:rsidP="00495E8F">
      <w:pPr>
        <w:ind w:left="3408"/>
      </w:pPr>
      <w:r w:rsidRPr="00906B09">
        <w:t>(Default=None)</w:t>
      </w:r>
    </w:p>
    <w:p w14:paraId="4CD50CFF" w14:textId="77777777" w:rsidR="007A118F" w:rsidRPr="00906B09" w:rsidRDefault="007A118F" w:rsidP="007A118F"/>
    <w:p w14:paraId="246081C2" w14:textId="77777777" w:rsidR="006131BA" w:rsidRPr="00906B09" w:rsidRDefault="006131BA" w:rsidP="007A118F">
      <w:pPr>
        <w:sectPr w:rsidR="006131BA" w:rsidRPr="00906B09" w:rsidSect="003A3291">
          <w:type w:val="continuous"/>
          <w:pgSz w:w="11907" w:h="16840" w:code="9"/>
          <w:pgMar w:top="1418" w:right="1134" w:bottom="1418" w:left="1134" w:header="709" w:footer="399" w:gutter="0"/>
          <w:cols w:space="708"/>
          <w:docGrid w:linePitch="360"/>
        </w:sectPr>
      </w:pPr>
    </w:p>
    <w:p w14:paraId="255EB144" w14:textId="77777777" w:rsidR="006131BA" w:rsidRPr="00906B09" w:rsidRDefault="006131BA" w:rsidP="007A118F">
      <w:pPr>
        <w:rPr>
          <w:b/>
        </w:rPr>
      </w:pPr>
      <w:r w:rsidRPr="00906B09">
        <w:rPr>
          <w:b/>
        </w:rPr>
        <w:lastRenderedPageBreak/>
        <w:t>ALIAS_VALUE</w:t>
      </w:r>
    </w:p>
    <w:p w14:paraId="3CC3439D" w14:textId="77777777" w:rsidR="007A118F" w:rsidRPr="00906B09" w:rsidRDefault="007A118F" w:rsidP="007A118F">
      <w:r w:rsidRPr="00906B09">
        <w:lastRenderedPageBreak/>
        <w:t>Type : Str</w:t>
      </w:r>
      <w:r w:rsidRPr="00906B09">
        <w:tab/>
        <w:t>Count : N</w:t>
      </w:r>
    </w:p>
    <w:p w14:paraId="2A05A392" w14:textId="77777777" w:rsidR="006131BA" w:rsidRPr="00906B09" w:rsidRDefault="006131BA" w:rsidP="007A118F">
      <w:pPr>
        <w:sectPr w:rsidR="006131BA" w:rsidRPr="00906B09" w:rsidSect="006131BA">
          <w:type w:val="continuous"/>
          <w:pgSz w:w="11907" w:h="16840" w:code="9"/>
          <w:pgMar w:top="1418" w:right="1134" w:bottom="1418" w:left="1134" w:header="709" w:footer="399" w:gutter="0"/>
          <w:cols w:num="2" w:space="708" w:equalWidth="0">
            <w:col w:w="2741" w:space="708"/>
            <w:col w:w="6190"/>
          </w:cols>
          <w:docGrid w:linePitch="360"/>
        </w:sectPr>
      </w:pPr>
    </w:p>
    <w:p w14:paraId="3560E118" w14:textId="77777777" w:rsidR="007A118F" w:rsidRPr="00906B09" w:rsidRDefault="007A118F" w:rsidP="006131BA">
      <w:pPr>
        <w:ind w:left="3408"/>
      </w:pPr>
      <w:r w:rsidRPr="00906B09">
        <w:lastRenderedPageBreak/>
        <w:t>The value of the alias. A</w:t>
      </w:r>
      <w:r w:rsidR="006131BA" w:rsidRPr="00906B09">
        <w:t xml:space="preserve">LIAS_VALUE keyword must have at </w:t>
      </w:r>
      <w:r w:rsidRPr="00906B09">
        <w:t>least as many occurences as th</w:t>
      </w:r>
      <w:r w:rsidR="006131BA" w:rsidRPr="00906B09">
        <w:t xml:space="preserve">e </w:t>
      </w:r>
      <w:r w:rsidRPr="00906B09">
        <w:t>ALIAS_NAME one.</w:t>
      </w:r>
    </w:p>
    <w:p w14:paraId="60A83361" w14:textId="77777777" w:rsidR="007A118F" w:rsidRPr="00906B09" w:rsidRDefault="007A118F" w:rsidP="007A118F"/>
    <w:p w14:paraId="2FC7EC07" w14:textId="77777777" w:rsidR="006131BA" w:rsidRPr="00906B09" w:rsidRDefault="006131BA" w:rsidP="007A118F">
      <w:pPr>
        <w:sectPr w:rsidR="006131BA" w:rsidRPr="00906B09" w:rsidSect="003A3291">
          <w:type w:val="continuous"/>
          <w:pgSz w:w="11907" w:h="16840" w:code="9"/>
          <w:pgMar w:top="1418" w:right="1134" w:bottom="1418" w:left="1134" w:header="709" w:footer="399" w:gutter="0"/>
          <w:cols w:space="708"/>
          <w:docGrid w:linePitch="360"/>
        </w:sectPr>
      </w:pPr>
    </w:p>
    <w:p w14:paraId="23B68F94" w14:textId="77777777" w:rsidR="006131BA" w:rsidRPr="00906B09" w:rsidRDefault="006131BA" w:rsidP="007A118F">
      <w:pPr>
        <w:rPr>
          <w:b/>
        </w:rPr>
      </w:pPr>
      <w:r w:rsidRPr="00906B09">
        <w:rPr>
          <w:b/>
        </w:rPr>
        <w:lastRenderedPageBreak/>
        <w:t>VERBOSE</w:t>
      </w:r>
    </w:p>
    <w:p w14:paraId="2DAEDBBC" w14:textId="77777777" w:rsidR="007A118F" w:rsidRPr="00906B09" w:rsidRDefault="007A118F" w:rsidP="007A118F">
      <w:r w:rsidRPr="00906B09">
        <w:lastRenderedPageBreak/>
        <w:t>Type : Int</w:t>
      </w:r>
      <w:r w:rsidRPr="00906B09">
        <w:tab/>
        <w:t>Count : [0-1]</w:t>
      </w:r>
    </w:p>
    <w:p w14:paraId="28309344" w14:textId="77777777" w:rsidR="006131BA" w:rsidRPr="00906B09" w:rsidRDefault="006131BA" w:rsidP="007A118F">
      <w:pPr>
        <w:sectPr w:rsidR="006131BA" w:rsidRPr="00906B09" w:rsidSect="006131BA">
          <w:type w:val="continuous"/>
          <w:pgSz w:w="11907" w:h="16840" w:code="9"/>
          <w:pgMar w:top="1418" w:right="1134" w:bottom="1418" w:left="1134" w:header="709" w:footer="399" w:gutter="0"/>
          <w:cols w:num="2" w:space="708" w:equalWidth="0">
            <w:col w:w="2741" w:space="708"/>
            <w:col w:w="6190"/>
          </w:cols>
          <w:docGrid w:linePitch="360"/>
        </w:sectPr>
      </w:pPr>
    </w:p>
    <w:p w14:paraId="6A8E549E" w14:textId="77777777" w:rsidR="007A118F" w:rsidRPr="00906B09" w:rsidRDefault="007A118F" w:rsidP="006131BA">
      <w:pPr>
        <w:ind w:left="3124"/>
      </w:pPr>
      <w:r w:rsidRPr="00906B09">
        <w:lastRenderedPageBreak/>
        <w:tab/>
        <w:t>Amount of output: 0=None...5=Debug.</w:t>
      </w:r>
    </w:p>
    <w:p w14:paraId="71512516" w14:textId="77777777" w:rsidR="007A118F" w:rsidRPr="00906B09" w:rsidRDefault="007A118F" w:rsidP="006131BA">
      <w:pPr>
        <w:ind w:left="3124"/>
      </w:pPr>
      <w:r w:rsidRPr="00906B09">
        <w:tab/>
        <w:t>(Default=0)</w:t>
      </w:r>
    </w:p>
    <w:p w14:paraId="5108A837" w14:textId="77777777" w:rsidR="007A118F" w:rsidRPr="00906B09" w:rsidRDefault="007A118F" w:rsidP="007A118F"/>
    <w:p w14:paraId="542A1D1F" w14:textId="77777777" w:rsidR="007A118F" w:rsidRPr="00906B09" w:rsidRDefault="007A118F" w:rsidP="007A118F">
      <w:r w:rsidRPr="00906B09">
        <w:t>=====================</w:t>
      </w:r>
    </w:p>
    <w:p w14:paraId="6EAC119D" w14:textId="77777777" w:rsidR="007A118F" w:rsidRPr="00906B09" w:rsidRDefault="007A118F" w:rsidP="007A118F">
      <w:r w:rsidRPr="00906B09">
        <w:t>Description of types:</w:t>
      </w:r>
    </w:p>
    <w:p w14:paraId="5A2CAEB1" w14:textId="77777777" w:rsidR="007A118F" w:rsidRPr="00906B09" w:rsidRDefault="007A118F" w:rsidP="007A118F"/>
    <w:p w14:paraId="7F36A379" w14:textId="77777777" w:rsidR="00731FBE" w:rsidRPr="00906B09" w:rsidRDefault="00731FBE" w:rsidP="007A118F">
      <w:pPr>
        <w:sectPr w:rsidR="00731FBE" w:rsidRPr="00906B09" w:rsidSect="003A3291">
          <w:type w:val="continuous"/>
          <w:pgSz w:w="11907" w:h="16840" w:code="9"/>
          <w:pgMar w:top="1418" w:right="1134" w:bottom="1418" w:left="1134" w:header="709" w:footer="399" w:gutter="0"/>
          <w:cols w:space="708"/>
          <w:docGrid w:linePitch="360"/>
        </w:sectPr>
      </w:pPr>
    </w:p>
    <w:p w14:paraId="6E2A5DBA" w14:textId="77777777" w:rsidR="00731FBE" w:rsidRPr="00906B09" w:rsidRDefault="00731FBE" w:rsidP="007A118F">
      <w:pPr>
        <w:rPr>
          <w:b/>
        </w:rPr>
      </w:pPr>
      <w:r w:rsidRPr="00906B09">
        <w:rPr>
          <w:b/>
        </w:rPr>
        <w:lastRenderedPageBreak/>
        <w:t>Name</w:t>
      </w:r>
    </w:p>
    <w:p w14:paraId="6A5AA3AD" w14:textId="77777777" w:rsidR="007A118F" w:rsidRPr="00906B09" w:rsidRDefault="007A118F" w:rsidP="007A118F">
      <w:r w:rsidRPr="00906B09">
        <w:lastRenderedPageBreak/>
        <w:t>String beginning with a lett</w:t>
      </w:r>
      <w:r w:rsidR="00731FBE" w:rsidRPr="00906B09">
        <w:t xml:space="preserve">er and containing only letters, </w:t>
      </w:r>
      <w:r w:rsidRPr="00906B09">
        <w:t>digits and '_'</w:t>
      </w:r>
    </w:p>
    <w:p w14:paraId="32460E79" w14:textId="77777777" w:rsidR="00731FBE" w:rsidRPr="00906B09" w:rsidRDefault="00731FBE" w:rsidP="007A118F">
      <w:pPr>
        <w:sectPr w:rsidR="00731FBE" w:rsidRPr="00906B09" w:rsidSect="00731FBE">
          <w:type w:val="continuous"/>
          <w:pgSz w:w="11907" w:h="16840" w:code="9"/>
          <w:pgMar w:top="1418" w:right="1134" w:bottom="1418" w:left="1134" w:header="709" w:footer="399" w:gutter="0"/>
          <w:cols w:num="2" w:space="708" w:equalWidth="0">
            <w:col w:w="2741" w:space="708"/>
            <w:col w:w="6190"/>
          </w:cols>
          <w:docGrid w:linePitch="360"/>
        </w:sectPr>
      </w:pPr>
    </w:p>
    <w:p w14:paraId="44A5FDA4" w14:textId="77777777" w:rsidR="007A118F" w:rsidRPr="00906B09" w:rsidRDefault="007A118F" w:rsidP="007A118F"/>
    <w:p w14:paraId="2F005392" w14:textId="77777777" w:rsidR="00731FBE" w:rsidRPr="00906B09" w:rsidRDefault="00731FBE" w:rsidP="007A118F">
      <w:pPr>
        <w:sectPr w:rsidR="00731FBE" w:rsidRPr="00906B09" w:rsidSect="003A3291">
          <w:type w:val="continuous"/>
          <w:pgSz w:w="11907" w:h="16840" w:code="9"/>
          <w:pgMar w:top="1418" w:right="1134" w:bottom="1418" w:left="1134" w:header="709" w:footer="399" w:gutter="0"/>
          <w:cols w:space="708"/>
          <w:docGrid w:linePitch="360"/>
        </w:sectPr>
      </w:pPr>
    </w:p>
    <w:p w14:paraId="3A92DD75" w14:textId="77777777" w:rsidR="00731FBE" w:rsidRPr="00906B09" w:rsidRDefault="007A118F" w:rsidP="007A118F">
      <w:pPr>
        <w:rPr>
          <w:b/>
        </w:rPr>
      </w:pPr>
      <w:r w:rsidRPr="00906B09">
        <w:rPr>
          <w:b/>
        </w:rPr>
        <w:lastRenderedPageBreak/>
        <w:t>Int</w:t>
      </w:r>
    </w:p>
    <w:p w14:paraId="2F46AE0B" w14:textId="77777777" w:rsidR="007A118F" w:rsidRPr="00906B09" w:rsidRDefault="007A118F" w:rsidP="007A118F">
      <w:r w:rsidRPr="00906B09">
        <w:lastRenderedPageBreak/>
        <w:t>Integer</w:t>
      </w:r>
    </w:p>
    <w:p w14:paraId="458F9BFC" w14:textId="77777777" w:rsidR="00731FBE" w:rsidRPr="00906B09" w:rsidRDefault="00731FBE" w:rsidP="007A118F">
      <w:pPr>
        <w:sectPr w:rsidR="00731FBE" w:rsidRPr="00906B09" w:rsidSect="00731FBE">
          <w:type w:val="continuous"/>
          <w:pgSz w:w="11907" w:h="16840" w:code="9"/>
          <w:pgMar w:top="1418" w:right="1134" w:bottom="1418" w:left="1134" w:header="709" w:footer="399" w:gutter="0"/>
          <w:cols w:num="2" w:space="708" w:equalWidth="0">
            <w:col w:w="2741" w:space="708"/>
            <w:col w:w="6190"/>
          </w:cols>
          <w:docGrid w:linePitch="360"/>
        </w:sectPr>
      </w:pPr>
    </w:p>
    <w:p w14:paraId="315FF108" w14:textId="77777777" w:rsidR="007A118F" w:rsidRPr="00906B09" w:rsidRDefault="007A118F" w:rsidP="007A118F"/>
    <w:p w14:paraId="48AE9B9E" w14:textId="77777777" w:rsidR="00731FBE" w:rsidRPr="00906B09" w:rsidRDefault="00731FBE" w:rsidP="007A118F">
      <w:pPr>
        <w:sectPr w:rsidR="00731FBE" w:rsidRPr="00906B09" w:rsidSect="003A3291">
          <w:type w:val="continuous"/>
          <w:pgSz w:w="11907" w:h="16840" w:code="9"/>
          <w:pgMar w:top="1418" w:right="1134" w:bottom="1418" w:left="1134" w:header="709" w:footer="399" w:gutter="0"/>
          <w:cols w:space="708"/>
          <w:docGrid w:linePitch="360"/>
        </w:sectPr>
      </w:pPr>
    </w:p>
    <w:p w14:paraId="6D94E2D3" w14:textId="77777777" w:rsidR="00731FBE" w:rsidRPr="00906B09" w:rsidRDefault="00731FBE" w:rsidP="007A118F">
      <w:pPr>
        <w:rPr>
          <w:b/>
        </w:rPr>
      </w:pPr>
      <w:r w:rsidRPr="00906B09">
        <w:rPr>
          <w:b/>
        </w:rPr>
        <w:lastRenderedPageBreak/>
        <w:t>Expr</w:t>
      </w:r>
    </w:p>
    <w:p w14:paraId="03CE9E1C" w14:textId="77777777" w:rsidR="007A118F" w:rsidRPr="00906B09" w:rsidRDefault="007A118F" w:rsidP="007A118F">
      <w:r w:rsidRPr="00906B09">
        <w:lastRenderedPageBreak/>
        <w:t>Combination of fields of the current record.</w:t>
      </w:r>
    </w:p>
    <w:p w14:paraId="2894498D" w14:textId="77777777" w:rsidR="00731FBE" w:rsidRPr="00906B09" w:rsidRDefault="00731FBE" w:rsidP="007A118F">
      <w:pPr>
        <w:sectPr w:rsidR="00731FBE" w:rsidRPr="00906B09" w:rsidSect="00731FBE">
          <w:type w:val="continuous"/>
          <w:pgSz w:w="11907" w:h="16840" w:code="9"/>
          <w:pgMar w:top="1418" w:right="1134" w:bottom="1418" w:left="1134" w:header="709" w:footer="399" w:gutter="0"/>
          <w:cols w:num="2" w:space="708" w:equalWidth="0">
            <w:col w:w="2741" w:space="708"/>
            <w:col w:w="6190"/>
          </w:cols>
          <w:docGrid w:linePitch="360"/>
        </w:sectPr>
      </w:pPr>
    </w:p>
    <w:p w14:paraId="5BD67499" w14:textId="77777777" w:rsidR="007A118F" w:rsidRPr="00906B09" w:rsidRDefault="007A118F" w:rsidP="00731FBE">
      <w:pPr>
        <w:ind w:left="3408"/>
      </w:pPr>
      <w:r w:rsidRPr="00906B09">
        <w:lastRenderedPageBreak/>
        <w:t xml:space="preserve">An expression which </w:t>
      </w:r>
      <w:r w:rsidR="00731FBE" w:rsidRPr="00906B09">
        <w:t xml:space="preserve">can contain function calls like </w:t>
      </w:r>
      <w:r w:rsidRPr="00906B09">
        <w:t>trigonometric, conversion, test...</w:t>
      </w:r>
    </w:p>
    <w:p w14:paraId="4D43EB45" w14:textId="77777777" w:rsidR="007A118F" w:rsidRPr="00906B09" w:rsidRDefault="007A118F" w:rsidP="007A118F"/>
    <w:p w14:paraId="41A5A02A" w14:textId="77777777" w:rsidR="00731FBE" w:rsidRPr="00906B09" w:rsidRDefault="00731FBE" w:rsidP="007A118F">
      <w:pPr>
        <w:sectPr w:rsidR="00731FBE" w:rsidRPr="00906B09" w:rsidSect="003A3291">
          <w:type w:val="continuous"/>
          <w:pgSz w:w="11907" w:h="16840" w:code="9"/>
          <w:pgMar w:top="1418" w:right="1134" w:bottom="1418" w:left="1134" w:header="709" w:footer="399" w:gutter="0"/>
          <w:cols w:space="708"/>
          <w:docGrid w:linePitch="360"/>
        </w:sectPr>
      </w:pPr>
    </w:p>
    <w:p w14:paraId="09FE4CE5" w14:textId="77777777" w:rsidR="00731FBE" w:rsidRPr="00906B09" w:rsidRDefault="007A118F" w:rsidP="007A118F">
      <w:pPr>
        <w:rPr>
          <w:b/>
        </w:rPr>
      </w:pPr>
      <w:r w:rsidRPr="00906B09">
        <w:rPr>
          <w:b/>
        </w:rPr>
        <w:lastRenderedPageBreak/>
        <w:t>Str</w:t>
      </w:r>
    </w:p>
    <w:p w14:paraId="7BD8944D" w14:textId="77777777" w:rsidR="007A118F" w:rsidRPr="00906B09" w:rsidRDefault="007A118F" w:rsidP="007A118F">
      <w:r w:rsidRPr="00906B09">
        <w:lastRenderedPageBreak/>
        <w:t>String. Leading and trailing blanks are ignored.</w:t>
      </w:r>
    </w:p>
    <w:p w14:paraId="3EBE4722" w14:textId="77777777" w:rsidR="00731FBE" w:rsidRPr="00906B09" w:rsidRDefault="00731FBE" w:rsidP="007A118F">
      <w:pPr>
        <w:sectPr w:rsidR="00731FBE" w:rsidRPr="00906B09" w:rsidSect="00731FBE">
          <w:type w:val="continuous"/>
          <w:pgSz w:w="11907" w:h="16840" w:code="9"/>
          <w:pgMar w:top="1418" w:right="1134" w:bottom="1418" w:left="1134" w:header="709" w:footer="399" w:gutter="0"/>
          <w:cols w:num="2" w:space="708" w:equalWidth="0">
            <w:col w:w="2741" w:space="708"/>
            <w:col w:w="6190"/>
          </w:cols>
          <w:docGrid w:linePitch="360"/>
        </w:sectPr>
      </w:pPr>
    </w:p>
    <w:p w14:paraId="24BBB241" w14:textId="77777777" w:rsidR="007A118F" w:rsidRPr="00906B09" w:rsidRDefault="007A118F" w:rsidP="007A118F"/>
    <w:p w14:paraId="4FB2255B" w14:textId="77777777" w:rsidR="00D450FB" w:rsidRPr="00906B09" w:rsidRDefault="00D450FB" w:rsidP="007A118F">
      <w:pPr>
        <w:sectPr w:rsidR="00D450FB" w:rsidRPr="00906B09" w:rsidSect="003A3291">
          <w:type w:val="continuous"/>
          <w:pgSz w:w="11907" w:h="16840" w:code="9"/>
          <w:pgMar w:top="1418" w:right="1134" w:bottom="1418" w:left="1134" w:header="709" w:footer="399" w:gutter="0"/>
          <w:cols w:space="708"/>
          <w:docGrid w:linePitch="360"/>
        </w:sectPr>
      </w:pPr>
    </w:p>
    <w:p w14:paraId="004FE150" w14:textId="77777777" w:rsidR="00D450FB" w:rsidRPr="00906B09" w:rsidRDefault="00D450FB" w:rsidP="007A118F">
      <w:pPr>
        <w:rPr>
          <w:b/>
        </w:rPr>
      </w:pPr>
      <w:r w:rsidRPr="00906B09">
        <w:rPr>
          <w:b/>
        </w:rPr>
        <w:lastRenderedPageBreak/>
        <w:t>Unit</w:t>
      </w:r>
    </w:p>
    <w:p w14:paraId="138377F5" w14:textId="77777777" w:rsidR="007A118F" w:rsidRPr="00906B09" w:rsidRDefault="007A118F" w:rsidP="007A118F">
      <w:r w:rsidRPr="00906B09">
        <w:lastRenderedPageBreak/>
        <w:t xml:space="preserve">Unit string conforming to </w:t>
      </w:r>
      <w:r w:rsidR="00D450FB" w:rsidRPr="00906B09">
        <w:t xml:space="preserve">Udunits package and the special </w:t>
      </w:r>
      <w:r w:rsidRPr="00906B09">
        <w:t>keyword 'DATE' which means that the data is a date.</w:t>
      </w:r>
    </w:p>
    <w:p w14:paraId="359DA6D5" w14:textId="77777777" w:rsidR="00D450FB" w:rsidRPr="00906B09" w:rsidRDefault="00D450FB" w:rsidP="007A118F">
      <w:pPr>
        <w:sectPr w:rsidR="00D450FB" w:rsidRPr="00906B09" w:rsidSect="00D450FB">
          <w:type w:val="continuous"/>
          <w:pgSz w:w="11907" w:h="16840" w:code="9"/>
          <w:pgMar w:top="1418" w:right="1134" w:bottom="1418" w:left="1134" w:header="709" w:footer="399" w:gutter="0"/>
          <w:cols w:num="2" w:space="708" w:equalWidth="0">
            <w:col w:w="2741" w:space="708"/>
            <w:col w:w="6190"/>
          </w:cols>
          <w:docGrid w:linePitch="360"/>
        </w:sectPr>
      </w:pPr>
    </w:p>
    <w:p w14:paraId="7C15FD64" w14:textId="77777777" w:rsidR="007A118F" w:rsidRPr="00906B09" w:rsidRDefault="007A118F" w:rsidP="007A118F"/>
    <w:p w14:paraId="72A6EAB3" w14:textId="77777777" w:rsidR="00D450FB" w:rsidRPr="00906B09" w:rsidRDefault="00D450FB" w:rsidP="007A118F">
      <w:pPr>
        <w:sectPr w:rsidR="00D450FB" w:rsidRPr="00906B09" w:rsidSect="003A3291">
          <w:type w:val="continuous"/>
          <w:pgSz w:w="11907" w:h="16840" w:code="9"/>
          <w:pgMar w:top="1418" w:right="1134" w:bottom="1418" w:left="1134" w:header="709" w:footer="399" w:gutter="0"/>
          <w:cols w:space="708"/>
          <w:docGrid w:linePitch="360"/>
        </w:sectPr>
      </w:pPr>
    </w:p>
    <w:p w14:paraId="0886BB29" w14:textId="77777777" w:rsidR="00D450FB" w:rsidRPr="00906B09" w:rsidRDefault="00D450FB" w:rsidP="007A118F">
      <w:pPr>
        <w:rPr>
          <w:b/>
        </w:rPr>
      </w:pPr>
      <w:r w:rsidRPr="00906B09">
        <w:rPr>
          <w:b/>
        </w:rPr>
        <w:lastRenderedPageBreak/>
        <w:t>KW1</w:t>
      </w:r>
    </w:p>
    <w:p w14:paraId="33C6B730" w14:textId="77777777" w:rsidR="007A118F" w:rsidRPr="00906B09" w:rsidRDefault="007A118F" w:rsidP="007A118F">
      <w:r w:rsidRPr="00906B09">
        <w:lastRenderedPageBreak/>
        <w:t>Keywords: X/Y/Z/T/Latitude/Longitude/Data</w:t>
      </w:r>
    </w:p>
    <w:p w14:paraId="696E751E" w14:textId="77777777" w:rsidR="00D450FB" w:rsidRPr="00906B09" w:rsidRDefault="00D450FB" w:rsidP="007A118F">
      <w:pPr>
        <w:sectPr w:rsidR="00D450FB" w:rsidRPr="00906B09" w:rsidSect="00D450FB">
          <w:type w:val="continuous"/>
          <w:pgSz w:w="11907" w:h="16840" w:code="9"/>
          <w:pgMar w:top="1418" w:right="1134" w:bottom="1418" w:left="1134" w:header="709" w:footer="399" w:gutter="0"/>
          <w:cols w:num="2" w:space="708" w:equalWidth="0">
            <w:col w:w="2741" w:space="708"/>
            <w:col w:w="6190"/>
          </w:cols>
          <w:docGrid w:linePitch="360"/>
        </w:sectPr>
      </w:pPr>
    </w:p>
    <w:p w14:paraId="4D8FE114" w14:textId="77777777" w:rsidR="007A118F" w:rsidRPr="00906B09" w:rsidRDefault="007A118F" w:rsidP="007A118F"/>
    <w:p w14:paraId="23BAACA9" w14:textId="77777777" w:rsidR="00D450FB" w:rsidRPr="00906B09" w:rsidRDefault="00D450FB" w:rsidP="00D450FB">
      <w:pPr>
        <w:sectPr w:rsidR="00D450FB" w:rsidRPr="00906B09" w:rsidSect="003A3291">
          <w:type w:val="continuous"/>
          <w:pgSz w:w="11907" w:h="16840" w:code="9"/>
          <w:pgMar w:top="1418" w:right="1134" w:bottom="1418" w:left="1134" w:header="709" w:footer="399" w:gutter="0"/>
          <w:cols w:space="708"/>
          <w:docGrid w:linePitch="360"/>
        </w:sectPr>
      </w:pPr>
    </w:p>
    <w:p w14:paraId="4B7E948E" w14:textId="77777777" w:rsidR="00D450FB" w:rsidRPr="00906B09" w:rsidRDefault="00D450FB" w:rsidP="00D450FB">
      <w:pPr>
        <w:rPr>
          <w:b/>
        </w:rPr>
      </w:pPr>
      <w:r w:rsidRPr="00906B09">
        <w:rPr>
          <w:b/>
        </w:rPr>
        <w:lastRenderedPageBreak/>
        <w:t>KW2</w:t>
      </w:r>
    </w:p>
    <w:p w14:paraId="5215D829" w14:textId="77777777" w:rsidR="00D450FB" w:rsidRPr="00906B09" w:rsidRDefault="00D450FB" w:rsidP="00D450FB">
      <w:r w:rsidRPr="00906B09">
        <w:lastRenderedPageBreak/>
        <w:t>Keywords: FIRST/LAST/MIN/MAX/MEAN/STDDEV/COUNT</w:t>
      </w:r>
    </w:p>
    <w:p w14:paraId="2B128F29" w14:textId="77777777" w:rsidR="00D450FB" w:rsidRPr="00906B09" w:rsidRDefault="00D450FB" w:rsidP="007A118F">
      <w:pPr>
        <w:sectPr w:rsidR="00D450FB" w:rsidRPr="00906B09" w:rsidSect="00D450FB">
          <w:type w:val="continuous"/>
          <w:pgSz w:w="11907" w:h="16840" w:code="9"/>
          <w:pgMar w:top="1418" w:right="1134" w:bottom="1418" w:left="1134" w:header="709" w:footer="399" w:gutter="0"/>
          <w:cols w:num="2" w:space="708" w:equalWidth="0">
            <w:col w:w="2741" w:space="708"/>
            <w:col w:w="6190"/>
          </w:cols>
          <w:docGrid w:linePitch="360"/>
        </w:sectPr>
      </w:pPr>
    </w:p>
    <w:p w14:paraId="020AF1D0" w14:textId="77777777" w:rsidR="00D450FB" w:rsidRPr="00906B09" w:rsidRDefault="00D450FB" w:rsidP="007A118F"/>
    <w:p w14:paraId="78EB6AD6" w14:textId="77777777" w:rsidR="000109C5" w:rsidRPr="00906B09" w:rsidRDefault="000109C5" w:rsidP="000109C5">
      <w:pPr>
        <w:pStyle w:val="Heading1"/>
      </w:pPr>
      <w:bookmarkStart w:id="522" w:name="_Toc449978514"/>
      <w:r w:rsidRPr="00906B09">
        <w:lastRenderedPageBreak/>
        <w:t>ANNEX C: Z=F(X,Y) parameter file keys</w:t>
      </w:r>
      <w:bookmarkEnd w:id="522"/>
    </w:p>
    <w:p w14:paraId="7A6E8F5F" w14:textId="77777777" w:rsidR="000109C5" w:rsidRPr="00906B09" w:rsidRDefault="00581BBC" w:rsidP="000109C5">
      <w:r w:rsidRPr="00906B09">
        <w:t>NOTE: The following table of parameter file keyword help can be always be obtained by calling: “BratCreateZFXY -k”</w:t>
      </w:r>
    </w:p>
    <w:p w14:paraId="7E7F3B8D" w14:textId="77777777" w:rsidR="00581BBC" w:rsidRPr="00906B09" w:rsidRDefault="00581BBC" w:rsidP="000109C5"/>
    <w:p w14:paraId="721C7CCB" w14:textId="77777777" w:rsidR="00254ACA" w:rsidRPr="00906B09" w:rsidRDefault="00254ACA" w:rsidP="00254ACA">
      <w:pPr>
        <w:sectPr w:rsidR="00254ACA" w:rsidRPr="00906B09" w:rsidSect="003A3291">
          <w:type w:val="continuous"/>
          <w:pgSz w:w="11907" w:h="16840" w:code="9"/>
          <w:pgMar w:top="1418" w:right="1134" w:bottom="1418" w:left="1134" w:header="709" w:footer="399" w:gutter="0"/>
          <w:cols w:space="708"/>
          <w:docGrid w:linePitch="360"/>
        </w:sectPr>
      </w:pPr>
    </w:p>
    <w:p w14:paraId="49EC593A" w14:textId="77777777" w:rsidR="00254ACA" w:rsidRPr="00906B09" w:rsidRDefault="00254ACA" w:rsidP="00254ACA">
      <w:pPr>
        <w:rPr>
          <w:b/>
        </w:rPr>
      </w:pPr>
      <w:r w:rsidRPr="00906B09">
        <w:rPr>
          <w:b/>
        </w:rPr>
        <w:lastRenderedPageBreak/>
        <w:t>FILE</w:t>
      </w:r>
    </w:p>
    <w:p w14:paraId="0B27EC0D" w14:textId="77777777" w:rsidR="00254ACA" w:rsidRPr="00906B09" w:rsidRDefault="00254ACA" w:rsidP="00254ACA">
      <w:r w:rsidRPr="00906B09">
        <w:lastRenderedPageBreak/>
        <w:t>Type : Str</w:t>
      </w:r>
      <w:r w:rsidRPr="00906B09">
        <w:tab/>
        <w:t>Count : [1-n]</w:t>
      </w:r>
    </w:p>
    <w:p w14:paraId="15976A5E" w14:textId="77777777" w:rsidR="00254ACA" w:rsidRPr="00906B09" w:rsidRDefault="00254ACA" w:rsidP="00254ACA">
      <w:pPr>
        <w:sectPr w:rsidR="00254ACA" w:rsidRPr="00906B09" w:rsidSect="00254ACA">
          <w:type w:val="continuous"/>
          <w:pgSz w:w="11907" w:h="16840" w:code="9"/>
          <w:pgMar w:top="1418" w:right="1134" w:bottom="1418" w:left="1134" w:header="709" w:footer="399" w:gutter="0"/>
          <w:cols w:num="2" w:space="708" w:equalWidth="0">
            <w:col w:w="2741" w:space="708"/>
            <w:col w:w="6190"/>
          </w:cols>
          <w:docGrid w:linePitch="360"/>
        </w:sectPr>
      </w:pPr>
    </w:p>
    <w:p w14:paraId="6CD8621A" w14:textId="77777777" w:rsidR="00254ACA" w:rsidRPr="00906B09" w:rsidRDefault="00254ACA" w:rsidP="00254ACA">
      <w:pPr>
        <w:ind w:left="3124"/>
      </w:pPr>
      <w:r w:rsidRPr="00906B09">
        <w:lastRenderedPageBreak/>
        <w:tab/>
        <w:t xml:space="preserve"> Input file name.</w:t>
      </w:r>
    </w:p>
    <w:p w14:paraId="44386400" w14:textId="77777777" w:rsidR="00254ACA" w:rsidRPr="00906B09" w:rsidRDefault="00254ACA" w:rsidP="00254ACA"/>
    <w:p w14:paraId="426124D9" w14:textId="77777777" w:rsidR="00254ACA" w:rsidRPr="00906B09" w:rsidRDefault="00254ACA" w:rsidP="00254ACA">
      <w:pPr>
        <w:sectPr w:rsidR="00254ACA" w:rsidRPr="00906B09" w:rsidSect="003A3291">
          <w:type w:val="continuous"/>
          <w:pgSz w:w="11907" w:h="16840" w:code="9"/>
          <w:pgMar w:top="1418" w:right="1134" w:bottom="1418" w:left="1134" w:header="709" w:footer="399" w:gutter="0"/>
          <w:cols w:space="708"/>
          <w:docGrid w:linePitch="360"/>
        </w:sectPr>
      </w:pPr>
    </w:p>
    <w:p w14:paraId="23CF724C" w14:textId="77777777" w:rsidR="00254ACA" w:rsidRPr="00906B09" w:rsidRDefault="00254ACA" w:rsidP="00254ACA">
      <w:pPr>
        <w:rPr>
          <w:b/>
        </w:rPr>
      </w:pPr>
      <w:r w:rsidRPr="00906B09">
        <w:rPr>
          <w:b/>
        </w:rPr>
        <w:lastRenderedPageBreak/>
        <w:t>OUTPUT</w:t>
      </w:r>
    </w:p>
    <w:p w14:paraId="6860A2CD" w14:textId="77777777" w:rsidR="00254ACA" w:rsidRPr="00906B09" w:rsidRDefault="00254ACA" w:rsidP="00254ACA">
      <w:r w:rsidRPr="00906B09">
        <w:lastRenderedPageBreak/>
        <w:t>Type : Str</w:t>
      </w:r>
      <w:r w:rsidRPr="00906B09">
        <w:tab/>
        <w:t>Count : 1</w:t>
      </w:r>
    </w:p>
    <w:p w14:paraId="5E528077" w14:textId="77777777" w:rsidR="00254ACA" w:rsidRPr="00906B09" w:rsidRDefault="00254ACA" w:rsidP="00254ACA">
      <w:pPr>
        <w:sectPr w:rsidR="00254ACA" w:rsidRPr="00906B09" w:rsidSect="00254ACA">
          <w:type w:val="continuous"/>
          <w:pgSz w:w="11907" w:h="16840" w:code="9"/>
          <w:pgMar w:top="1418" w:right="1134" w:bottom="1418" w:left="1134" w:header="709" w:footer="399" w:gutter="0"/>
          <w:cols w:num="2" w:space="708" w:equalWidth="0">
            <w:col w:w="2741" w:space="708"/>
            <w:col w:w="6190"/>
          </w:cols>
          <w:docGrid w:linePitch="360"/>
        </w:sectPr>
      </w:pPr>
    </w:p>
    <w:p w14:paraId="1E1747F3" w14:textId="77777777" w:rsidR="00254ACA" w:rsidRPr="00906B09" w:rsidRDefault="00254ACA" w:rsidP="00254ACA">
      <w:pPr>
        <w:ind w:left="3124"/>
      </w:pPr>
      <w:r w:rsidRPr="00906B09">
        <w:lastRenderedPageBreak/>
        <w:tab/>
        <w:t xml:space="preserve"> Name of created/modified file.</w:t>
      </w:r>
    </w:p>
    <w:p w14:paraId="7E2FEC45" w14:textId="77777777" w:rsidR="00254ACA" w:rsidRPr="00906B09" w:rsidRDefault="00254ACA" w:rsidP="00254ACA"/>
    <w:p w14:paraId="0F881FB6" w14:textId="77777777" w:rsidR="000A64A5" w:rsidRPr="00906B09" w:rsidRDefault="000A64A5" w:rsidP="00254ACA">
      <w:pPr>
        <w:sectPr w:rsidR="000A64A5" w:rsidRPr="00906B09" w:rsidSect="003A3291">
          <w:type w:val="continuous"/>
          <w:pgSz w:w="11907" w:h="16840" w:code="9"/>
          <w:pgMar w:top="1418" w:right="1134" w:bottom="1418" w:left="1134" w:header="709" w:footer="399" w:gutter="0"/>
          <w:cols w:space="708"/>
          <w:docGrid w:linePitch="360"/>
        </w:sectPr>
      </w:pPr>
    </w:p>
    <w:p w14:paraId="74353A58" w14:textId="77777777" w:rsidR="000A64A5" w:rsidRPr="00906B09" w:rsidRDefault="00254ACA" w:rsidP="00254ACA">
      <w:pPr>
        <w:rPr>
          <w:b/>
        </w:rPr>
      </w:pPr>
      <w:r w:rsidRPr="00906B09">
        <w:rPr>
          <w:b/>
        </w:rPr>
        <w:lastRenderedPageBreak/>
        <w:t>OUTPUT_TITLE</w:t>
      </w:r>
      <w:r w:rsidRPr="00906B09">
        <w:rPr>
          <w:b/>
        </w:rPr>
        <w:tab/>
      </w:r>
    </w:p>
    <w:p w14:paraId="390C28C5" w14:textId="77777777" w:rsidR="00254ACA" w:rsidRPr="00906B09" w:rsidRDefault="00254ACA" w:rsidP="00254ACA">
      <w:r w:rsidRPr="00906B09">
        <w:lastRenderedPageBreak/>
        <w:t>Type : Str</w:t>
      </w:r>
      <w:r w:rsidRPr="00906B09">
        <w:tab/>
        <w:t>Count : [0-1]</w:t>
      </w:r>
    </w:p>
    <w:p w14:paraId="2284EF80" w14:textId="77777777" w:rsidR="000A64A5" w:rsidRPr="00906B09" w:rsidRDefault="000A64A5" w:rsidP="00254ACA">
      <w:pPr>
        <w:sectPr w:rsidR="000A64A5" w:rsidRPr="00906B09" w:rsidSect="000A64A5">
          <w:type w:val="continuous"/>
          <w:pgSz w:w="11907" w:h="16840" w:code="9"/>
          <w:pgMar w:top="1418" w:right="1134" w:bottom="1418" w:left="1134" w:header="709" w:footer="399" w:gutter="0"/>
          <w:cols w:num="2" w:space="708" w:equalWidth="0">
            <w:col w:w="2741" w:space="708"/>
            <w:col w:w="6190"/>
          </w:cols>
          <w:docGrid w:linePitch="360"/>
        </w:sectPr>
      </w:pPr>
    </w:p>
    <w:p w14:paraId="60E4C47C" w14:textId="77777777" w:rsidR="00254ACA" w:rsidRPr="00906B09" w:rsidRDefault="00254ACA" w:rsidP="000A64A5">
      <w:pPr>
        <w:ind w:left="3408"/>
      </w:pPr>
      <w:r w:rsidRPr="00906B09">
        <w:lastRenderedPageBreak/>
        <w:t>Title of created/modif</w:t>
      </w:r>
      <w:r w:rsidR="000A64A5" w:rsidRPr="00906B09">
        <w:t xml:space="preserve">ied file (string describing the </w:t>
      </w:r>
      <w:r w:rsidRPr="00906B09">
        <w:t>content and which sh</w:t>
      </w:r>
      <w:r w:rsidR="000A64A5" w:rsidRPr="00906B09">
        <w:t xml:space="preserve">ould appear as a graphic title, </w:t>
      </w:r>
      <w:r w:rsidRPr="00906B09">
        <w:t>for example).</w:t>
      </w:r>
    </w:p>
    <w:p w14:paraId="4352B1B9" w14:textId="77777777" w:rsidR="00254ACA" w:rsidRPr="00906B09" w:rsidRDefault="00254ACA" w:rsidP="000A64A5">
      <w:pPr>
        <w:ind w:left="3408"/>
      </w:pPr>
      <w:r w:rsidRPr="00906B09">
        <w:t>(Default="")</w:t>
      </w:r>
    </w:p>
    <w:p w14:paraId="5678D687" w14:textId="77777777" w:rsidR="00254ACA" w:rsidRPr="00906B09" w:rsidRDefault="00254ACA" w:rsidP="00254ACA"/>
    <w:p w14:paraId="74CAEE74" w14:textId="77777777" w:rsidR="00155356" w:rsidRPr="00906B09" w:rsidRDefault="00155356" w:rsidP="00254ACA">
      <w:pPr>
        <w:sectPr w:rsidR="00155356" w:rsidRPr="00906B09" w:rsidSect="003A3291">
          <w:type w:val="continuous"/>
          <w:pgSz w:w="11907" w:h="16840" w:code="9"/>
          <w:pgMar w:top="1418" w:right="1134" w:bottom="1418" w:left="1134" w:header="709" w:footer="399" w:gutter="0"/>
          <w:cols w:space="708"/>
          <w:docGrid w:linePitch="360"/>
        </w:sectPr>
      </w:pPr>
    </w:p>
    <w:p w14:paraId="282ACA2F" w14:textId="77777777" w:rsidR="00155356" w:rsidRPr="00906B09" w:rsidRDefault="00155356" w:rsidP="00254ACA">
      <w:pPr>
        <w:rPr>
          <w:b/>
        </w:rPr>
      </w:pPr>
      <w:r w:rsidRPr="00906B09">
        <w:rPr>
          <w:b/>
        </w:rPr>
        <w:lastRenderedPageBreak/>
        <w:t>SELECT</w:t>
      </w:r>
    </w:p>
    <w:p w14:paraId="0C9B323D" w14:textId="77777777" w:rsidR="00254ACA" w:rsidRPr="00906B09" w:rsidRDefault="00254ACA" w:rsidP="00254ACA">
      <w:r w:rsidRPr="00906B09">
        <w:lastRenderedPageBreak/>
        <w:t>Type : Expr Count : [0-n]</w:t>
      </w:r>
    </w:p>
    <w:p w14:paraId="38E2F460" w14:textId="77777777" w:rsidR="00155356" w:rsidRPr="00906B09" w:rsidRDefault="00155356" w:rsidP="00254ACA">
      <w:pPr>
        <w:sectPr w:rsidR="00155356" w:rsidRPr="00906B09" w:rsidSect="00155356">
          <w:type w:val="continuous"/>
          <w:pgSz w:w="11907" w:h="16840" w:code="9"/>
          <w:pgMar w:top="1418" w:right="1134" w:bottom="1418" w:left="1134" w:header="709" w:footer="399" w:gutter="0"/>
          <w:cols w:num="2" w:space="708" w:equalWidth="0">
            <w:col w:w="2741" w:space="708"/>
            <w:col w:w="6190"/>
          </w:cols>
          <w:docGrid w:linePitch="360"/>
        </w:sectPr>
      </w:pPr>
    </w:p>
    <w:p w14:paraId="75C5D2C6" w14:textId="77777777" w:rsidR="00254ACA" w:rsidRPr="00906B09" w:rsidRDefault="00254ACA" w:rsidP="00155356">
      <w:pPr>
        <w:ind w:left="3124"/>
      </w:pPr>
      <w:r w:rsidRPr="00906B09">
        <w:lastRenderedPageBreak/>
        <w:tab/>
        <w:t>True for record values selected.</w:t>
      </w:r>
    </w:p>
    <w:p w14:paraId="4133F635" w14:textId="77777777" w:rsidR="00254ACA" w:rsidRPr="00906B09" w:rsidRDefault="00254ACA" w:rsidP="00155356">
      <w:pPr>
        <w:ind w:left="3124"/>
      </w:pPr>
      <w:r w:rsidRPr="00906B09">
        <w:tab/>
        <w:t>(Default=1)</w:t>
      </w:r>
    </w:p>
    <w:p w14:paraId="017927E6" w14:textId="77777777" w:rsidR="00254ACA" w:rsidRPr="00906B09" w:rsidRDefault="00254ACA" w:rsidP="00254ACA"/>
    <w:p w14:paraId="1FFC5176" w14:textId="77777777" w:rsidR="00F5497C" w:rsidRPr="00906B09" w:rsidRDefault="00F5497C" w:rsidP="00254ACA">
      <w:pPr>
        <w:sectPr w:rsidR="00F5497C" w:rsidRPr="00906B09" w:rsidSect="003A3291">
          <w:type w:val="continuous"/>
          <w:pgSz w:w="11907" w:h="16840" w:code="9"/>
          <w:pgMar w:top="1418" w:right="1134" w:bottom="1418" w:left="1134" w:header="709" w:footer="399" w:gutter="0"/>
          <w:cols w:space="708"/>
          <w:docGrid w:linePitch="360"/>
        </w:sectPr>
      </w:pPr>
    </w:p>
    <w:p w14:paraId="2DCDEA78" w14:textId="77777777" w:rsidR="00F5497C" w:rsidRPr="00906B09" w:rsidRDefault="00F5497C" w:rsidP="00254ACA">
      <w:pPr>
        <w:rPr>
          <w:b/>
        </w:rPr>
      </w:pPr>
      <w:r w:rsidRPr="00906B09">
        <w:rPr>
          <w:b/>
        </w:rPr>
        <w:lastRenderedPageBreak/>
        <w:t>RECORD</w:t>
      </w:r>
    </w:p>
    <w:p w14:paraId="4FA8D153" w14:textId="77777777" w:rsidR="00254ACA" w:rsidRPr="00906B09" w:rsidRDefault="00254ACA" w:rsidP="00254ACA">
      <w:r w:rsidRPr="00906B09">
        <w:lastRenderedPageBreak/>
        <w:t>Type : Str</w:t>
      </w:r>
      <w:r w:rsidRPr="00906B09">
        <w:tab/>
        <w:t>Count : 1</w:t>
      </w:r>
    </w:p>
    <w:p w14:paraId="1A73498A" w14:textId="77777777" w:rsidR="00F5497C" w:rsidRPr="00906B09" w:rsidRDefault="00F5497C" w:rsidP="00254ACA">
      <w:pPr>
        <w:sectPr w:rsidR="00F5497C" w:rsidRPr="00906B09" w:rsidSect="00F5497C">
          <w:type w:val="continuous"/>
          <w:pgSz w:w="11907" w:h="16840" w:code="9"/>
          <w:pgMar w:top="1418" w:right="1134" w:bottom="1418" w:left="1134" w:header="709" w:footer="399" w:gutter="0"/>
          <w:cols w:num="2" w:space="708" w:equalWidth="0">
            <w:col w:w="2741" w:space="708"/>
            <w:col w:w="6190"/>
          </w:cols>
          <w:docGrid w:linePitch="360"/>
        </w:sectPr>
      </w:pPr>
    </w:p>
    <w:p w14:paraId="53D8EFF9" w14:textId="77777777" w:rsidR="00254ACA" w:rsidRPr="00906B09" w:rsidRDefault="00254ACA" w:rsidP="00F5497C">
      <w:pPr>
        <w:ind w:left="3124"/>
      </w:pPr>
      <w:r w:rsidRPr="00906B09">
        <w:lastRenderedPageBreak/>
        <w:tab/>
        <w:t>Record set name to take into account for a file.</w:t>
      </w:r>
    </w:p>
    <w:p w14:paraId="447B102E" w14:textId="77777777" w:rsidR="00254ACA" w:rsidRPr="00906B09" w:rsidRDefault="00254ACA" w:rsidP="00254ACA"/>
    <w:p w14:paraId="40287DB1" w14:textId="77777777" w:rsidR="00F27989" w:rsidRPr="00906B09" w:rsidRDefault="00F27989" w:rsidP="00254ACA">
      <w:pPr>
        <w:sectPr w:rsidR="00F27989" w:rsidRPr="00906B09" w:rsidSect="003A3291">
          <w:type w:val="continuous"/>
          <w:pgSz w:w="11907" w:h="16840" w:code="9"/>
          <w:pgMar w:top="1418" w:right="1134" w:bottom="1418" w:left="1134" w:header="709" w:footer="399" w:gutter="0"/>
          <w:cols w:space="708"/>
          <w:docGrid w:linePitch="360"/>
        </w:sectPr>
      </w:pPr>
    </w:p>
    <w:p w14:paraId="6C6AC5FE" w14:textId="77777777" w:rsidR="00F27989" w:rsidRPr="00906B09" w:rsidRDefault="00F27989" w:rsidP="00254ACA">
      <w:pPr>
        <w:rPr>
          <w:b/>
        </w:rPr>
      </w:pPr>
      <w:r w:rsidRPr="00906B09">
        <w:rPr>
          <w:b/>
        </w:rPr>
        <w:lastRenderedPageBreak/>
        <w:t>DATA_MODE</w:t>
      </w:r>
    </w:p>
    <w:p w14:paraId="573A812E" w14:textId="77777777" w:rsidR="00254ACA" w:rsidRPr="00906B09" w:rsidRDefault="00254ACA" w:rsidP="00254ACA">
      <w:r w:rsidRPr="00906B09">
        <w:lastRenderedPageBreak/>
        <w:t>Type : KW2</w:t>
      </w:r>
      <w:r w:rsidRPr="00906B09">
        <w:tab/>
        <w:t>Count : [0-1]</w:t>
      </w:r>
    </w:p>
    <w:p w14:paraId="7A7AAEBA" w14:textId="77777777" w:rsidR="00F27989" w:rsidRPr="00906B09" w:rsidRDefault="00F27989" w:rsidP="00254ACA">
      <w:pPr>
        <w:sectPr w:rsidR="00F27989" w:rsidRPr="00906B09" w:rsidSect="00F27989">
          <w:type w:val="continuous"/>
          <w:pgSz w:w="11907" w:h="16840" w:code="9"/>
          <w:pgMar w:top="1418" w:right="1134" w:bottom="1418" w:left="1134" w:header="709" w:footer="399" w:gutter="0"/>
          <w:cols w:num="2" w:space="708" w:equalWidth="0">
            <w:col w:w="2741" w:space="708"/>
            <w:col w:w="6190"/>
          </w:cols>
          <w:docGrid w:linePitch="360"/>
        </w:sectPr>
      </w:pPr>
    </w:p>
    <w:p w14:paraId="4F8E20C9" w14:textId="77777777" w:rsidR="00254ACA" w:rsidRPr="00906B09" w:rsidRDefault="00254ACA" w:rsidP="00F27989">
      <w:pPr>
        <w:ind w:left="3124"/>
      </w:pPr>
      <w:r w:rsidRPr="00906B09">
        <w:lastRenderedPageBreak/>
        <w:tab/>
        <w:t>Keyword to indicate how data are stored/computed.</w:t>
      </w:r>
    </w:p>
    <w:p w14:paraId="1A8CABBE" w14:textId="77777777" w:rsidR="00254ACA" w:rsidRPr="00906B09" w:rsidRDefault="00254ACA" w:rsidP="00F27989">
      <w:pPr>
        <w:ind w:left="3124"/>
      </w:pPr>
      <w:r w:rsidRPr="00906B09">
        <w:tab/>
        <w:t>(Default=MEAN)</w:t>
      </w:r>
    </w:p>
    <w:p w14:paraId="21A56101" w14:textId="77777777" w:rsidR="00254ACA" w:rsidRPr="00906B09" w:rsidRDefault="00254ACA" w:rsidP="00254ACA"/>
    <w:p w14:paraId="60873A0E" w14:textId="77777777" w:rsidR="006A1ABF" w:rsidRPr="00906B09" w:rsidRDefault="006A1ABF" w:rsidP="00254ACA">
      <w:pPr>
        <w:sectPr w:rsidR="006A1ABF" w:rsidRPr="00906B09" w:rsidSect="003A3291">
          <w:type w:val="continuous"/>
          <w:pgSz w:w="11907" w:h="16840" w:code="9"/>
          <w:pgMar w:top="1418" w:right="1134" w:bottom="1418" w:left="1134" w:header="709" w:footer="399" w:gutter="0"/>
          <w:cols w:space="708"/>
          <w:docGrid w:linePitch="360"/>
        </w:sectPr>
      </w:pPr>
    </w:p>
    <w:p w14:paraId="3ECB0AFF" w14:textId="77777777" w:rsidR="006A1ABF" w:rsidRPr="00906B09" w:rsidRDefault="006A1ABF" w:rsidP="00254ACA">
      <w:pPr>
        <w:rPr>
          <w:b/>
        </w:rPr>
      </w:pPr>
      <w:r w:rsidRPr="00906B09">
        <w:rPr>
          <w:b/>
        </w:rPr>
        <w:lastRenderedPageBreak/>
        <w:t>POSITION_MODE</w:t>
      </w:r>
    </w:p>
    <w:p w14:paraId="0E719F4C" w14:textId="77777777" w:rsidR="00254ACA" w:rsidRPr="00906B09" w:rsidRDefault="00254ACA" w:rsidP="00254ACA">
      <w:r w:rsidRPr="00906B09">
        <w:lastRenderedPageBreak/>
        <w:t>Type : KW3</w:t>
      </w:r>
      <w:r w:rsidRPr="00906B09">
        <w:tab/>
        <w:t>Count : [0-1]</w:t>
      </w:r>
    </w:p>
    <w:p w14:paraId="37F8E51A" w14:textId="77777777" w:rsidR="006A1ABF" w:rsidRPr="00906B09" w:rsidRDefault="006A1ABF" w:rsidP="00254ACA">
      <w:pPr>
        <w:sectPr w:rsidR="006A1ABF" w:rsidRPr="00906B09" w:rsidSect="006A1ABF">
          <w:type w:val="continuous"/>
          <w:pgSz w:w="11907" w:h="16840" w:code="9"/>
          <w:pgMar w:top="1418" w:right="1134" w:bottom="1418" w:left="1134" w:header="709" w:footer="399" w:gutter="0"/>
          <w:cols w:num="2" w:space="708" w:equalWidth="0">
            <w:col w:w="2741" w:space="708"/>
            <w:col w:w="6190"/>
          </w:cols>
          <w:docGrid w:linePitch="360"/>
        </w:sectPr>
      </w:pPr>
    </w:p>
    <w:p w14:paraId="6279DCA7" w14:textId="77777777" w:rsidR="00254ACA" w:rsidRPr="00906B09" w:rsidRDefault="00254ACA" w:rsidP="006A1ABF">
      <w:pPr>
        <w:ind w:left="3124"/>
      </w:pPr>
      <w:r w:rsidRPr="00906B09">
        <w:lastRenderedPageBreak/>
        <w:tab/>
        <w:t>How position is computed.</w:t>
      </w:r>
    </w:p>
    <w:p w14:paraId="7812D412" w14:textId="77777777" w:rsidR="00254ACA" w:rsidRPr="00906B09" w:rsidRDefault="00254ACA" w:rsidP="006A1ABF">
      <w:pPr>
        <w:ind w:left="3124"/>
      </w:pPr>
      <w:r w:rsidRPr="00906B09">
        <w:tab/>
        <w:t>(Default=NEAREST)</w:t>
      </w:r>
    </w:p>
    <w:p w14:paraId="055EBBD7" w14:textId="77777777" w:rsidR="00254ACA" w:rsidRPr="00906B09" w:rsidRDefault="00254ACA" w:rsidP="00254ACA"/>
    <w:p w14:paraId="1E58DFFA" w14:textId="77777777" w:rsidR="006A1ABF" w:rsidRPr="00906B09" w:rsidRDefault="006A1ABF" w:rsidP="00254ACA">
      <w:pPr>
        <w:sectPr w:rsidR="006A1ABF" w:rsidRPr="00906B09" w:rsidSect="003A3291">
          <w:type w:val="continuous"/>
          <w:pgSz w:w="11907" w:h="16840" w:code="9"/>
          <w:pgMar w:top="1418" w:right="1134" w:bottom="1418" w:left="1134" w:header="709" w:footer="399" w:gutter="0"/>
          <w:cols w:space="708"/>
          <w:docGrid w:linePitch="360"/>
        </w:sectPr>
      </w:pPr>
    </w:p>
    <w:p w14:paraId="52954E7D" w14:textId="77777777" w:rsidR="006A1ABF" w:rsidRPr="00906B09" w:rsidRDefault="006A1ABF" w:rsidP="00254ACA">
      <w:pPr>
        <w:rPr>
          <w:b/>
        </w:rPr>
      </w:pPr>
      <w:r w:rsidRPr="00906B09">
        <w:rPr>
          <w:b/>
        </w:rPr>
        <w:lastRenderedPageBreak/>
        <w:t>OUTSIDE_MODE</w:t>
      </w:r>
    </w:p>
    <w:p w14:paraId="44F0F4FD" w14:textId="77777777" w:rsidR="00254ACA" w:rsidRPr="00906B09" w:rsidRDefault="00254ACA" w:rsidP="00254ACA">
      <w:r w:rsidRPr="00906B09">
        <w:lastRenderedPageBreak/>
        <w:t>Type : KW4</w:t>
      </w:r>
      <w:r w:rsidRPr="00906B09">
        <w:tab/>
        <w:t>Count : [0-1]</w:t>
      </w:r>
    </w:p>
    <w:p w14:paraId="6AF3771B" w14:textId="77777777" w:rsidR="006A1ABF" w:rsidRPr="00906B09" w:rsidRDefault="006A1ABF" w:rsidP="00254ACA">
      <w:pPr>
        <w:sectPr w:rsidR="006A1ABF" w:rsidRPr="00906B09" w:rsidSect="006A1ABF">
          <w:type w:val="continuous"/>
          <w:pgSz w:w="11907" w:h="16840" w:code="9"/>
          <w:pgMar w:top="1418" w:right="1134" w:bottom="1418" w:left="1134" w:header="709" w:footer="399" w:gutter="0"/>
          <w:cols w:num="2" w:space="708" w:equalWidth="0">
            <w:col w:w="2741" w:space="708"/>
            <w:col w:w="6190"/>
          </w:cols>
          <w:docGrid w:linePitch="360"/>
        </w:sectPr>
      </w:pPr>
    </w:p>
    <w:p w14:paraId="192D47EA" w14:textId="77777777" w:rsidR="00254ACA" w:rsidRPr="00906B09" w:rsidRDefault="00254ACA" w:rsidP="006A1ABF">
      <w:pPr>
        <w:ind w:left="3124"/>
      </w:pPr>
      <w:r w:rsidRPr="00906B09">
        <w:lastRenderedPageBreak/>
        <w:tab/>
        <w:t>How data outside limits are managed.</w:t>
      </w:r>
    </w:p>
    <w:p w14:paraId="792C8E48" w14:textId="77777777" w:rsidR="00254ACA" w:rsidRPr="00906B09" w:rsidRDefault="00254ACA" w:rsidP="006A1ABF">
      <w:pPr>
        <w:ind w:left="3124"/>
      </w:pPr>
      <w:r w:rsidRPr="00906B09">
        <w:tab/>
        <w:t>(Default=STRICT)</w:t>
      </w:r>
    </w:p>
    <w:p w14:paraId="3D5B5BCA" w14:textId="77777777" w:rsidR="00254ACA" w:rsidRPr="00906B09" w:rsidRDefault="00254ACA" w:rsidP="00254ACA"/>
    <w:p w14:paraId="74DD2321" w14:textId="77777777" w:rsidR="00856643" w:rsidRPr="00906B09" w:rsidRDefault="00856643" w:rsidP="00254ACA">
      <w:pPr>
        <w:sectPr w:rsidR="00856643" w:rsidRPr="00906B09" w:rsidSect="003A3291">
          <w:type w:val="continuous"/>
          <w:pgSz w:w="11907" w:h="16840" w:code="9"/>
          <w:pgMar w:top="1418" w:right="1134" w:bottom="1418" w:left="1134" w:header="709" w:footer="399" w:gutter="0"/>
          <w:cols w:space="708"/>
          <w:docGrid w:linePitch="360"/>
        </w:sectPr>
      </w:pPr>
    </w:p>
    <w:p w14:paraId="6299A584" w14:textId="77777777" w:rsidR="00856643" w:rsidRPr="00906B09" w:rsidRDefault="00856643" w:rsidP="00254ACA">
      <w:pPr>
        <w:rPr>
          <w:b/>
        </w:rPr>
      </w:pPr>
      <w:r w:rsidRPr="00906B09">
        <w:rPr>
          <w:b/>
        </w:rPr>
        <w:lastRenderedPageBreak/>
        <w:t>X</w:t>
      </w:r>
    </w:p>
    <w:p w14:paraId="3B6FB4F6" w14:textId="77777777" w:rsidR="00254ACA" w:rsidRPr="00906B09" w:rsidRDefault="00254ACA" w:rsidP="00254ACA">
      <w:r w:rsidRPr="00906B09">
        <w:lastRenderedPageBreak/>
        <w:t>Type : Expr Count : 1</w:t>
      </w:r>
    </w:p>
    <w:p w14:paraId="477E0C72" w14:textId="77777777" w:rsidR="00856643" w:rsidRPr="00906B09" w:rsidRDefault="00856643" w:rsidP="00254ACA">
      <w:pPr>
        <w:sectPr w:rsidR="00856643" w:rsidRPr="00906B09" w:rsidSect="00856643">
          <w:type w:val="continuous"/>
          <w:pgSz w:w="11907" w:h="16840" w:code="9"/>
          <w:pgMar w:top="1418" w:right="1134" w:bottom="1418" w:left="1134" w:header="709" w:footer="399" w:gutter="0"/>
          <w:cols w:num="2" w:space="708" w:equalWidth="0">
            <w:col w:w="2741" w:space="708"/>
            <w:col w:w="6190"/>
          </w:cols>
          <w:docGrid w:linePitch="360"/>
        </w:sectPr>
      </w:pPr>
    </w:p>
    <w:p w14:paraId="49B04B67" w14:textId="77777777" w:rsidR="00254ACA" w:rsidRPr="00906B09" w:rsidRDefault="00254ACA" w:rsidP="00856643">
      <w:pPr>
        <w:ind w:left="3124"/>
      </w:pPr>
      <w:r w:rsidRPr="00906B09">
        <w:lastRenderedPageBreak/>
        <w:tab/>
        <w:t>Expression of fields of *RECORD* to take into account.</w:t>
      </w:r>
    </w:p>
    <w:p w14:paraId="0B498E08" w14:textId="77777777" w:rsidR="00254ACA" w:rsidRPr="00906B09" w:rsidRDefault="00254ACA" w:rsidP="00254ACA"/>
    <w:p w14:paraId="1FDA73B1" w14:textId="77777777" w:rsidR="00856643" w:rsidRPr="00906B09" w:rsidRDefault="00856643" w:rsidP="00254ACA">
      <w:pPr>
        <w:sectPr w:rsidR="00856643" w:rsidRPr="00906B09" w:rsidSect="003A3291">
          <w:type w:val="continuous"/>
          <w:pgSz w:w="11907" w:h="16840" w:code="9"/>
          <w:pgMar w:top="1418" w:right="1134" w:bottom="1418" w:left="1134" w:header="709" w:footer="399" w:gutter="0"/>
          <w:cols w:space="708"/>
          <w:docGrid w:linePitch="360"/>
        </w:sectPr>
      </w:pPr>
    </w:p>
    <w:p w14:paraId="1A951C47" w14:textId="77777777" w:rsidR="00856643" w:rsidRPr="00906B09" w:rsidRDefault="00254ACA" w:rsidP="00254ACA">
      <w:pPr>
        <w:rPr>
          <w:b/>
        </w:rPr>
      </w:pPr>
      <w:r w:rsidRPr="00906B09">
        <w:rPr>
          <w:b/>
        </w:rPr>
        <w:lastRenderedPageBreak/>
        <w:t>X_NAME</w:t>
      </w:r>
    </w:p>
    <w:p w14:paraId="656A9480" w14:textId="77777777" w:rsidR="00254ACA" w:rsidRPr="00906B09" w:rsidRDefault="00254ACA" w:rsidP="00254ACA">
      <w:r w:rsidRPr="00906B09">
        <w:lastRenderedPageBreak/>
        <w:t>Type : Name Count : 1</w:t>
      </w:r>
    </w:p>
    <w:p w14:paraId="44CFE1FE" w14:textId="77777777" w:rsidR="00856643" w:rsidRPr="00906B09" w:rsidRDefault="00856643" w:rsidP="00254ACA">
      <w:pPr>
        <w:sectPr w:rsidR="00856643" w:rsidRPr="00906B09" w:rsidSect="00856643">
          <w:type w:val="continuous"/>
          <w:pgSz w:w="11907" w:h="16840" w:code="9"/>
          <w:pgMar w:top="1418" w:right="1134" w:bottom="1418" w:left="1134" w:header="709" w:footer="399" w:gutter="0"/>
          <w:cols w:num="2" w:space="708" w:equalWidth="0">
            <w:col w:w="2741" w:space="708"/>
            <w:col w:w="6190"/>
          </w:cols>
          <w:docGrid w:linePitch="360"/>
        </w:sectPr>
      </w:pPr>
    </w:p>
    <w:p w14:paraId="761DB1E6" w14:textId="77777777" w:rsidR="00254ACA" w:rsidRPr="00906B09" w:rsidRDefault="00254ACA" w:rsidP="00856643">
      <w:pPr>
        <w:ind w:left="3124"/>
      </w:pPr>
      <w:r w:rsidRPr="00906B09">
        <w:lastRenderedPageBreak/>
        <w:tab/>
        <w:t>Name of the *X* data</w:t>
      </w:r>
    </w:p>
    <w:p w14:paraId="6C3EC295" w14:textId="77777777" w:rsidR="006E5B2D" w:rsidRPr="00906B09" w:rsidRDefault="006E5B2D" w:rsidP="00254ACA">
      <w:pPr>
        <w:sectPr w:rsidR="006E5B2D" w:rsidRPr="00906B09" w:rsidSect="003A3291">
          <w:type w:val="continuous"/>
          <w:pgSz w:w="11907" w:h="16840" w:code="9"/>
          <w:pgMar w:top="1418" w:right="1134" w:bottom="1418" w:left="1134" w:header="709" w:footer="399" w:gutter="0"/>
          <w:cols w:space="708"/>
          <w:docGrid w:linePitch="360"/>
        </w:sectPr>
      </w:pPr>
    </w:p>
    <w:p w14:paraId="3EBBBC0D" w14:textId="77777777" w:rsidR="006E5B2D" w:rsidRPr="00906B09" w:rsidRDefault="006E5B2D" w:rsidP="00254ACA">
      <w:pPr>
        <w:rPr>
          <w:b/>
        </w:rPr>
      </w:pPr>
      <w:r w:rsidRPr="00906B09">
        <w:rPr>
          <w:b/>
        </w:rPr>
        <w:lastRenderedPageBreak/>
        <w:t>X_TYPE</w:t>
      </w:r>
    </w:p>
    <w:p w14:paraId="432A042E" w14:textId="77777777" w:rsidR="00254ACA" w:rsidRPr="00906B09" w:rsidRDefault="00254ACA" w:rsidP="00254ACA">
      <w:r w:rsidRPr="00906B09">
        <w:lastRenderedPageBreak/>
        <w:t>Type : KW1</w:t>
      </w:r>
      <w:r w:rsidRPr="00906B09">
        <w:tab/>
        <w:t>Count : 1</w:t>
      </w:r>
    </w:p>
    <w:p w14:paraId="3DEF4129" w14:textId="77777777" w:rsidR="006E5B2D" w:rsidRPr="00906B09" w:rsidRDefault="006E5B2D" w:rsidP="00254ACA">
      <w:pPr>
        <w:sectPr w:rsidR="006E5B2D" w:rsidRPr="00906B09" w:rsidSect="006E5B2D">
          <w:type w:val="continuous"/>
          <w:pgSz w:w="11907" w:h="16840" w:code="9"/>
          <w:pgMar w:top="1418" w:right="1134" w:bottom="1418" w:left="1134" w:header="709" w:footer="399" w:gutter="0"/>
          <w:cols w:num="2" w:space="708" w:equalWidth="0">
            <w:col w:w="2741" w:space="708"/>
            <w:col w:w="6190"/>
          </w:cols>
          <w:docGrid w:linePitch="360"/>
        </w:sectPr>
      </w:pPr>
    </w:p>
    <w:p w14:paraId="1EA3A3AE" w14:textId="77777777" w:rsidR="00254ACA" w:rsidRPr="00906B09" w:rsidRDefault="00254ACA" w:rsidP="006E5B2D">
      <w:pPr>
        <w:ind w:left="3124"/>
      </w:pPr>
      <w:r w:rsidRPr="00906B09">
        <w:lastRenderedPageBreak/>
        <w:tab/>
        <w:t>Type of *X* data (normally X, T or longitude).</w:t>
      </w:r>
    </w:p>
    <w:p w14:paraId="06CAFF44" w14:textId="77777777" w:rsidR="00254ACA" w:rsidRPr="00906B09" w:rsidRDefault="00254ACA" w:rsidP="00254ACA"/>
    <w:p w14:paraId="34AF77E5" w14:textId="77777777" w:rsidR="006E5B2D" w:rsidRPr="00906B09" w:rsidRDefault="006E5B2D" w:rsidP="00254ACA">
      <w:pPr>
        <w:sectPr w:rsidR="006E5B2D" w:rsidRPr="00906B09" w:rsidSect="003A3291">
          <w:type w:val="continuous"/>
          <w:pgSz w:w="11907" w:h="16840" w:code="9"/>
          <w:pgMar w:top="1418" w:right="1134" w:bottom="1418" w:left="1134" w:header="709" w:footer="399" w:gutter="0"/>
          <w:cols w:space="708"/>
          <w:docGrid w:linePitch="360"/>
        </w:sectPr>
      </w:pPr>
    </w:p>
    <w:p w14:paraId="4A975BC4" w14:textId="77777777" w:rsidR="006E5B2D" w:rsidRPr="00906B09" w:rsidRDefault="006E5B2D" w:rsidP="00254ACA">
      <w:pPr>
        <w:rPr>
          <w:b/>
        </w:rPr>
      </w:pPr>
      <w:r w:rsidRPr="00906B09">
        <w:rPr>
          <w:b/>
        </w:rPr>
        <w:lastRenderedPageBreak/>
        <w:t>X_UNIT</w:t>
      </w:r>
    </w:p>
    <w:p w14:paraId="2BA8444C" w14:textId="77777777" w:rsidR="00254ACA" w:rsidRPr="00906B09" w:rsidRDefault="00254ACA" w:rsidP="00254ACA">
      <w:r w:rsidRPr="00906B09">
        <w:lastRenderedPageBreak/>
        <w:t>Type : Unit Count : 1</w:t>
      </w:r>
    </w:p>
    <w:p w14:paraId="7150E622" w14:textId="77777777" w:rsidR="006E5B2D" w:rsidRPr="00906B09" w:rsidRDefault="006E5B2D" w:rsidP="00254ACA">
      <w:pPr>
        <w:sectPr w:rsidR="006E5B2D" w:rsidRPr="00906B09" w:rsidSect="006E5B2D">
          <w:type w:val="continuous"/>
          <w:pgSz w:w="11907" w:h="16840" w:code="9"/>
          <w:pgMar w:top="1418" w:right="1134" w:bottom="1418" w:left="1134" w:header="709" w:footer="399" w:gutter="0"/>
          <w:cols w:num="2" w:space="708" w:equalWidth="0">
            <w:col w:w="2741" w:space="708"/>
            <w:col w:w="6190"/>
          </w:cols>
          <w:docGrid w:linePitch="360"/>
        </w:sectPr>
      </w:pPr>
    </w:p>
    <w:p w14:paraId="47998DFA" w14:textId="77777777" w:rsidR="00254ACA" w:rsidRPr="00906B09" w:rsidRDefault="00254ACA" w:rsidP="006E5B2D">
      <w:pPr>
        <w:ind w:left="3124"/>
      </w:pPr>
      <w:r w:rsidRPr="00906B09">
        <w:lastRenderedPageBreak/>
        <w:tab/>
        <w:t>Unit of *X* expression</w:t>
      </w:r>
    </w:p>
    <w:p w14:paraId="68E891C0" w14:textId="77777777" w:rsidR="00254ACA" w:rsidRPr="00906B09" w:rsidRDefault="00254ACA" w:rsidP="00254ACA"/>
    <w:p w14:paraId="3D2C5C1A" w14:textId="77777777" w:rsidR="00B71F58" w:rsidRPr="00906B09" w:rsidRDefault="00B71F58" w:rsidP="00254ACA">
      <w:pPr>
        <w:sectPr w:rsidR="00B71F58" w:rsidRPr="00906B09" w:rsidSect="003A3291">
          <w:type w:val="continuous"/>
          <w:pgSz w:w="11907" w:h="16840" w:code="9"/>
          <w:pgMar w:top="1418" w:right="1134" w:bottom="1418" w:left="1134" w:header="709" w:footer="399" w:gutter="0"/>
          <w:cols w:space="708"/>
          <w:docGrid w:linePitch="360"/>
        </w:sectPr>
      </w:pPr>
    </w:p>
    <w:p w14:paraId="69D613C1" w14:textId="77777777" w:rsidR="00B71F58" w:rsidRPr="00906B09" w:rsidRDefault="00B71F58" w:rsidP="00254ACA">
      <w:pPr>
        <w:rPr>
          <w:b/>
        </w:rPr>
      </w:pPr>
      <w:r w:rsidRPr="00906B09">
        <w:rPr>
          <w:b/>
        </w:rPr>
        <w:lastRenderedPageBreak/>
        <w:t>X_TITLE</w:t>
      </w:r>
    </w:p>
    <w:p w14:paraId="54C0C9CC" w14:textId="77777777" w:rsidR="00254ACA" w:rsidRPr="00906B09" w:rsidRDefault="00254ACA" w:rsidP="00254ACA">
      <w:r w:rsidRPr="00906B09">
        <w:lastRenderedPageBreak/>
        <w:t>Type : Str</w:t>
      </w:r>
      <w:r w:rsidRPr="00906B09">
        <w:tab/>
        <w:t>Count : 1</w:t>
      </w:r>
    </w:p>
    <w:p w14:paraId="030A8C87" w14:textId="77777777" w:rsidR="00B71F58" w:rsidRPr="00906B09" w:rsidRDefault="00B71F58" w:rsidP="00254ACA">
      <w:pPr>
        <w:sectPr w:rsidR="00B71F58" w:rsidRPr="00906B09" w:rsidSect="00B71F58">
          <w:type w:val="continuous"/>
          <w:pgSz w:w="11907" w:h="16840" w:code="9"/>
          <w:pgMar w:top="1418" w:right="1134" w:bottom="1418" w:left="1134" w:header="709" w:footer="399" w:gutter="0"/>
          <w:cols w:num="2" w:space="708" w:equalWidth="0">
            <w:col w:w="2741" w:space="708"/>
            <w:col w:w="6190"/>
          </w:cols>
          <w:docGrid w:linePitch="360"/>
        </w:sectPr>
      </w:pPr>
    </w:p>
    <w:p w14:paraId="46BDBC5B" w14:textId="77777777" w:rsidR="00254ACA" w:rsidRPr="00906B09" w:rsidRDefault="00254ACA" w:rsidP="00B71F58">
      <w:pPr>
        <w:ind w:left="3408"/>
      </w:pPr>
      <w:r w:rsidRPr="00906B09">
        <w:lastRenderedPageBreak/>
        <w:t>Long name describing *</w:t>
      </w:r>
      <w:r w:rsidR="00B71F58" w:rsidRPr="00906B09">
        <w:t xml:space="preserve">X*. The one which should appear </w:t>
      </w:r>
      <w:r w:rsidRPr="00906B09">
        <w:t>in graphics on axis or legends, for example.</w:t>
      </w:r>
    </w:p>
    <w:p w14:paraId="77EFDA6E" w14:textId="77777777" w:rsidR="00254ACA" w:rsidRPr="00906B09" w:rsidRDefault="00254ACA" w:rsidP="00254ACA"/>
    <w:p w14:paraId="479BA9F8" w14:textId="77777777" w:rsidR="00B71F58" w:rsidRPr="00906B09" w:rsidRDefault="00B71F58" w:rsidP="00254ACA">
      <w:pPr>
        <w:sectPr w:rsidR="00B71F58" w:rsidRPr="00906B09" w:rsidSect="003A3291">
          <w:type w:val="continuous"/>
          <w:pgSz w:w="11907" w:h="16840" w:code="9"/>
          <w:pgMar w:top="1418" w:right="1134" w:bottom="1418" w:left="1134" w:header="709" w:footer="399" w:gutter="0"/>
          <w:cols w:space="708"/>
          <w:docGrid w:linePitch="360"/>
        </w:sectPr>
      </w:pPr>
    </w:p>
    <w:p w14:paraId="39D45A3F" w14:textId="77777777" w:rsidR="00B71F58" w:rsidRPr="00906B09" w:rsidRDefault="00B71F58" w:rsidP="00254ACA">
      <w:pPr>
        <w:rPr>
          <w:b/>
        </w:rPr>
      </w:pPr>
      <w:r w:rsidRPr="00906B09">
        <w:rPr>
          <w:b/>
        </w:rPr>
        <w:lastRenderedPageBreak/>
        <w:t>X_INTERVALS</w:t>
      </w:r>
    </w:p>
    <w:p w14:paraId="229703D9" w14:textId="77777777" w:rsidR="00254ACA" w:rsidRPr="00906B09" w:rsidRDefault="00254ACA" w:rsidP="00254ACA">
      <w:r w:rsidRPr="00906B09">
        <w:lastRenderedPageBreak/>
        <w:t>Type : Int</w:t>
      </w:r>
      <w:r w:rsidRPr="00906B09">
        <w:tab/>
        <w:t>Count : 1</w:t>
      </w:r>
    </w:p>
    <w:p w14:paraId="167B50F6" w14:textId="77777777" w:rsidR="00B71F58" w:rsidRPr="00906B09" w:rsidRDefault="00B71F58" w:rsidP="00254ACA">
      <w:pPr>
        <w:sectPr w:rsidR="00B71F58" w:rsidRPr="00906B09" w:rsidSect="00B71F58">
          <w:type w:val="continuous"/>
          <w:pgSz w:w="11907" w:h="16840" w:code="9"/>
          <w:pgMar w:top="1418" w:right="1134" w:bottom="1418" w:left="1134" w:header="709" w:footer="399" w:gutter="0"/>
          <w:cols w:num="2" w:space="708" w:equalWidth="0">
            <w:col w:w="2741" w:space="708"/>
            <w:col w:w="6190"/>
          </w:cols>
          <w:docGrid w:linePitch="360"/>
        </w:sectPr>
      </w:pPr>
    </w:p>
    <w:p w14:paraId="13DD9887" w14:textId="77777777" w:rsidR="00254ACA" w:rsidRPr="00906B09" w:rsidRDefault="00254ACA" w:rsidP="00B71F58">
      <w:pPr>
        <w:ind w:left="3124"/>
      </w:pPr>
      <w:r w:rsidRPr="00906B09">
        <w:lastRenderedPageBreak/>
        <w:tab/>
        <w:t>Number of intervals between Min and Max for *X*.</w:t>
      </w:r>
    </w:p>
    <w:p w14:paraId="37313E7F" w14:textId="77777777" w:rsidR="00254ACA" w:rsidRPr="00906B09" w:rsidRDefault="00254ACA" w:rsidP="00B71F58">
      <w:pPr>
        <w:ind w:left="3124"/>
      </w:pPr>
      <w:r w:rsidRPr="00906B09">
        <w:tab/>
        <w:t>(Default=180 for lat 360 for lon)</w:t>
      </w:r>
    </w:p>
    <w:p w14:paraId="7737649A" w14:textId="77777777" w:rsidR="00254ACA" w:rsidRPr="00906B09" w:rsidRDefault="00254ACA" w:rsidP="00254ACA"/>
    <w:p w14:paraId="231B5950" w14:textId="77777777" w:rsidR="0030237E" w:rsidRPr="00906B09" w:rsidRDefault="0030237E" w:rsidP="00254ACA">
      <w:pPr>
        <w:sectPr w:rsidR="0030237E" w:rsidRPr="00906B09" w:rsidSect="003A3291">
          <w:type w:val="continuous"/>
          <w:pgSz w:w="11907" w:h="16840" w:code="9"/>
          <w:pgMar w:top="1418" w:right="1134" w:bottom="1418" w:left="1134" w:header="709" w:footer="399" w:gutter="0"/>
          <w:cols w:space="708"/>
          <w:docGrid w:linePitch="360"/>
        </w:sectPr>
      </w:pPr>
    </w:p>
    <w:p w14:paraId="6B3E2528" w14:textId="77777777" w:rsidR="0030237E" w:rsidRPr="00906B09" w:rsidRDefault="0030237E" w:rsidP="00254ACA">
      <w:pPr>
        <w:rPr>
          <w:b/>
        </w:rPr>
      </w:pPr>
      <w:r w:rsidRPr="00906B09">
        <w:rPr>
          <w:b/>
        </w:rPr>
        <w:lastRenderedPageBreak/>
        <w:t>X_MIN</w:t>
      </w:r>
    </w:p>
    <w:p w14:paraId="4A245A3B" w14:textId="77777777" w:rsidR="00254ACA" w:rsidRPr="00906B09" w:rsidRDefault="00254ACA" w:rsidP="00254ACA">
      <w:r w:rsidRPr="00906B09">
        <w:lastRenderedPageBreak/>
        <w:t>Type : Flt</w:t>
      </w:r>
      <w:r w:rsidRPr="00906B09">
        <w:tab/>
        <w:t>Count : 1</w:t>
      </w:r>
    </w:p>
    <w:p w14:paraId="6FA65615" w14:textId="77777777" w:rsidR="0030237E" w:rsidRPr="00906B09" w:rsidRDefault="0030237E" w:rsidP="00254ACA">
      <w:pPr>
        <w:sectPr w:rsidR="0030237E" w:rsidRPr="00906B09" w:rsidSect="0030237E">
          <w:type w:val="continuous"/>
          <w:pgSz w:w="11907" w:h="16840" w:code="9"/>
          <w:pgMar w:top="1418" w:right="1134" w:bottom="1418" w:left="1134" w:header="709" w:footer="399" w:gutter="0"/>
          <w:cols w:num="2" w:space="708" w:equalWidth="0">
            <w:col w:w="2741" w:space="708"/>
            <w:col w:w="6190"/>
          </w:cols>
          <w:docGrid w:linePitch="360"/>
        </w:sectPr>
      </w:pPr>
    </w:p>
    <w:p w14:paraId="5B415CDD" w14:textId="77777777" w:rsidR="00254ACA" w:rsidRPr="00906B09" w:rsidRDefault="00254ACA" w:rsidP="0030237E">
      <w:pPr>
        <w:ind w:left="3124"/>
      </w:pPr>
      <w:r w:rsidRPr="00906B09">
        <w:lastRenderedPageBreak/>
        <w:tab/>
        <w:t>Min value for *X* expression storage.</w:t>
      </w:r>
    </w:p>
    <w:p w14:paraId="7594603A" w14:textId="77777777" w:rsidR="00254ACA" w:rsidRPr="00906B09" w:rsidRDefault="00254ACA" w:rsidP="0030237E">
      <w:pPr>
        <w:ind w:left="3124"/>
      </w:pPr>
      <w:r w:rsidRPr="00906B09">
        <w:tab/>
        <w:t>(Default=-90 for lat, -180 for lon)</w:t>
      </w:r>
    </w:p>
    <w:p w14:paraId="583C7805" w14:textId="77777777" w:rsidR="00254ACA" w:rsidRPr="00906B09" w:rsidRDefault="00254ACA" w:rsidP="00254ACA"/>
    <w:p w14:paraId="22D547D6" w14:textId="77777777" w:rsidR="0030237E" w:rsidRPr="00906B09" w:rsidRDefault="0030237E" w:rsidP="00254ACA">
      <w:pPr>
        <w:sectPr w:rsidR="0030237E" w:rsidRPr="00906B09" w:rsidSect="003A3291">
          <w:type w:val="continuous"/>
          <w:pgSz w:w="11907" w:h="16840" w:code="9"/>
          <w:pgMar w:top="1418" w:right="1134" w:bottom="1418" w:left="1134" w:header="709" w:footer="399" w:gutter="0"/>
          <w:cols w:space="708"/>
          <w:docGrid w:linePitch="360"/>
        </w:sectPr>
      </w:pPr>
    </w:p>
    <w:p w14:paraId="6B31A56C" w14:textId="77777777" w:rsidR="0030237E" w:rsidRPr="00906B09" w:rsidRDefault="0030237E" w:rsidP="00254ACA">
      <w:pPr>
        <w:rPr>
          <w:b/>
        </w:rPr>
      </w:pPr>
      <w:r w:rsidRPr="00906B09">
        <w:rPr>
          <w:b/>
        </w:rPr>
        <w:lastRenderedPageBreak/>
        <w:t>X_MAX</w:t>
      </w:r>
    </w:p>
    <w:p w14:paraId="6AA4016A" w14:textId="77777777" w:rsidR="00254ACA" w:rsidRPr="00906B09" w:rsidRDefault="00254ACA" w:rsidP="00254ACA">
      <w:r w:rsidRPr="00906B09">
        <w:lastRenderedPageBreak/>
        <w:t>Type : Flt</w:t>
      </w:r>
      <w:r w:rsidRPr="00906B09">
        <w:tab/>
        <w:t>Count : 1</w:t>
      </w:r>
    </w:p>
    <w:p w14:paraId="30D72FFA" w14:textId="77777777" w:rsidR="0030237E" w:rsidRPr="00906B09" w:rsidRDefault="0030237E" w:rsidP="00254ACA">
      <w:pPr>
        <w:sectPr w:rsidR="0030237E" w:rsidRPr="00906B09" w:rsidSect="0030237E">
          <w:type w:val="continuous"/>
          <w:pgSz w:w="11907" w:h="16840" w:code="9"/>
          <w:pgMar w:top="1418" w:right="1134" w:bottom="1418" w:left="1134" w:header="709" w:footer="399" w:gutter="0"/>
          <w:cols w:num="2" w:space="708" w:equalWidth="0">
            <w:col w:w="2741" w:space="708"/>
            <w:col w:w="6190"/>
          </w:cols>
          <w:docGrid w:linePitch="360"/>
        </w:sectPr>
      </w:pPr>
    </w:p>
    <w:p w14:paraId="4A5855F2" w14:textId="77777777" w:rsidR="00254ACA" w:rsidRPr="00906B09" w:rsidRDefault="00254ACA" w:rsidP="0030237E">
      <w:pPr>
        <w:ind w:left="3124"/>
      </w:pPr>
      <w:r w:rsidRPr="00906B09">
        <w:lastRenderedPageBreak/>
        <w:tab/>
        <w:t>Max value for *X* expression storage.</w:t>
      </w:r>
    </w:p>
    <w:p w14:paraId="39E613BC" w14:textId="77777777" w:rsidR="00254ACA" w:rsidRPr="00906B09" w:rsidRDefault="00254ACA" w:rsidP="0030237E">
      <w:pPr>
        <w:ind w:left="3124"/>
      </w:pPr>
      <w:r w:rsidRPr="00906B09">
        <w:tab/>
        <w:t>(Default=90 for lat, 180 for lon)</w:t>
      </w:r>
    </w:p>
    <w:p w14:paraId="4A8FDF93" w14:textId="77777777" w:rsidR="00254ACA" w:rsidRPr="00906B09" w:rsidRDefault="00254ACA" w:rsidP="00254ACA"/>
    <w:p w14:paraId="0C80E0CC" w14:textId="77777777" w:rsidR="0030237E" w:rsidRPr="00906B09" w:rsidRDefault="0030237E" w:rsidP="00254ACA">
      <w:pPr>
        <w:sectPr w:rsidR="0030237E" w:rsidRPr="00906B09" w:rsidSect="003A3291">
          <w:type w:val="continuous"/>
          <w:pgSz w:w="11907" w:h="16840" w:code="9"/>
          <w:pgMar w:top="1418" w:right="1134" w:bottom="1418" w:left="1134" w:header="709" w:footer="399" w:gutter="0"/>
          <w:cols w:space="708"/>
          <w:docGrid w:linePitch="360"/>
        </w:sectPr>
      </w:pPr>
    </w:p>
    <w:p w14:paraId="473CB625" w14:textId="77777777" w:rsidR="0030237E" w:rsidRPr="00906B09" w:rsidRDefault="0030237E" w:rsidP="00254ACA">
      <w:pPr>
        <w:rPr>
          <w:b/>
        </w:rPr>
      </w:pPr>
      <w:r w:rsidRPr="00906B09">
        <w:rPr>
          <w:b/>
        </w:rPr>
        <w:lastRenderedPageBreak/>
        <w:t>X_LOESS_CUTOFF</w:t>
      </w:r>
    </w:p>
    <w:p w14:paraId="7F248094" w14:textId="77777777" w:rsidR="00254ACA" w:rsidRPr="00906B09" w:rsidRDefault="00254ACA" w:rsidP="00254ACA">
      <w:r w:rsidRPr="00906B09">
        <w:lastRenderedPageBreak/>
        <w:t>Type : Int</w:t>
      </w:r>
      <w:r w:rsidRPr="00906B09">
        <w:tab/>
        <w:t>Count : 1</w:t>
      </w:r>
    </w:p>
    <w:p w14:paraId="3665B77C" w14:textId="77777777" w:rsidR="0030237E" w:rsidRPr="00906B09" w:rsidRDefault="0030237E" w:rsidP="00254ACA">
      <w:pPr>
        <w:sectPr w:rsidR="0030237E" w:rsidRPr="00906B09" w:rsidSect="0030237E">
          <w:type w:val="continuous"/>
          <w:pgSz w:w="11907" w:h="16840" w:code="9"/>
          <w:pgMar w:top="1418" w:right="1134" w:bottom="1418" w:left="1134" w:header="709" w:footer="399" w:gutter="0"/>
          <w:cols w:num="2" w:space="708" w:equalWidth="0">
            <w:col w:w="2741" w:space="708"/>
            <w:col w:w="6190"/>
          </w:cols>
          <w:docGrid w:linePitch="360"/>
        </w:sectPr>
      </w:pPr>
    </w:p>
    <w:p w14:paraId="773CE47D" w14:textId="77777777" w:rsidR="00254ACA" w:rsidRPr="00906B09" w:rsidRDefault="00254ACA" w:rsidP="0030237E">
      <w:pPr>
        <w:ind w:left="3408"/>
      </w:pPr>
      <w:r w:rsidRPr="00906B09">
        <w:lastRenderedPageBreak/>
        <w:t>Distance (in dots) whe</w:t>
      </w:r>
      <w:r w:rsidR="0030237E" w:rsidRPr="00906B09">
        <w:t xml:space="preserve">re LOESS filter reaches 0 along </w:t>
      </w:r>
      <w:r w:rsidRPr="00906B09">
        <w:t>X axis. Must be an o</w:t>
      </w:r>
      <w:r w:rsidR="0030237E" w:rsidRPr="00906B09">
        <w:t xml:space="preserve">dd integer. If 1 or 0, Distance </w:t>
      </w:r>
      <w:r w:rsidRPr="00906B09">
        <w:t>computation is di</w:t>
      </w:r>
      <w:r w:rsidR="0030237E" w:rsidRPr="00906B09">
        <w:t xml:space="preserve">sabled. Needed only if at least </w:t>
      </w:r>
      <w:r w:rsidRPr="00906B09">
        <w:t>one filter is asked.</w:t>
      </w:r>
    </w:p>
    <w:p w14:paraId="76168472" w14:textId="77777777" w:rsidR="00254ACA" w:rsidRPr="00906B09" w:rsidRDefault="00254ACA" w:rsidP="0030237E">
      <w:pPr>
        <w:ind w:left="3408"/>
      </w:pPr>
      <w:r w:rsidRPr="00906B09">
        <w:t>(Default=0)</w:t>
      </w:r>
    </w:p>
    <w:p w14:paraId="58E3FF20" w14:textId="77777777" w:rsidR="00254ACA" w:rsidRPr="00906B09" w:rsidRDefault="00254ACA" w:rsidP="00254ACA"/>
    <w:p w14:paraId="3DBF5640" w14:textId="77777777" w:rsidR="00C71F11" w:rsidRPr="00906B09" w:rsidRDefault="00C71F11" w:rsidP="00254ACA">
      <w:pPr>
        <w:sectPr w:rsidR="00C71F11" w:rsidRPr="00906B09" w:rsidSect="003A3291">
          <w:type w:val="continuous"/>
          <w:pgSz w:w="11907" w:h="16840" w:code="9"/>
          <w:pgMar w:top="1418" w:right="1134" w:bottom="1418" w:left="1134" w:header="709" w:footer="399" w:gutter="0"/>
          <w:cols w:space="708"/>
          <w:docGrid w:linePitch="360"/>
        </w:sectPr>
      </w:pPr>
    </w:p>
    <w:p w14:paraId="705CB71B" w14:textId="77777777" w:rsidR="00C71F11" w:rsidRPr="00906B09" w:rsidRDefault="00C71F11" w:rsidP="00254ACA">
      <w:pPr>
        <w:rPr>
          <w:b/>
        </w:rPr>
      </w:pPr>
      <w:r w:rsidRPr="00906B09">
        <w:rPr>
          <w:b/>
        </w:rPr>
        <w:lastRenderedPageBreak/>
        <w:t>Y</w:t>
      </w:r>
    </w:p>
    <w:p w14:paraId="2FE96931" w14:textId="77777777" w:rsidR="00254ACA" w:rsidRPr="00906B09" w:rsidRDefault="00254ACA" w:rsidP="00254ACA">
      <w:r w:rsidRPr="00906B09">
        <w:lastRenderedPageBreak/>
        <w:t>Type : Expr Count : 1</w:t>
      </w:r>
    </w:p>
    <w:p w14:paraId="2875434F" w14:textId="77777777" w:rsidR="00C71F11" w:rsidRPr="00906B09" w:rsidRDefault="00C71F11" w:rsidP="00254ACA">
      <w:pPr>
        <w:sectPr w:rsidR="00C71F11" w:rsidRPr="00906B09" w:rsidSect="00C71F11">
          <w:type w:val="continuous"/>
          <w:pgSz w:w="11907" w:h="16840" w:code="9"/>
          <w:pgMar w:top="1418" w:right="1134" w:bottom="1418" w:left="1134" w:header="709" w:footer="399" w:gutter="0"/>
          <w:cols w:num="2" w:space="708" w:equalWidth="0">
            <w:col w:w="2741" w:space="708"/>
            <w:col w:w="6190"/>
          </w:cols>
          <w:docGrid w:linePitch="360"/>
        </w:sectPr>
      </w:pPr>
    </w:p>
    <w:p w14:paraId="35A4049E" w14:textId="77777777" w:rsidR="00254ACA" w:rsidRPr="00906B09" w:rsidRDefault="00254ACA" w:rsidP="00C71F11">
      <w:pPr>
        <w:ind w:left="3124"/>
      </w:pPr>
      <w:r w:rsidRPr="00906B09">
        <w:lastRenderedPageBreak/>
        <w:tab/>
        <w:t>Expression of fields of *RECORD* to take into account.</w:t>
      </w:r>
    </w:p>
    <w:p w14:paraId="7051EFD9" w14:textId="77777777" w:rsidR="00254ACA" w:rsidRPr="00906B09" w:rsidRDefault="00254ACA" w:rsidP="00254ACA"/>
    <w:p w14:paraId="126B387E" w14:textId="77777777" w:rsidR="00C71F11" w:rsidRPr="00906B09" w:rsidRDefault="00C71F11" w:rsidP="00254ACA">
      <w:pPr>
        <w:sectPr w:rsidR="00C71F11" w:rsidRPr="00906B09" w:rsidSect="003A3291">
          <w:type w:val="continuous"/>
          <w:pgSz w:w="11907" w:h="16840" w:code="9"/>
          <w:pgMar w:top="1418" w:right="1134" w:bottom="1418" w:left="1134" w:header="709" w:footer="399" w:gutter="0"/>
          <w:cols w:space="708"/>
          <w:docGrid w:linePitch="360"/>
        </w:sectPr>
      </w:pPr>
    </w:p>
    <w:p w14:paraId="3662F98A" w14:textId="77777777" w:rsidR="00C71F11" w:rsidRPr="00906B09" w:rsidRDefault="00C71F11" w:rsidP="00254ACA">
      <w:pPr>
        <w:rPr>
          <w:b/>
        </w:rPr>
      </w:pPr>
      <w:r w:rsidRPr="00906B09">
        <w:rPr>
          <w:b/>
        </w:rPr>
        <w:lastRenderedPageBreak/>
        <w:t>Y_INTERVALS</w:t>
      </w:r>
    </w:p>
    <w:p w14:paraId="0E0BECB7" w14:textId="77777777" w:rsidR="00254ACA" w:rsidRPr="00906B09" w:rsidRDefault="00254ACA" w:rsidP="00254ACA">
      <w:r w:rsidRPr="00906B09">
        <w:lastRenderedPageBreak/>
        <w:t>Type : Int</w:t>
      </w:r>
      <w:r w:rsidRPr="00906B09">
        <w:tab/>
        <w:t>Count : 1</w:t>
      </w:r>
    </w:p>
    <w:p w14:paraId="7A84EA30" w14:textId="77777777" w:rsidR="00C71F11" w:rsidRPr="00906B09" w:rsidRDefault="00C71F11" w:rsidP="00254ACA">
      <w:pPr>
        <w:sectPr w:rsidR="00C71F11" w:rsidRPr="00906B09" w:rsidSect="00C71F11">
          <w:type w:val="continuous"/>
          <w:pgSz w:w="11907" w:h="16840" w:code="9"/>
          <w:pgMar w:top="1418" w:right="1134" w:bottom="1418" w:left="1134" w:header="709" w:footer="399" w:gutter="0"/>
          <w:cols w:num="2" w:space="708" w:equalWidth="0">
            <w:col w:w="2741" w:space="708"/>
            <w:col w:w="6190"/>
          </w:cols>
          <w:docGrid w:linePitch="360"/>
        </w:sectPr>
      </w:pPr>
    </w:p>
    <w:p w14:paraId="58193F1A" w14:textId="77777777" w:rsidR="00254ACA" w:rsidRPr="00906B09" w:rsidRDefault="00254ACA" w:rsidP="00C71F11">
      <w:pPr>
        <w:ind w:left="3124"/>
      </w:pPr>
      <w:r w:rsidRPr="00906B09">
        <w:lastRenderedPageBreak/>
        <w:tab/>
        <w:t>Number of intervals between Min and Max for *Y*.</w:t>
      </w:r>
    </w:p>
    <w:p w14:paraId="5B96B876" w14:textId="77777777" w:rsidR="00254ACA" w:rsidRPr="00906B09" w:rsidRDefault="00254ACA" w:rsidP="00C71F11">
      <w:pPr>
        <w:ind w:left="3124"/>
      </w:pPr>
      <w:r w:rsidRPr="00906B09">
        <w:tab/>
        <w:t>(Default=180 for lat 360 for lon)</w:t>
      </w:r>
    </w:p>
    <w:p w14:paraId="402F75E9" w14:textId="77777777" w:rsidR="00254ACA" w:rsidRPr="00906B09" w:rsidRDefault="00254ACA" w:rsidP="00254ACA"/>
    <w:p w14:paraId="77CB4CD3" w14:textId="77777777" w:rsidR="00C71F11" w:rsidRPr="00906B09" w:rsidRDefault="00C71F11" w:rsidP="00254ACA">
      <w:pPr>
        <w:sectPr w:rsidR="00C71F11" w:rsidRPr="00906B09" w:rsidSect="003A3291">
          <w:type w:val="continuous"/>
          <w:pgSz w:w="11907" w:h="16840" w:code="9"/>
          <w:pgMar w:top="1418" w:right="1134" w:bottom="1418" w:left="1134" w:header="709" w:footer="399" w:gutter="0"/>
          <w:cols w:space="708"/>
          <w:docGrid w:linePitch="360"/>
        </w:sectPr>
      </w:pPr>
    </w:p>
    <w:p w14:paraId="4D4F2B0B" w14:textId="77777777" w:rsidR="00C71F11" w:rsidRPr="00906B09" w:rsidRDefault="00C71F11" w:rsidP="00254ACA">
      <w:pPr>
        <w:rPr>
          <w:b/>
        </w:rPr>
      </w:pPr>
      <w:r w:rsidRPr="00906B09">
        <w:rPr>
          <w:b/>
        </w:rPr>
        <w:lastRenderedPageBreak/>
        <w:t>Y_NAME</w:t>
      </w:r>
    </w:p>
    <w:p w14:paraId="71333084" w14:textId="77777777" w:rsidR="00254ACA" w:rsidRPr="00906B09" w:rsidRDefault="00254ACA" w:rsidP="00254ACA">
      <w:r w:rsidRPr="00906B09">
        <w:lastRenderedPageBreak/>
        <w:t>Type : Name Count : 1</w:t>
      </w:r>
    </w:p>
    <w:p w14:paraId="53D92AE4" w14:textId="77777777" w:rsidR="00C71F11" w:rsidRPr="00906B09" w:rsidRDefault="00C71F11" w:rsidP="00254ACA">
      <w:pPr>
        <w:sectPr w:rsidR="00C71F11" w:rsidRPr="00906B09" w:rsidSect="00C71F11">
          <w:type w:val="continuous"/>
          <w:pgSz w:w="11907" w:h="16840" w:code="9"/>
          <w:pgMar w:top="1418" w:right="1134" w:bottom="1418" w:left="1134" w:header="709" w:footer="399" w:gutter="0"/>
          <w:cols w:num="2" w:space="708" w:equalWidth="0">
            <w:col w:w="2741" w:space="708"/>
            <w:col w:w="6190"/>
          </w:cols>
          <w:docGrid w:linePitch="360"/>
        </w:sectPr>
      </w:pPr>
    </w:p>
    <w:p w14:paraId="4D4F5F3E" w14:textId="77777777" w:rsidR="00254ACA" w:rsidRPr="00906B09" w:rsidRDefault="00254ACA" w:rsidP="00C71F11">
      <w:pPr>
        <w:ind w:left="3124"/>
      </w:pPr>
      <w:r w:rsidRPr="00906B09">
        <w:lastRenderedPageBreak/>
        <w:tab/>
        <w:t>Name of the *Y* data.</w:t>
      </w:r>
    </w:p>
    <w:p w14:paraId="7905B55F" w14:textId="77777777" w:rsidR="00254ACA" w:rsidRPr="00906B09" w:rsidRDefault="00254ACA" w:rsidP="00254ACA"/>
    <w:p w14:paraId="6B0BF445" w14:textId="77777777" w:rsidR="00C71F11" w:rsidRPr="00906B09" w:rsidRDefault="00C71F11" w:rsidP="00254ACA">
      <w:pPr>
        <w:sectPr w:rsidR="00C71F11" w:rsidRPr="00906B09" w:rsidSect="003A3291">
          <w:type w:val="continuous"/>
          <w:pgSz w:w="11907" w:h="16840" w:code="9"/>
          <w:pgMar w:top="1418" w:right="1134" w:bottom="1418" w:left="1134" w:header="709" w:footer="399" w:gutter="0"/>
          <w:cols w:space="708"/>
          <w:docGrid w:linePitch="360"/>
        </w:sectPr>
      </w:pPr>
    </w:p>
    <w:p w14:paraId="44A6F786" w14:textId="77777777" w:rsidR="00C71F11" w:rsidRPr="00906B09" w:rsidRDefault="00C71F11" w:rsidP="00254ACA">
      <w:pPr>
        <w:rPr>
          <w:b/>
        </w:rPr>
      </w:pPr>
      <w:r w:rsidRPr="00906B09">
        <w:rPr>
          <w:b/>
        </w:rPr>
        <w:lastRenderedPageBreak/>
        <w:t>Y_TYPE</w:t>
      </w:r>
    </w:p>
    <w:p w14:paraId="54729E47" w14:textId="77777777" w:rsidR="00254ACA" w:rsidRPr="00906B09" w:rsidRDefault="00254ACA" w:rsidP="00254ACA">
      <w:r w:rsidRPr="00906B09">
        <w:lastRenderedPageBreak/>
        <w:t>Type : KW1</w:t>
      </w:r>
      <w:r w:rsidRPr="00906B09">
        <w:tab/>
        <w:t>Count : 1</w:t>
      </w:r>
    </w:p>
    <w:p w14:paraId="4C2EF863" w14:textId="77777777" w:rsidR="00C71F11" w:rsidRPr="00906B09" w:rsidRDefault="00C71F11" w:rsidP="00254ACA">
      <w:pPr>
        <w:sectPr w:rsidR="00C71F11" w:rsidRPr="00906B09" w:rsidSect="00C71F11">
          <w:type w:val="continuous"/>
          <w:pgSz w:w="11907" w:h="16840" w:code="9"/>
          <w:pgMar w:top="1418" w:right="1134" w:bottom="1418" w:left="1134" w:header="709" w:footer="399" w:gutter="0"/>
          <w:cols w:num="2" w:space="708" w:equalWidth="0">
            <w:col w:w="2741" w:space="708"/>
            <w:col w:w="6190"/>
          </w:cols>
          <w:docGrid w:linePitch="360"/>
        </w:sectPr>
      </w:pPr>
    </w:p>
    <w:p w14:paraId="40FBCBB3" w14:textId="77777777" w:rsidR="00254ACA" w:rsidRPr="00906B09" w:rsidRDefault="00254ACA" w:rsidP="00C71F11">
      <w:pPr>
        <w:ind w:left="3124"/>
      </w:pPr>
      <w:r w:rsidRPr="00906B09">
        <w:lastRenderedPageBreak/>
        <w:tab/>
        <w:t>Type of *Y* data (normally X, T or longitude).</w:t>
      </w:r>
    </w:p>
    <w:p w14:paraId="16C274C9" w14:textId="77777777" w:rsidR="00254ACA" w:rsidRPr="00906B09" w:rsidRDefault="00254ACA" w:rsidP="00254ACA"/>
    <w:p w14:paraId="3D0705EE" w14:textId="77777777" w:rsidR="00C71F11" w:rsidRPr="00906B09" w:rsidRDefault="00C71F11" w:rsidP="00254ACA">
      <w:pPr>
        <w:sectPr w:rsidR="00C71F11" w:rsidRPr="00906B09" w:rsidSect="003A3291">
          <w:type w:val="continuous"/>
          <w:pgSz w:w="11907" w:h="16840" w:code="9"/>
          <w:pgMar w:top="1418" w:right="1134" w:bottom="1418" w:left="1134" w:header="709" w:footer="399" w:gutter="0"/>
          <w:cols w:space="708"/>
          <w:docGrid w:linePitch="360"/>
        </w:sectPr>
      </w:pPr>
    </w:p>
    <w:p w14:paraId="517B5D2B" w14:textId="77777777" w:rsidR="00C71F11" w:rsidRPr="00906B09" w:rsidRDefault="00C71F11" w:rsidP="00254ACA">
      <w:pPr>
        <w:rPr>
          <w:b/>
        </w:rPr>
      </w:pPr>
      <w:r w:rsidRPr="00906B09">
        <w:rPr>
          <w:b/>
        </w:rPr>
        <w:lastRenderedPageBreak/>
        <w:t>Y_UNIT</w:t>
      </w:r>
    </w:p>
    <w:p w14:paraId="04B20F12" w14:textId="77777777" w:rsidR="00254ACA" w:rsidRPr="00906B09" w:rsidRDefault="00254ACA" w:rsidP="00254ACA">
      <w:r w:rsidRPr="00906B09">
        <w:lastRenderedPageBreak/>
        <w:t>Type : Unit Count : 1</w:t>
      </w:r>
    </w:p>
    <w:p w14:paraId="3DF8CDDA" w14:textId="77777777" w:rsidR="00C71F11" w:rsidRPr="00906B09" w:rsidRDefault="00C71F11" w:rsidP="00254ACA">
      <w:pPr>
        <w:sectPr w:rsidR="00C71F11" w:rsidRPr="00906B09" w:rsidSect="00C71F11">
          <w:type w:val="continuous"/>
          <w:pgSz w:w="11907" w:h="16840" w:code="9"/>
          <w:pgMar w:top="1418" w:right="1134" w:bottom="1418" w:left="1134" w:header="709" w:footer="399" w:gutter="0"/>
          <w:cols w:num="2" w:space="708" w:equalWidth="0">
            <w:col w:w="2741" w:space="708"/>
            <w:col w:w="6190"/>
          </w:cols>
          <w:docGrid w:linePitch="360"/>
        </w:sectPr>
      </w:pPr>
    </w:p>
    <w:p w14:paraId="0CFDF366" w14:textId="77777777" w:rsidR="00254ACA" w:rsidRPr="00906B09" w:rsidRDefault="00254ACA" w:rsidP="00C71F11">
      <w:pPr>
        <w:ind w:left="3124"/>
      </w:pPr>
      <w:r w:rsidRPr="00906B09">
        <w:lastRenderedPageBreak/>
        <w:tab/>
        <w:t>Unit of *Y* expression.</w:t>
      </w:r>
    </w:p>
    <w:p w14:paraId="056F434F" w14:textId="77777777" w:rsidR="00254ACA" w:rsidRPr="00906B09" w:rsidRDefault="00254ACA" w:rsidP="00254ACA"/>
    <w:p w14:paraId="1875EA78" w14:textId="77777777" w:rsidR="00C71F11" w:rsidRPr="00906B09" w:rsidRDefault="00C71F11" w:rsidP="00254ACA">
      <w:pPr>
        <w:sectPr w:rsidR="00C71F11" w:rsidRPr="00906B09" w:rsidSect="003A3291">
          <w:type w:val="continuous"/>
          <w:pgSz w:w="11907" w:h="16840" w:code="9"/>
          <w:pgMar w:top="1418" w:right="1134" w:bottom="1418" w:left="1134" w:header="709" w:footer="399" w:gutter="0"/>
          <w:cols w:space="708"/>
          <w:docGrid w:linePitch="360"/>
        </w:sectPr>
      </w:pPr>
    </w:p>
    <w:p w14:paraId="7EB0BCFB" w14:textId="77777777" w:rsidR="00C71F11" w:rsidRPr="00906B09" w:rsidRDefault="00C71F11" w:rsidP="00254ACA">
      <w:pPr>
        <w:rPr>
          <w:b/>
        </w:rPr>
      </w:pPr>
      <w:r w:rsidRPr="00906B09">
        <w:rPr>
          <w:b/>
        </w:rPr>
        <w:lastRenderedPageBreak/>
        <w:t>Y_TITLE</w:t>
      </w:r>
    </w:p>
    <w:p w14:paraId="5D4EDCA6" w14:textId="77777777" w:rsidR="00254ACA" w:rsidRPr="00906B09" w:rsidRDefault="00254ACA" w:rsidP="00254ACA">
      <w:r w:rsidRPr="00906B09">
        <w:lastRenderedPageBreak/>
        <w:t>Type : Str</w:t>
      </w:r>
      <w:r w:rsidRPr="00906B09">
        <w:tab/>
        <w:t>Count : 1</w:t>
      </w:r>
    </w:p>
    <w:p w14:paraId="3573A2B3" w14:textId="77777777" w:rsidR="00C71F11" w:rsidRPr="00906B09" w:rsidRDefault="00C71F11" w:rsidP="00254ACA">
      <w:pPr>
        <w:sectPr w:rsidR="00C71F11" w:rsidRPr="00906B09" w:rsidSect="00C71F11">
          <w:type w:val="continuous"/>
          <w:pgSz w:w="11907" w:h="16840" w:code="9"/>
          <w:pgMar w:top="1418" w:right="1134" w:bottom="1418" w:left="1134" w:header="709" w:footer="399" w:gutter="0"/>
          <w:cols w:num="2" w:space="708" w:equalWidth="0">
            <w:col w:w="2741" w:space="708"/>
            <w:col w:w="6190"/>
          </w:cols>
          <w:docGrid w:linePitch="360"/>
        </w:sectPr>
      </w:pPr>
    </w:p>
    <w:p w14:paraId="30357110" w14:textId="77777777" w:rsidR="00254ACA" w:rsidRPr="00906B09" w:rsidRDefault="00254ACA" w:rsidP="00C71F11">
      <w:pPr>
        <w:ind w:left="3408"/>
      </w:pPr>
      <w:r w:rsidRPr="00906B09">
        <w:lastRenderedPageBreak/>
        <w:t>Long name describing *Y*. The one which should appearin graphics on axis or legends, for example.</w:t>
      </w:r>
    </w:p>
    <w:p w14:paraId="0D3F49F5" w14:textId="77777777" w:rsidR="00254ACA" w:rsidRPr="00906B09" w:rsidRDefault="00254ACA" w:rsidP="00254ACA"/>
    <w:p w14:paraId="5004F8FF" w14:textId="77777777" w:rsidR="00C71F11" w:rsidRPr="00906B09" w:rsidRDefault="00C71F11" w:rsidP="00254ACA">
      <w:pPr>
        <w:sectPr w:rsidR="00C71F11" w:rsidRPr="00906B09" w:rsidSect="003A3291">
          <w:type w:val="continuous"/>
          <w:pgSz w:w="11907" w:h="16840" w:code="9"/>
          <w:pgMar w:top="1418" w:right="1134" w:bottom="1418" w:left="1134" w:header="709" w:footer="399" w:gutter="0"/>
          <w:cols w:space="708"/>
          <w:docGrid w:linePitch="360"/>
        </w:sectPr>
      </w:pPr>
    </w:p>
    <w:p w14:paraId="69D122EE" w14:textId="77777777" w:rsidR="00C71F11" w:rsidRPr="00906B09" w:rsidRDefault="00C71F11" w:rsidP="00254ACA">
      <w:pPr>
        <w:rPr>
          <w:b/>
        </w:rPr>
      </w:pPr>
      <w:r w:rsidRPr="00906B09">
        <w:rPr>
          <w:b/>
        </w:rPr>
        <w:lastRenderedPageBreak/>
        <w:t>Y_MIN</w:t>
      </w:r>
    </w:p>
    <w:p w14:paraId="1735EB91" w14:textId="77777777" w:rsidR="00254ACA" w:rsidRPr="00906B09" w:rsidRDefault="00254ACA" w:rsidP="00254ACA">
      <w:r w:rsidRPr="00906B09">
        <w:lastRenderedPageBreak/>
        <w:t>Type : Flt</w:t>
      </w:r>
      <w:r w:rsidRPr="00906B09">
        <w:tab/>
        <w:t>Count : 1</w:t>
      </w:r>
    </w:p>
    <w:p w14:paraId="0A9ACAC2" w14:textId="77777777" w:rsidR="00C71F11" w:rsidRPr="00906B09" w:rsidRDefault="00C71F11" w:rsidP="00254ACA">
      <w:pPr>
        <w:sectPr w:rsidR="00C71F11" w:rsidRPr="00906B09" w:rsidSect="00C71F11">
          <w:type w:val="continuous"/>
          <w:pgSz w:w="11907" w:h="16840" w:code="9"/>
          <w:pgMar w:top="1418" w:right="1134" w:bottom="1418" w:left="1134" w:header="709" w:footer="399" w:gutter="0"/>
          <w:cols w:num="2" w:space="708" w:equalWidth="0">
            <w:col w:w="2741" w:space="708"/>
            <w:col w:w="6190"/>
          </w:cols>
          <w:docGrid w:linePitch="360"/>
        </w:sectPr>
      </w:pPr>
    </w:p>
    <w:p w14:paraId="6F6126FA" w14:textId="77777777" w:rsidR="00254ACA" w:rsidRPr="00906B09" w:rsidRDefault="00254ACA" w:rsidP="00C71F11">
      <w:pPr>
        <w:ind w:left="3124"/>
      </w:pPr>
      <w:r w:rsidRPr="00906B09">
        <w:lastRenderedPageBreak/>
        <w:tab/>
        <w:t>Min value for *Y* expression storage.</w:t>
      </w:r>
    </w:p>
    <w:p w14:paraId="7D212EFE" w14:textId="77777777" w:rsidR="00254ACA" w:rsidRPr="00906B09" w:rsidRDefault="00254ACA" w:rsidP="00C71F11">
      <w:pPr>
        <w:ind w:left="3124"/>
      </w:pPr>
      <w:r w:rsidRPr="00906B09">
        <w:tab/>
        <w:t>(Default=-90 for lat, -180 for lon)</w:t>
      </w:r>
    </w:p>
    <w:p w14:paraId="7D14AEF2" w14:textId="77777777" w:rsidR="00254ACA" w:rsidRPr="00906B09" w:rsidRDefault="00254ACA" w:rsidP="00254ACA"/>
    <w:p w14:paraId="1D8870AE" w14:textId="77777777" w:rsidR="00363BAB" w:rsidRPr="00906B09" w:rsidRDefault="00363BAB" w:rsidP="00254ACA">
      <w:pPr>
        <w:sectPr w:rsidR="00363BAB" w:rsidRPr="00906B09" w:rsidSect="003A3291">
          <w:type w:val="continuous"/>
          <w:pgSz w:w="11907" w:h="16840" w:code="9"/>
          <w:pgMar w:top="1418" w:right="1134" w:bottom="1418" w:left="1134" w:header="709" w:footer="399" w:gutter="0"/>
          <w:cols w:space="708"/>
          <w:docGrid w:linePitch="360"/>
        </w:sectPr>
      </w:pPr>
    </w:p>
    <w:p w14:paraId="165772F1" w14:textId="77777777" w:rsidR="00363BAB" w:rsidRPr="00906B09" w:rsidRDefault="00363BAB" w:rsidP="00254ACA">
      <w:pPr>
        <w:rPr>
          <w:b/>
        </w:rPr>
      </w:pPr>
      <w:r w:rsidRPr="00906B09">
        <w:rPr>
          <w:b/>
        </w:rPr>
        <w:lastRenderedPageBreak/>
        <w:t>Y_MAX</w:t>
      </w:r>
    </w:p>
    <w:p w14:paraId="33E15614" w14:textId="77777777" w:rsidR="00254ACA" w:rsidRPr="00906B09" w:rsidRDefault="00254ACA" w:rsidP="00254ACA">
      <w:r w:rsidRPr="00906B09">
        <w:lastRenderedPageBreak/>
        <w:t>Type : Flt</w:t>
      </w:r>
      <w:r w:rsidRPr="00906B09">
        <w:tab/>
        <w:t>Count : 1</w:t>
      </w:r>
    </w:p>
    <w:p w14:paraId="66AFFE87" w14:textId="77777777" w:rsidR="00363BAB" w:rsidRPr="00906B09" w:rsidRDefault="00363BAB" w:rsidP="00254ACA">
      <w:pPr>
        <w:sectPr w:rsidR="00363BAB" w:rsidRPr="00906B09" w:rsidSect="00363BAB">
          <w:type w:val="continuous"/>
          <w:pgSz w:w="11907" w:h="16840" w:code="9"/>
          <w:pgMar w:top="1418" w:right="1134" w:bottom="1418" w:left="1134" w:header="709" w:footer="399" w:gutter="0"/>
          <w:cols w:num="2" w:space="708" w:equalWidth="0">
            <w:col w:w="2741" w:space="708"/>
            <w:col w:w="6190"/>
          </w:cols>
          <w:docGrid w:linePitch="360"/>
        </w:sectPr>
      </w:pPr>
    </w:p>
    <w:p w14:paraId="08C462E7" w14:textId="77777777" w:rsidR="00254ACA" w:rsidRPr="00906B09" w:rsidRDefault="00254ACA" w:rsidP="00363BAB">
      <w:pPr>
        <w:ind w:left="3124"/>
      </w:pPr>
      <w:r w:rsidRPr="00906B09">
        <w:lastRenderedPageBreak/>
        <w:tab/>
        <w:t>Max value for *Y* expression storage.</w:t>
      </w:r>
    </w:p>
    <w:p w14:paraId="7112F3EF" w14:textId="77777777" w:rsidR="00254ACA" w:rsidRPr="00906B09" w:rsidRDefault="00254ACA" w:rsidP="00363BAB">
      <w:pPr>
        <w:ind w:left="3124"/>
      </w:pPr>
      <w:r w:rsidRPr="00906B09">
        <w:tab/>
        <w:t>(Default=90 for lat, 180 for lon)</w:t>
      </w:r>
    </w:p>
    <w:p w14:paraId="7F25049E" w14:textId="77777777" w:rsidR="00254ACA" w:rsidRPr="00906B09" w:rsidRDefault="00254ACA" w:rsidP="00254ACA"/>
    <w:p w14:paraId="4A2F17B6" w14:textId="77777777" w:rsidR="00363BAB" w:rsidRPr="00906B09" w:rsidRDefault="00363BAB" w:rsidP="00254ACA">
      <w:pPr>
        <w:sectPr w:rsidR="00363BAB" w:rsidRPr="00906B09" w:rsidSect="003A3291">
          <w:type w:val="continuous"/>
          <w:pgSz w:w="11907" w:h="16840" w:code="9"/>
          <w:pgMar w:top="1418" w:right="1134" w:bottom="1418" w:left="1134" w:header="709" w:footer="399" w:gutter="0"/>
          <w:cols w:space="708"/>
          <w:docGrid w:linePitch="360"/>
        </w:sectPr>
      </w:pPr>
    </w:p>
    <w:p w14:paraId="0BAD73C4" w14:textId="77777777" w:rsidR="00363BAB" w:rsidRPr="00906B09" w:rsidRDefault="00363BAB" w:rsidP="00254ACA">
      <w:pPr>
        <w:rPr>
          <w:b/>
        </w:rPr>
      </w:pPr>
      <w:r w:rsidRPr="00906B09">
        <w:rPr>
          <w:b/>
        </w:rPr>
        <w:lastRenderedPageBreak/>
        <w:t>Y_LOESS_CUTOFF</w:t>
      </w:r>
    </w:p>
    <w:p w14:paraId="183EE718" w14:textId="77777777" w:rsidR="00254ACA" w:rsidRPr="00906B09" w:rsidRDefault="00254ACA" w:rsidP="00254ACA">
      <w:r w:rsidRPr="00906B09">
        <w:lastRenderedPageBreak/>
        <w:t>Type : Int</w:t>
      </w:r>
      <w:r w:rsidRPr="00906B09">
        <w:tab/>
        <w:t>Count : 1</w:t>
      </w:r>
    </w:p>
    <w:p w14:paraId="403442BC" w14:textId="77777777" w:rsidR="00363BAB" w:rsidRPr="00906B09" w:rsidRDefault="00363BAB" w:rsidP="00254ACA">
      <w:pPr>
        <w:sectPr w:rsidR="00363BAB" w:rsidRPr="00906B09" w:rsidSect="00363BAB">
          <w:type w:val="continuous"/>
          <w:pgSz w:w="11907" w:h="16840" w:code="9"/>
          <w:pgMar w:top="1418" w:right="1134" w:bottom="1418" w:left="1134" w:header="709" w:footer="399" w:gutter="0"/>
          <w:cols w:num="2" w:space="708" w:equalWidth="0">
            <w:col w:w="2741" w:space="708"/>
            <w:col w:w="6190"/>
          </w:cols>
          <w:docGrid w:linePitch="360"/>
        </w:sectPr>
      </w:pPr>
    </w:p>
    <w:p w14:paraId="2FF0F6EC" w14:textId="77777777" w:rsidR="00254ACA" w:rsidRPr="00906B09" w:rsidRDefault="00254ACA" w:rsidP="00363BAB">
      <w:pPr>
        <w:ind w:left="3408"/>
      </w:pPr>
      <w:r w:rsidRPr="00906B09">
        <w:lastRenderedPageBreak/>
        <w:t>Distance (in dots) whe</w:t>
      </w:r>
      <w:r w:rsidR="00363BAB" w:rsidRPr="00906B09">
        <w:t xml:space="preserve">re LOESS filter reaches 0 along </w:t>
      </w:r>
      <w:r w:rsidRPr="00906B09">
        <w:t>Y axis. Must be an o</w:t>
      </w:r>
      <w:r w:rsidR="00363BAB" w:rsidRPr="00906B09">
        <w:t xml:space="preserve">dd integer. If 1 or 0, Distance </w:t>
      </w:r>
      <w:r w:rsidRPr="00906B09">
        <w:t>computation is di</w:t>
      </w:r>
      <w:r w:rsidR="00363BAB" w:rsidRPr="00906B09">
        <w:t xml:space="preserve">sabled. Needed only if at least </w:t>
      </w:r>
      <w:r w:rsidRPr="00906B09">
        <w:t>one filter is asked.</w:t>
      </w:r>
    </w:p>
    <w:p w14:paraId="4A3D804B" w14:textId="77777777" w:rsidR="00254ACA" w:rsidRPr="00906B09" w:rsidRDefault="00254ACA" w:rsidP="00363BAB">
      <w:pPr>
        <w:ind w:left="3408"/>
      </w:pPr>
      <w:r w:rsidRPr="00906B09">
        <w:t>(Default=0)</w:t>
      </w:r>
    </w:p>
    <w:p w14:paraId="346F9ECE" w14:textId="77777777" w:rsidR="00254ACA" w:rsidRPr="00906B09" w:rsidRDefault="00254ACA" w:rsidP="00254ACA"/>
    <w:p w14:paraId="392C0B58" w14:textId="77777777" w:rsidR="00363BAB" w:rsidRPr="00906B09" w:rsidRDefault="00363BAB" w:rsidP="00254ACA">
      <w:pPr>
        <w:sectPr w:rsidR="00363BAB" w:rsidRPr="00906B09" w:rsidSect="003A3291">
          <w:type w:val="continuous"/>
          <w:pgSz w:w="11907" w:h="16840" w:code="9"/>
          <w:pgMar w:top="1418" w:right="1134" w:bottom="1418" w:left="1134" w:header="709" w:footer="399" w:gutter="0"/>
          <w:cols w:space="708"/>
          <w:docGrid w:linePitch="360"/>
        </w:sectPr>
      </w:pPr>
    </w:p>
    <w:p w14:paraId="69BC05E2" w14:textId="77777777" w:rsidR="00363BAB" w:rsidRPr="00906B09" w:rsidRDefault="00363BAB" w:rsidP="00254ACA">
      <w:pPr>
        <w:rPr>
          <w:b/>
        </w:rPr>
      </w:pPr>
      <w:r w:rsidRPr="00906B09">
        <w:rPr>
          <w:b/>
        </w:rPr>
        <w:lastRenderedPageBreak/>
        <w:t>FIELD</w:t>
      </w:r>
    </w:p>
    <w:p w14:paraId="6D3AA3EA" w14:textId="77777777" w:rsidR="00254ACA" w:rsidRPr="00906B09" w:rsidRDefault="00254ACA" w:rsidP="00254ACA">
      <w:r w:rsidRPr="00906B09">
        <w:lastRenderedPageBreak/>
        <w:t>Type : Expr Count : [1-20]=X</w:t>
      </w:r>
    </w:p>
    <w:p w14:paraId="7DAF28A9" w14:textId="77777777" w:rsidR="00363BAB" w:rsidRPr="00906B09" w:rsidRDefault="00363BAB" w:rsidP="00254ACA">
      <w:pPr>
        <w:sectPr w:rsidR="00363BAB" w:rsidRPr="00906B09" w:rsidSect="00363BAB">
          <w:type w:val="continuous"/>
          <w:pgSz w:w="11907" w:h="16840" w:code="9"/>
          <w:pgMar w:top="1418" w:right="1134" w:bottom="1418" w:left="1134" w:header="709" w:footer="399" w:gutter="0"/>
          <w:cols w:num="2" w:space="708" w:equalWidth="0">
            <w:col w:w="2741" w:space="708"/>
            <w:col w:w="6190"/>
          </w:cols>
          <w:docGrid w:linePitch="360"/>
        </w:sectPr>
      </w:pPr>
    </w:p>
    <w:p w14:paraId="43B7E7E3" w14:textId="77777777" w:rsidR="00254ACA" w:rsidRPr="00906B09" w:rsidRDefault="00254ACA" w:rsidP="00363BAB">
      <w:pPr>
        <w:ind w:left="3124"/>
      </w:pPr>
      <w:r w:rsidRPr="00906B09">
        <w:lastRenderedPageBreak/>
        <w:tab/>
        <w:t>Expression of fields of *RECORD* to take into account.</w:t>
      </w:r>
    </w:p>
    <w:p w14:paraId="0147B920" w14:textId="77777777" w:rsidR="00254ACA" w:rsidRPr="00906B09" w:rsidRDefault="00254ACA" w:rsidP="00254ACA"/>
    <w:p w14:paraId="3795A2F1" w14:textId="77777777" w:rsidR="00363BAB" w:rsidRPr="00906B09" w:rsidRDefault="00363BAB" w:rsidP="00254ACA">
      <w:pPr>
        <w:sectPr w:rsidR="00363BAB" w:rsidRPr="00906B09" w:rsidSect="003A3291">
          <w:type w:val="continuous"/>
          <w:pgSz w:w="11907" w:h="16840" w:code="9"/>
          <w:pgMar w:top="1418" w:right="1134" w:bottom="1418" w:left="1134" w:header="709" w:footer="399" w:gutter="0"/>
          <w:cols w:space="708"/>
          <w:docGrid w:linePitch="360"/>
        </w:sectPr>
      </w:pPr>
    </w:p>
    <w:p w14:paraId="0298D8BD" w14:textId="77777777" w:rsidR="00363BAB" w:rsidRPr="00906B09" w:rsidRDefault="00363BAB" w:rsidP="00254ACA">
      <w:pPr>
        <w:rPr>
          <w:b/>
        </w:rPr>
      </w:pPr>
      <w:r w:rsidRPr="00906B09">
        <w:rPr>
          <w:b/>
        </w:rPr>
        <w:lastRenderedPageBreak/>
        <w:t>FIELD_NAME</w:t>
      </w:r>
    </w:p>
    <w:p w14:paraId="3CBF79CA" w14:textId="77777777" w:rsidR="00254ACA" w:rsidRPr="00906B09" w:rsidRDefault="00254ACA" w:rsidP="00254ACA">
      <w:r w:rsidRPr="00906B09">
        <w:lastRenderedPageBreak/>
        <w:t>Type : Name Count : X</w:t>
      </w:r>
    </w:p>
    <w:p w14:paraId="18B01DE5" w14:textId="77777777" w:rsidR="00363BAB" w:rsidRPr="00906B09" w:rsidRDefault="00363BAB" w:rsidP="00254ACA">
      <w:pPr>
        <w:sectPr w:rsidR="00363BAB" w:rsidRPr="00906B09" w:rsidSect="00363BAB">
          <w:type w:val="continuous"/>
          <w:pgSz w:w="11907" w:h="16840" w:code="9"/>
          <w:pgMar w:top="1418" w:right="1134" w:bottom="1418" w:left="1134" w:header="709" w:footer="399" w:gutter="0"/>
          <w:cols w:num="2" w:space="708" w:equalWidth="0">
            <w:col w:w="2741" w:space="708"/>
            <w:col w:w="6190"/>
          </w:cols>
          <w:docGrid w:linePitch="360"/>
        </w:sectPr>
      </w:pPr>
    </w:p>
    <w:p w14:paraId="377786B3" w14:textId="77777777" w:rsidR="00254ACA" w:rsidRPr="00906B09" w:rsidRDefault="00254ACA" w:rsidP="00363BAB">
      <w:pPr>
        <w:ind w:left="3124"/>
      </w:pPr>
      <w:r w:rsidRPr="00906B09">
        <w:lastRenderedPageBreak/>
        <w:tab/>
        <w:t>Name of the *FIELD* data</w:t>
      </w:r>
    </w:p>
    <w:p w14:paraId="7F7756D1" w14:textId="77777777" w:rsidR="00254ACA" w:rsidRPr="00906B09" w:rsidRDefault="00254ACA" w:rsidP="00254ACA"/>
    <w:p w14:paraId="204A8F4E" w14:textId="77777777" w:rsidR="00363BAB" w:rsidRPr="00906B09" w:rsidRDefault="00363BAB" w:rsidP="00254ACA">
      <w:pPr>
        <w:sectPr w:rsidR="00363BAB" w:rsidRPr="00906B09" w:rsidSect="003A3291">
          <w:type w:val="continuous"/>
          <w:pgSz w:w="11907" w:h="16840" w:code="9"/>
          <w:pgMar w:top="1418" w:right="1134" w:bottom="1418" w:left="1134" w:header="709" w:footer="399" w:gutter="0"/>
          <w:cols w:space="708"/>
          <w:docGrid w:linePitch="360"/>
        </w:sectPr>
      </w:pPr>
    </w:p>
    <w:p w14:paraId="67687515" w14:textId="77777777" w:rsidR="00363BAB" w:rsidRPr="00906B09" w:rsidRDefault="00363BAB" w:rsidP="00254ACA">
      <w:pPr>
        <w:rPr>
          <w:b/>
        </w:rPr>
      </w:pPr>
      <w:r w:rsidRPr="00906B09">
        <w:rPr>
          <w:b/>
        </w:rPr>
        <w:lastRenderedPageBreak/>
        <w:t>FIELD_TYPE</w:t>
      </w:r>
    </w:p>
    <w:p w14:paraId="2D6086FD" w14:textId="77777777" w:rsidR="00254ACA" w:rsidRPr="00906B09" w:rsidRDefault="00254ACA" w:rsidP="00254ACA">
      <w:r w:rsidRPr="00906B09">
        <w:lastRenderedPageBreak/>
        <w:t>Type : KW1</w:t>
      </w:r>
      <w:r w:rsidRPr="00906B09">
        <w:tab/>
        <w:t>Count : X</w:t>
      </w:r>
    </w:p>
    <w:p w14:paraId="6B276203" w14:textId="77777777" w:rsidR="00363BAB" w:rsidRPr="00906B09" w:rsidRDefault="00363BAB" w:rsidP="00254ACA">
      <w:pPr>
        <w:sectPr w:rsidR="00363BAB" w:rsidRPr="00906B09" w:rsidSect="00363BAB">
          <w:type w:val="continuous"/>
          <w:pgSz w:w="11907" w:h="16840" w:code="9"/>
          <w:pgMar w:top="1418" w:right="1134" w:bottom="1418" w:left="1134" w:header="709" w:footer="399" w:gutter="0"/>
          <w:cols w:num="2" w:space="708" w:equalWidth="0">
            <w:col w:w="2741" w:space="708"/>
            <w:col w:w="6190"/>
          </w:cols>
          <w:docGrid w:linePitch="360"/>
        </w:sectPr>
      </w:pPr>
    </w:p>
    <w:p w14:paraId="60E7FF94" w14:textId="77777777" w:rsidR="00254ACA" w:rsidRPr="00906B09" w:rsidRDefault="00254ACA" w:rsidP="00363BAB">
      <w:pPr>
        <w:ind w:left="3124"/>
      </w:pPr>
      <w:r w:rsidRPr="00906B09">
        <w:lastRenderedPageBreak/>
        <w:tab/>
        <w:t>Type of *FIELD* data.</w:t>
      </w:r>
    </w:p>
    <w:p w14:paraId="3F44BF96" w14:textId="77777777" w:rsidR="00254ACA" w:rsidRPr="00906B09" w:rsidRDefault="00254ACA" w:rsidP="00254ACA"/>
    <w:p w14:paraId="4B76A9C5" w14:textId="77777777" w:rsidR="00363BAB" w:rsidRPr="00906B09" w:rsidRDefault="00363BAB" w:rsidP="00254ACA">
      <w:pPr>
        <w:sectPr w:rsidR="00363BAB" w:rsidRPr="00906B09" w:rsidSect="003A3291">
          <w:type w:val="continuous"/>
          <w:pgSz w:w="11907" w:h="16840" w:code="9"/>
          <w:pgMar w:top="1418" w:right="1134" w:bottom="1418" w:left="1134" w:header="709" w:footer="399" w:gutter="0"/>
          <w:cols w:space="708"/>
          <w:docGrid w:linePitch="360"/>
        </w:sectPr>
      </w:pPr>
    </w:p>
    <w:p w14:paraId="225BC0F6" w14:textId="77777777" w:rsidR="00363BAB" w:rsidRPr="00906B09" w:rsidRDefault="00363BAB" w:rsidP="00254ACA">
      <w:pPr>
        <w:rPr>
          <w:b/>
        </w:rPr>
      </w:pPr>
      <w:r w:rsidRPr="00906B09">
        <w:rPr>
          <w:b/>
        </w:rPr>
        <w:lastRenderedPageBreak/>
        <w:t>FIELD_UNIT</w:t>
      </w:r>
    </w:p>
    <w:p w14:paraId="35066167" w14:textId="77777777" w:rsidR="00254ACA" w:rsidRPr="00906B09" w:rsidRDefault="00254ACA" w:rsidP="00254ACA">
      <w:r w:rsidRPr="00906B09">
        <w:lastRenderedPageBreak/>
        <w:t>Type : Unit Count : X</w:t>
      </w:r>
    </w:p>
    <w:p w14:paraId="50D3838F" w14:textId="77777777" w:rsidR="00363BAB" w:rsidRPr="00906B09" w:rsidRDefault="00363BAB" w:rsidP="00254ACA">
      <w:pPr>
        <w:sectPr w:rsidR="00363BAB" w:rsidRPr="00906B09" w:rsidSect="00363BAB">
          <w:type w:val="continuous"/>
          <w:pgSz w:w="11907" w:h="16840" w:code="9"/>
          <w:pgMar w:top="1418" w:right="1134" w:bottom="1418" w:left="1134" w:header="709" w:footer="399" w:gutter="0"/>
          <w:cols w:num="2" w:space="708" w:equalWidth="0">
            <w:col w:w="2741" w:space="708"/>
            <w:col w:w="6190"/>
          </w:cols>
          <w:docGrid w:linePitch="360"/>
        </w:sectPr>
      </w:pPr>
    </w:p>
    <w:p w14:paraId="5D6AE84D" w14:textId="77777777" w:rsidR="00254ACA" w:rsidRPr="00906B09" w:rsidRDefault="00254ACA" w:rsidP="00363BAB">
      <w:pPr>
        <w:ind w:left="3124"/>
      </w:pPr>
      <w:r w:rsidRPr="00906B09">
        <w:lastRenderedPageBreak/>
        <w:tab/>
        <w:t>Unit of *FIELD* expression.</w:t>
      </w:r>
    </w:p>
    <w:p w14:paraId="695ECCA1" w14:textId="77777777" w:rsidR="00254ACA" w:rsidRPr="00906B09" w:rsidRDefault="00254ACA" w:rsidP="00254ACA"/>
    <w:p w14:paraId="74DD2396" w14:textId="77777777" w:rsidR="00363BAB" w:rsidRPr="00906B09" w:rsidRDefault="00363BAB" w:rsidP="00254ACA">
      <w:pPr>
        <w:sectPr w:rsidR="00363BAB" w:rsidRPr="00906B09" w:rsidSect="003A3291">
          <w:type w:val="continuous"/>
          <w:pgSz w:w="11907" w:h="16840" w:code="9"/>
          <w:pgMar w:top="1418" w:right="1134" w:bottom="1418" w:left="1134" w:header="709" w:footer="399" w:gutter="0"/>
          <w:cols w:space="708"/>
          <w:docGrid w:linePitch="360"/>
        </w:sectPr>
      </w:pPr>
    </w:p>
    <w:p w14:paraId="62AB2F4C" w14:textId="77777777" w:rsidR="00363BAB" w:rsidRPr="00906B09" w:rsidRDefault="00363BAB" w:rsidP="00254ACA">
      <w:pPr>
        <w:rPr>
          <w:b/>
        </w:rPr>
      </w:pPr>
      <w:r w:rsidRPr="00906B09">
        <w:rPr>
          <w:b/>
        </w:rPr>
        <w:lastRenderedPageBreak/>
        <w:t>FIELD_TITLE</w:t>
      </w:r>
    </w:p>
    <w:p w14:paraId="5C424F8C" w14:textId="77777777" w:rsidR="00254ACA" w:rsidRPr="00906B09" w:rsidRDefault="00254ACA" w:rsidP="00254ACA">
      <w:r w:rsidRPr="00906B09">
        <w:lastRenderedPageBreak/>
        <w:t>Type : Str</w:t>
      </w:r>
      <w:r w:rsidRPr="00906B09">
        <w:tab/>
        <w:t>Count : X</w:t>
      </w:r>
    </w:p>
    <w:p w14:paraId="76F29F00" w14:textId="77777777" w:rsidR="00363BAB" w:rsidRPr="00906B09" w:rsidRDefault="00363BAB" w:rsidP="00254ACA">
      <w:pPr>
        <w:sectPr w:rsidR="00363BAB" w:rsidRPr="00906B09" w:rsidSect="00363BAB">
          <w:type w:val="continuous"/>
          <w:pgSz w:w="11907" w:h="16840" w:code="9"/>
          <w:pgMar w:top="1418" w:right="1134" w:bottom="1418" w:left="1134" w:header="709" w:footer="399" w:gutter="0"/>
          <w:cols w:num="2" w:space="708" w:equalWidth="0">
            <w:col w:w="2741" w:space="708"/>
            <w:col w:w="6190"/>
          </w:cols>
          <w:docGrid w:linePitch="360"/>
        </w:sectPr>
      </w:pPr>
    </w:p>
    <w:p w14:paraId="54CAA77A" w14:textId="77777777" w:rsidR="00254ACA" w:rsidRPr="00906B09" w:rsidRDefault="00254ACA" w:rsidP="00363BAB">
      <w:pPr>
        <w:ind w:left="3408"/>
      </w:pPr>
      <w:r w:rsidRPr="00906B09">
        <w:lastRenderedPageBreak/>
        <w:t>Long name describin</w:t>
      </w:r>
      <w:r w:rsidR="00363BAB" w:rsidRPr="00906B09">
        <w:t xml:space="preserve">g *FIELD*. The one which should </w:t>
      </w:r>
      <w:r w:rsidRPr="00906B09">
        <w:t>appear in graphics on axis or legends, for example.</w:t>
      </w:r>
    </w:p>
    <w:p w14:paraId="7D87E37C" w14:textId="77777777" w:rsidR="00254ACA" w:rsidRPr="00906B09" w:rsidRDefault="00254ACA" w:rsidP="00254ACA"/>
    <w:p w14:paraId="612F0907" w14:textId="77777777" w:rsidR="00FC0DCE" w:rsidRPr="00906B09" w:rsidRDefault="00FC0DCE" w:rsidP="00254ACA">
      <w:pPr>
        <w:sectPr w:rsidR="00FC0DCE" w:rsidRPr="00906B09" w:rsidSect="003A3291">
          <w:type w:val="continuous"/>
          <w:pgSz w:w="11907" w:h="16840" w:code="9"/>
          <w:pgMar w:top="1418" w:right="1134" w:bottom="1418" w:left="1134" w:header="709" w:footer="399" w:gutter="0"/>
          <w:cols w:space="708"/>
          <w:docGrid w:linePitch="360"/>
        </w:sectPr>
      </w:pPr>
    </w:p>
    <w:p w14:paraId="647A2A7B" w14:textId="77777777" w:rsidR="00FC0DCE" w:rsidRPr="00906B09" w:rsidRDefault="00FC0DCE" w:rsidP="00254ACA">
      <w:pPr>
        <w:rPr>
          <w:b/>
        </w:rPr>
      </w:pPr>
      <w:r w:rsidRPr="00906B09">
        <w:rPr>
          <w:b/>
        </w:rPr>
        <w:lastRenderedPageBreak/>
        <w:t>FIELD_FILTER</w:t>
      </w:r>
    </w:p>
    <w:p w14:paraId="3DBCA1D3" w14:textId="77777777" w:rsidR="00254ACA" w:rsidRPr="00906B09" w:rsidRDefault="00254ACA" w:rsidP="00254ACA">
      <w:r w:rsidRPr="00906B09">
        <w:lastRenderedPageBreak/>
        <w:t>Type : KS1</w:t>
      </w:r>
      <w:r w:rsidRPr="00906B09">
        <w:tab/>
        <w:t>Count : X</w:t>
      </w:r>
    </w:p>
    <w:p w14:paraId="08990023" w14:textId="77777777" w:rsidR="00FC0DCE" w:rsidRPr="00906B09" w:rsidRDefault="00FC0DCE" w:rsidP="00254ACA">
      <w:pPr>
        <w:sectPr w:rsidR="00FC0DCE" w:rsidRPr="00906B09" w:rsidSect="00FC0DCE">
          <w:type w:val="continuous"/>
          <w:pgSz w:w="11907" w:h="16840" w:code="9"/>
          <w:pgMar w:top="1418" w:right="1134" w:bottom="1418" w:left="1134" w:header="709" w:footer="399" w:gutter="0"/>
          <w:cols w:num="2" w:space="708" w:equalWidth="0">
            <w:col w:w="2741" w:space="708"/>
            <w:col w:w="6190"/>
          </w:cols>
          <w:docGrid w:linePitch="360"/>
        </w:sectPr>
      </w:pPr>
    </w:p>
    <w:p w14:paraId="70A6E214" w14:textId="77777777" w:rsidR="00254ACA" w:rsidRPr="00906B09" w:rsidRDefault="00254ACA" w:rsidP="00FC0DCE">
      <w:pPr>
        <w:ind w:left="3124"/>
      </w:pPr>
      <w:r w:rsidRPr="00906B09">
        <w:lastRenderedPageBreak/>
        <w:tab/>
        <w:t>How to filter the data.</w:t>
      </w:r>
    </w:p>
    <w:p w14:paraId="4D3C0F47" w14:textId="77777777" w:rsidR="00254ACA" w:rsidRPr="00906B09" w:rsidRDefault="00254ACA" w:rsidP="00254ACA"/>
    <w:p w14:paraId="1422F3EF" w14:textId="77777777" w:rsidR="00FC0DCE" w:rsidRPr="00906B09" w:rsidRDefault="00FC0DCE" w:rsidP="00254ACA"/>
    <w:p w14:paraId="1BF4C2D6" w14:textId="77777777" w:rsidR="00FC0DCE" w:rsidRPr="00906B09" w:rsidRDefault="00FC0DCE" w:rsidP="00254ACA">
      <w:pPr>
        <w:sectPr w:rsidR="00FC0DCE" w:rsidRPr="00906B09" w:rsidSect="003A3291">
          <w:type w:val="continuous"/>
          <w:pgSz w:w="11907" w:h="16840" w:code="9"/>
          <w:pgMar w:top="1418" w:right="1134" w:bottom="1418" w:left="1134" w:header="709" w:footer="399" w:gutter="0"/>
          <w:cols w:space="708"/>
          <w:docGrid w:linePitch="360"/>
        </w:sectPr>
      </w:pPr>
    </w:p>
    <w:p w14:paraId="17E34943" w14:textId="77777777" w:rsidR="00FC0DCE" w:rsidRPr="00906B09" w:rsidRDefault="00FC0DCE" w:rsidP="00254ACA">
      <w:pPr>
        <w:rPr>
          <w:b/>
        </w:rPr>
      </w:pPr>
      <w:r w:rsidRPr="00906B09">
        <w:rPr>
          <w:b/>
        </w:rPr>
        <w:lastRenderedPageBreak/>
        <w:t>ALIAS_NAME</w:t>
      </w:r>
    </w:p>
    <w:p w14:paraId="057E47B1" w14:textId="77777777" w:rsidR="00254ACA" w:rsidRPr="00906B09" w:rsidRDefault="00254ACA" w:rsidP="00254ACA">
      <w:r w:rsidRPr="00906B09">
        <w:lastRenderedPageBreak/>
        <w:t>Type : Name Count : [0-n]=N</w:t>
      </w:r>
    </w:p>
    <w:p w14:paraId="5890F531" w14:textId="77777777" w:rsidR="00FC0DCE" w:rsidRPr="00906B09" w:rsidRDefault="00FC0DCE" w:rsidP="00254ACA">
      <w:pPr>
        <w:sectPr w:rsidR="00FC0DCE" w:rsidRPr="00906B09" w:rsidSect="00FC0DCE">
          <w:type w:val="continuous"/>
          <w:pgSz w:w="11907" w:h="16840" w:code="9"/>
          <w:pgMar w:top="1418" w:right="1134" w:bottom="1418" w:left="1134" w:header="709" w:footer="399" w:gutter="0"/>
          <w:cols w:num="2" w:space="708" w:equalWidth="0">
            <w:col w:w="2741" w:space="708"/>
            <w:col w:w="6190"/>
          </w:cols>
          <w:docGrid w:linePitch="360"/>
        </w:sectPr>
      </w:pPr>
    </w:p>
    <w:p w14:paraId="4C1B32DD" w14:textId="77777777" w:rsidR="00254ACA" w:rsidRPr="00906B09" w:rsidRDefault="00254ACA" w:rsidP="00FC0DCE">
      <w:pPr>
        <w:ind w:left="3408"/>
      </w:pPr>
      <w:r w:rsidRPr="00906B09">
        <w:lastRenderedPageBreak/>
        <w:t>Name of an alias. An ali</w:t>
      </w:r>
      <w:r w:rsidR="00FC0DCE" w:rsidRPr="00906B09">
        <w:t xml:space="preserve">as is a value which can be used </w:t>
      </w:r>
      <w:r w:rsidRPr="00906B09">
        <w:t>anywhere in an</w:t>
      </w:r>
      <w:r w:rsidR="00FC0DCE" w:rsidRPr="00906B09">
        <w:t xml:space="preserve">other value of field by mean of </w:t>
      </w:r>
      <w:r w:rsidRPr="00906B09">
        <w:t>%{NAME} const</w:t>
      </w:r>
      <w:r w:rsidR="00FC0DCE" w:rsidRPr="00906B09">
        <w:t xml:space="preserve">ruct. Names are case sensitive. </w:t>
      </w:r>
      <w:r w:rsidRPr="00906B09">
        <w:t xml:space="preserve">If a name reference </w:t>
      </w:r>
      <w:r w:rsidR="00FC0DCE" w:rsidRPr="00906B09">
        <w:t xml:space="preserve">(%{XXX}) does not correspond to </w:t>
      </w:r>
      <w:r w:rsidRPr="00906B09">
        <w:t>an actually defined a</w:t>
      </w:r>
      <w:r w:rsidR="00FC0DCE" w:rsidRPr="00906B09">
        <w:t xml:space="preserve">lias, the expansion is an empty </w:t>
      </w:r>
      <w:r w:rsidRPr="00906B09">
        <w:t>string.</w:t>
      </w:r>
    </w:p>
    <w:p w14:paraId="4A7B2EDD" w14:textId="77777777" w:rsidR="00254ACA" w:rsidRPr="00906B09" w:rsidRDefault="00254ACA" w:rsidP="00FC0DCE">
      <w:pPr>
        <w:ind w:left="3408"/>
      </w:pPr>
      <w:r w:rsidRPr="00906B09">
        <w:t>(Default=None)</w:t>
      </w:r>
    </w:p>
    <w:p w14:paraId="72C1A14F" w14:textId="77777777" w:rsidR="00FC0DCE" w:rsidRPr="00906B09" w:rsidRDefault="00FC0DCE" w:rsidP="00254ACA"/>
    <w:p w14:paraId="0956496A" w14:textId="77777777" w:rsidR="00FC0DCE" w:rsidRPr="00906B09" w:rsidRDefault="00FC0DCE" w:rsidP="00254ACA">
      <w:pPr>
        <w:sectPr w:rsidR="00FC0DCE" w:rsidRPr="00906B09" w:rsidSect="003A3291">
          <w:type w:val="continuous"/>
          <w:pgSz w:w="11907" w:h="16840" w:code="9"/>
          <w:pgMar w:top="1418" w:right="1134" w:bottom="1418" w:left="1134" w:header="709" w:footer="399" w:gutter="0"/>
          <w:cols w:space="708"/>
          <w:docGrid w:linePitch="360"/>
        </w:sectPr>
      </w:pPr>
    </w:p>
    <w:p w14:paraId="4E4B28C5" w14:textId="77777777" w:rsidR="00FC0DCE" w:rsidRPr="00906B09" w:rsidRDefault="00FC0DCE" w:rsidP="00254ACA">
      <w:pPr>
        <w:rPr>
          <w:b/>
        </w:rPr>
      </w:pPr>
      <w:r w:rsidRPr="00906B09">
        <w:rPr>
          <w:b/>
        </w:rPr>
        <w:lastRenderedPageBreak/>
        <w:t>ALIAS_VALUE</w:t>
      </w:r>
    </w:p>
    <w:p w14:paraId="3467EF6C" w14:textId="77777777" w:rsidR="00254ACA" w:rsidRPr="00906B09" w:rsidRDefault="00254ACA" w:rsidP="00254ACA">
      <w:r w:rsidRPr="00906B09">
        <w:lastRenderedPageBreak/>
        <w:t>Type : Str</w:t>
      </w:r>
      <w:r w:rsidRPr="00906B09">
        <w:tab/>
        <w:t>Count : N</w:t>
      </w:r>
    </w:p>
    <w:p w14:paraId="1258E49E" w14:textId="77777777" w:rsidR="00FC0DCE" w:rsidRPr="00906B09" w:rsidRDefault="00FC0DCE" w:rsidP="00254ACA">
      <w:pPr>
        <w:sectPr w:rsidR="00FC0DCE" w:rsidRPr="00906B09" w:rsidSect="00FC0DCE">
          <w:type w:val="continuous"/>
          <w:pgSz w:w="11907" w:h="16840" w:code="9"/>
          <w:pgMar w:top="1418" w:right="1134" w:bottom="1418" w:left="1134" w:header="709" w:footer="399" w:gutter="0"/>
          <w:cols w:num="2" w:space="708" w:equalWidth="0">
            <w:col w:w="2741" w:space="708"/>
            <w:col w:w="6190"/>
          </w:cols>
          <w:docGrid w:linePitch="360"/>
        </w:sectPr>
      </w:pPr>
    </w:p>
    <w:p w14:paraId="774747D4" w14:textId="77777777" w:rsidR="00254ACA" w:rsidRPr="00906B09" w:rsidRDefault="00254ACA" w:rsidP="00FC0DCE">
      <w:pPr>
        <w:ind w:left="3408"/>
      </w:pPr>
      <w:r w:rsidRPr="00906B09">
        <w:lastRenderedPageBreak/>
        <w:t>The value of the alias. A</w:t>
      </w:r>
      <w:r w:rsidR="00FC0DCE" w:rsidRPr="00906B09">
        <w:t xml:space="preserve">LIAS_VALUE keyword must have at </w:t>
      </w:r>
      <w:r w:rsidRPr="00906B09">
        <w:t>least as many occurences as the ALIAS_NAME one.</w:t>
      </w:r>
    </w:p>
    <w:p w14:paraId="049B8655" w14:textId="77777777" w:rsidR="00254ACA" w:rsidRPr="00906B09" w:rsidRDefault="00254ACA" w:rsidP="00254ACA"/>
    <w:p w14:paraId="5D7D1729" w14:textId="77777777" w:rsidR="00FC0DCE" w:rsidRPr="00906B09" w:rsidRDefault="00FC0DCE" w:rsidP="00254ACA">
      <w:pPr>
        <w:sectPr w:rsidR="00FC0DCE" w:rsidRPr="00906B09" w:rsidSect="003A3291">
          <w:type w:val="continuous"/>
          <w:pgSz w:w="11907" w:h="16840" w:code="9"/>
          <w:pgMar w:top="1418" w:right="1134" w:bottom="1418" w:left="1134" w:header="709" w:footer="399" w:gutter="0"/>
          <w:cols w:space="708"/>
          <w:docGrid w:linePitch="360"/>
        </w:sectPr>
      </w:pPr>
    </w:p>
    <w:p w14:paraId="22EE6726" w14:textId="77777777" w:rsidR="00FC0DCE" w:rsidRPr="00906B09" w:rsidRDefault="00FC0DCE" w:rsidP="00254ACA">
      <w:pPr>
        <w:rPr>
          <w:b/>
        </w:rPr>
      </w:pPr>
      <w:r w:rsidRPr="00906B09">
        <w:rPr>
          <w:b/>
        </w:rPr>
        <w:lastRenderedPageBreak/>
        <w:t>VERBOSE</w:t>
      </w:r>
    </w:p>
    <w:p w14:paraId="2EF7DBD2" w14:textId="77777777" w:rsidR="00254ACA" w:rsidRPr="00906B09" w:rsidRDefault="00254ACA" w:rsidP="00254ACA">
      <w:r w:rsidRPr="00906B09">
        <w:lastRenderedPageBreak/>
        <w:t>Type : Int</w:t>
      </w:r>
      <w:r w:rsidRPr="00906B09">
        <w:tab/>
        <w:t>Count : [0-1]</w:t>
      </w:r>
    </w:p>
    <w:p w14:paraId="75B8D7E9" w14:textId="77777777" w:rsidR="00FC0DCE" w:rsidRPr="00906B09" w:rsidRDefault="00FC0DCE" w:rsidP="00254ACA">
      <w:pPr>
        <w:sectPr w:rsidR="00FC0DCE" w:rsidRPr="00906B09" w:rsidSect="00FC0DCE">
          <w:type w:val="continuous"/>
          <w:pgSz w:w="11907" w:h="16840" w:code="9"/>
          <w:pgMar w:top="1418" w:right="1134" w:bottom="1418" w:left="1134" w:header="709" w:footer="399" w:gutter="0"/>
          <w:cols w:num="2" w:space="708" w:equalWidth="0">
            <w:col w:w="2741" w:space="708"/>
            <w:col w:w="6190"/>
          </w:cols>
          <w:docGrid w:linePitch="360"/>
        </w:sectPr>
      </w:pPr>
    </w:p>
    <w:p w14:paraId="4F3FF091" w14:textId="77777777" w:rsidR="00254ACA" w:rsidRPr="00906B09" w:rsidRDefault="00254ACA" w:rsidP="00FC0DCE">
      <w:pPr>
        <w:ind w:left="3124"/>
      </w:pPr>
      <w:r w:rsidRPr="00906B09">
        <w:lastRenderedPageBreak/>
        <w:tab/>
        <w:t>Amount of output: 0=None...5=Debug.</w:t>
      </w:r>
    </w:p>
    <w:p w14:paraId="62FCCC4E" w14:textId="77777777" w:rsidR="00254ACA" w:rsidRPr="00906B09" w:rsidRDefault="00254ACA" w:rsidP="00FC0DCE">
      <w:pPr>
        <w:ind w:left="3124"/>
      </w:pPr>
      <w:r w:rsidRPr="00906B09">
        <w:tab/>
        <w:t>(Default=0)</w:t>
      </w:r>
    </w:p>
    <w:p w14:paraId="1736C02E" w14:textId="77777777" w:rsidR="00254ACA" w:rsidRPr="00906B09" w:rsidRDefault="00254ACA" w:rsidP="00254ACA"/>
    <w:p w14:paraId="2A775125" w14:textId="77777777" w:rsidR="00254ACA" w:rsidRPr="00906B09" w:rsidRDefault="00254ACA" w:rsidP="00254ACA">
      <w:r w:rsidRPr="00906B09">
        <w:t>=====================</w:t>
      </w:r>
    </w:p>
    <w:p w14:paraId="3E70C744" w14:textId="77777777" w:rsidR="00254ACA" w:rsidRPr="00906B09" w:rsidRDefault="00254ACA" w:rsidP="00254ACA">
      <w:r w:rsidRPr="00906B09">
        <w:t>Description of types:</w:t>
      </w:r>
    </w:p>
    <w:p w14:paraId="079958D8" w14:textId="77777777" w:rsidR="00254ACA" w:rsidRPr="00906B09" w:rsidRDefault="00254ACA" w:rsidP="00254ACA"/>
    <w:p w14:paraId="20F2017B" w14:textId="77777777" w:rsidR="00F979C0" w:rsidRPr="00906B09" w:rsidRDefault="00F979C0" w:rsidP="00254ACA">
      <w:pPr>
        <w:sectPr w:rsidR="00F979C0" w:rsidRPr="00906B09" w:rsidSect="003A3291">
          <w:type w:val="continuous"/>
          <w:pgSz w:w="11907" w:h="16840" w:code="9"/>
          <w:pgMar w:top="1418" w:right="1134" w:bottom="1418" w:left="1134" w:header="709" w:footer="399" w:gutter="0"/>
          <w:cols w:space="708"/>
          <w:docGrid w:linePitch="360"/>
        </w:sectPr>
      </w:pPr>
    </w:p>
    <w:p w14:paraId="7F2F8932" w14:textId="77777777" w:rsidR="00F979C0" w:rsidRPr="00906B09" w:rsidRDefault="00254ACA" w:rsidP="00254ACA">
      <w:pPr>
        <w:rPr>
          <w:b/>
        </w:rPr>
      </w:pPr>
      <w:r w:rsidRPr="00906B09">
        <w:rPr>
          <w:b/>
        </w:rPr>
        <w:lastRenderedPageBreak/>
        <w:t>Name</w:t>
      </w:r>
      <w:r w:rsidRPr="00906B09">
        <w:rPr>
          <w:b/>
        </w:rPr>
        <w:tab/>
      </w:r>
    </w:p>
    <w:p w14:paraId="5DAF483C" w14:textId="77777777" w:rsidR="00254ACA" w:rsidRPr="00906B09" w:rsidRDefault="00254ACA" w:rsidP="00254ACA">
      <w:r w:rsidRPr="00906B09">
        <w:lastRenderedPageBreak/>
        <w:t>String beginning with a lett</w:t>
      </w:r>
      <w:r w:rsidR="00F979C0" w:rsidRPr="00906B09">
        <w:t xml:space="preserve">er and containing only letters, </w:t>
      </w:r>
      <w:r w:rsidRPr="00906B09">
        <w:t>digits and '_'</w:t>
      </w:r>
    </w:p>
    <w:p w14:paraId="2873166A" w14:textId="77777777" w:rsidR="00F979C0" w:rsidRPr="00906B09" w:rsidRDefault="00F979C0" w:rsidP="00254ACA">
      <w:pPr>
        <w:sectPr w:rsidR="00F979C0" w:rsidRPr="00906B09" w:rsidSect="00F979C0">
          <w:type w:val="continuous"/>
          <w:pgSz w:w="11907" w:h="16840" w:code="9"/>
          <w:pgMar w:top="1418" w:right="1134" w:bottom="1418" w:left="1134" w:header="709" w:footer="399" w:gutter="0"/>
          <w:cols w:num="2" w:space="708" w:equalWidth="0">
            <w:col w:w="2741" w:space="708"/>
            <w:col w:w="6190"/>
          </w:cols>
          <w:docGrid w:linePitch="360"/>
        </w:sectPr>
      </w:pPr>
    </w:p>
    <w:p w14:paraId="622FBA92" w14:textId="77777777" w:rsidR="00254ACA" w:rsidRPr="00906B09" w:rsidRDefault="00254ACA" w:rsidP="00254ACA"/>
    <w:p w14:paraId="5C15599D" w14:textId="77777777" w:rsidR="00F979C0" w:rsidRPr="00906B09" w:rsidRDefault="00F979C0" w:rsidP="00254ACA">
      <w:pPr>
        <w:sectPr w:rsidR="00F979C0" w:rsidRPr="00906B09" w:rsidSect="003A3291">
          <w:type w:val="continuous"/>
          <w:pgSz w:w="11907" w:h="16840" w:code="9"/>
          <w:pgMar w:top="1418" w:right="1134" w:bottom="1418" w:left="1134" w:header="709" w:footer="399" w:gutter="0"/>
          <w:cols w:space="708"/>
          <w:docGrid w:linePitch="360"/>
        </w:sectPr>
      </w:pPr>
    </w:p>
    <w:p w14:paraId="3A1BCF6D" w14:textId="77777777" w:rsidR="00F979C0" w:rsidRPr="00906B09" w:rsidRDefault="00F979C0" w:rsidP="00254ACA">
      <w:pPr>
        <w:rPr>
          <w:b/>
        </w:rPr>
      </w:pPr>
      <w:r w:rsidRPr="00906B09">
        <w:rPr>
          <w:b/>
        </w:rPr>
        <w:lastRenderedPageBreak/>
        <w:t>Flt</w:t>
      </w:r>
    </w:p>
    <w:p w14:paraId="57F157F2" w14:textId="77777777" w:rsidR="00254ACA" w:rsidRPr="00906B09" w:rsidRDefault="00254ACA" w:rsidP="00254ACA">
      <w:r w:rsidRPr="00906B09">
        <w:lastRenderedPageBreak/>
        <w:t>Floating point number</w:t>
      </w:r>
    </w:p>
    <w:p w14:paraId="60C7C677" w14:textId="77777777" w:rsidR="00F979C0" w:rsidRPr="00906B09" w:rsidRDefault="00F979C0" w:rsidP="00254ACA">
      <w:pPr>
        <w:sectPr w:rsidR="00F979C0" w:rsidRPr="00906B09" w:rsidSect="00F979C0">
          <w:type w:val="continuous"/>
          <w:pgSz w:w="11907" w:h="16840" w:code="9"/>
          <w:pgMar w:top="1418" w:right="1134" w:bottom="1418" w:left="1134" w:header="709" w:footer="399" w:gutter="0"/>
          <w:cols w:num="2" w:space="708" w:equalWidth="0">
            <w:col w:w="2741" w:space="708"/>
            <w:col w:w="6190"/>
          </w:cols>
          <w:docGrid w:linePitch="360"/>
        </w:sectPr>
      </w:pPr>
    </w:p>
    <w:p w14:paraId="6B159E1E" w14:textId="77777777" w:rsidR="00254ACA" w:rsidRPr="00906B09" w:rsidRDefault="00254ACA" w:rsidP="00254ACA"/>
    <w:p w14:paraId="375FCB67" w14:textId="77777777" w:rsidR="00F979C0" w:rsidRPr="00906B09" w:rsidRDefault="00F979C0" w:rsidP="00254ACA">
      <w:pPr>
        <w:sectPr w:rsidR="00F979C0" w:rsidRPr="00906B09" w:rsidSect="003A3291">
          <w:type w:val="continuous"/>
          <w:pgSz w:w="11907" w:h="16840" w:code="9"/>
          <w:pgMar w:top="1418" w:right="1134" w:bottom="1418" w:left="1134" w:header="709" w:footer="399" w:gutter="0"/>
          <w:cols w:space="708"/>
          <w:docGrid w:linePitch="360"/>
        </w:sectPr>
      </w:pPr>
    </w:p>
    <w:p w14:paraId="710AF479" w14:textId="77777777" w:rsidR="00F979C0" w:rsidRPr="00906B09" w:rsidRDefault="00F979C0" w:rsidP="00254ACA">
      <w:pPr>
        <w:rPr>
          <w:b/>
        </w:rPr>
      </w:pPr>
      <w:r w:rsidRPr="00906B09">
        <w:rPr>
          <w:b/>
        </w:rPr>
        <w:lastRenderedPageBreak/>
        <w:t>Int</w:t>
      </w:r>
    </w:p>
    <w:p w14:paraId="4C51BFCA" w14:textId="77777777" w:rsidR="00254ACA" w:rsidRPr="00906B09" w:rsidRDefault="00254ACA" w:rsidP="00254ACA">
      <w:r w:rsidRPr="00906B09">
        <w:lastRenderedPageBreak/>
        <w:t>Integer</w:t>
      </w:r>
    </w:p>
    <w:p w14:paraId="77378FB5" w14:textId="77777777" w:rsidR="00F979C0" w:rsidRPr="00906B09" w:rsidRDefault="00F979C0" w:rsidP="00254ACA">
      <w:pPr>
        <w:sectPr w:rsidR="00F979C0" w:rsidRPr="00906B09" w:rsidSect="00F979C0">
          <w:type w:val="continuous"/>
          <w:pgSz w:w="11907" w:h="16840" w:code="9"/>
          <w:pgMar w:top="1418" w:right="1134" w:bottom="1418" w:left="1134" w:header="709" w:footer="399" w:gutter="0"/>
          <w:cols w:num="2" w:space="708" w:equalWidth="0">
            <w:col w:w="2741" w:space="708"/>
            <w:col w:w="6190"/>
          </w:cols>
          <w:docGrid w:linePitch="360"/>
        </w:sectPr>
      </w:pPr>
    </w:p>
    <w:p w14:paraId="2990FF1A" w14:textId="77777777" w:rsidR="00254ACA" w:rsidRPr="00906B09" w:rsidRDefault="00254ACA" w:rsidP="00254ACA"/>
    <w:p w14:paraId="3A975519" w14:textId="77777777" w:rsidR="00F979C0" w:rsidRPr="00906B09" w:rsidRDefault="00F979C0" w:rsidP="00254ACA">
      <w:pPr>
        <w:sectPr w:rsidR="00F979C0" w:rsidRPr="00906B09" w:rsidSect="003A3291">
          <w:type w:val="continuous"/>
          <w:pgSz w:w="11907" w:h="16840" w:code="9"/>
          <w:pgMar w:top="1418" w:right="1134" w:bottom="1418" w:left="1134" w:header="709" w:footer="399" w:gutter="0"/>
          <w:cols w:space="708"/>
          <w:docGrid w:linePitch="360"/>
        </w:sectPr>
      </w:pPr>
    </w:p>
    <w:p w14:paraId="5AA872F4" w14:textId="77777777" w:rsidR="00F979C0" w:rsidRPr="00906B09" w:rsidRDefault="00F979C0" w:rsidP="00254ACA">
      <w:pPr>
        <w:rPr>
          <w:b/>
        </w:rPr>
      </w:pPr>
      <w:r w:rsidRPr="00906B09">
        <w:rPr>
          <w:b/>
        </w:rPr>
        <w:lastRenderedPageBreak/>
        <w:t>Expr</w:t>
      </w:r>
    </w:p>
    <w:p w14:paraId="0B4ED070" w14:textId="77777777" w:rsidR="00254ACA" w:rsidRPr="00906B09" w:rsidRDefault="00254ACA" w:rsidP="00254ACA">
      <w:r w:rsidRPr="00906B09">
        <w:lastRenderedPageBreak/>
        <w:t>Combination of fields of the current record.</w:t>
      </w:r>
    </w:p>
    <w:p w14:paraId="699F0B56" w14:textId="77777777" w:rsidR="00F979C0" w:rsidRPr="00906B09" w:rsidRDefault="00F979C0" w:rsidP="00254ACA">
      <w:pPr>
        <w:sectPr w:rsidR="00F979C0" w:rsidRPr="00906B09" w:rsidSect="00F979C0">
          <w:type w:val="continuous"/>
          <w:pgSz w:w="11907" w:h="16840" w:code="9"/>
          <w:pgMar w:top="1418" w:right="1134" w:bottom="1418" w:left="1134" w:header="709" w:footer="399" w:gutter="0"/>
          <w:cols w:num="2" w:space="708" w:equalWidth="0">
            <w:col w:w="2741" w:space="708"/>
            <w:col w:w="6190"/>
          </w:cols>
          <w:docGrid w:linePitch="360"/>
        </w:sectPr>
      </w:pPr>
    </w:p>
    <w:p w14:paraId="1582DA5B" w14:textId="77777777" w:rsidR="00254ACA" w:rsidRPr="00906B09" w:rsidRDefault="00254ACA" w:rsidP="00F979C0">
      <w:pPr>
        <w:ind w:left="3408"/>
      </w:pPr>
      <w:r w:rsidRPr="00906B09">
        <w:lastRenderedPageBreak/>
        <w:t xml:space="preserve">An expression which </w:t>
      </w:r>
      <w:r w:rsidR="00F979C0" w:rsidRPr="00906B09">
        <w:t xml:space="preserve">can contain function calls like </w:t>
      </w:r>
      <w:r w:rsidRPr="00906B09">
        <w:t>trigonometric, conversion, test...</w:t>
      </w:r>
    </w:p>
    <w:p w14:paraId="57FF8F0D" w14:textId="77777777" w:rsidR="00254ACA" w:rsidRPr="00906B09" w:rsidRDefault="00254ACA" w:rsidP="00254ACA"/>
    <w:p w14:paraId="021FD632" w14:textId="77777777" w:rsidR="00F979C0" w:rsidRPr="00906B09" w:rsidRDefault="00F979C0" w:rsidP="00254ACA">
      <w:pPr>
        <w:sectPr w:rsidR="00F979C0" w:rsidRPr="00906B09" w:rsidSect="003A3291">
          <w:type w:val="continuous"/>
          <w:pgSz w:w="11907" w:h="16840" w:code="9"/>
          <w:pgMar w:top="1418" w:right="1134" w:bottom="1418" w:left="1134" w:header="709" w:footer="399" w:gutter="0"/>
          <w:cols w:space="708"/>
          <w:docGrid w:linePitch="360"/>
        </w:sectPr>
      </w:pPr>
    </w:p>
    <w:p w14:paraId="1A68E1EE" w14:textId="77777777" w:rsidR="00F979C0" w:rsidRPr="00906B09" w:rsidRDefault="00254ACA" w:rsidP="00254ACA">
      <w:pPr>
        <w:rPr>
          <w:b/>
        </w:rPr>
      </w:pPr>
      <w:r w:rsidRPr="00906B09">
        <w:rPr>
          <w:b/>
        </w:rPr>
        <w:lastRenderedPageBreak/>
        <w:t>Str</w:t>
      </w:r>
    </w:p>
    <w:p w14:paraId="44B02FEB" w14:textId="77777777" w:rsidR="00254ACA" w:rsidRPr="00906B09" w:rsidRDefault="00254ACA" w:rsidP="00254ACA">
      <w:r w:rsidRPr="00906B09">
        <w:lastRenderedPageBreak/>
        <w:t>String. Leading and trailing blanks are ignored.</w:t>
      </w:r>
    </w:p>
    <w:p w14:paraId="362B2DA7" w14:textId="77777777" w:rsidR="00F979C0" w:rsidRPr="00906B09" w:rsidRDefault="00F979C0" w:rsidP="00254ACA">
      <w:pPr>
        <w:sectPr w:rsidR="00F979C0" w:rsidRPr="00906B09" w:rsidSect="00F979C0">
          <w:type w:val="continuous"/>
          <w:pgSz w:w="11907" w:h="16840" w:code="9"/>
          <w:pgMar w:top="1418" w:right="1134" w:bottom="1418" w:left="1134" w:header="709" w:footer="399" w:gutter="0"/>
          <w:cols w:num="2" w:space="708" w:equalWidth="0">
            <w:col w:w="2741" w:space="708"/>
            <w:col w:w="6190"/>
          </w:cols>
          <w:docGrid w:linePitch="360"/>
        </w:sectPr>
      </w:pPr>
    </w:p>
    <w:p w14:paraId="31832CFF" w14:textId="77777777" w:rsidR="00254ACA" w:rsidRPr="00906B09" w:rsidRDefault="00254ACA" w:rsidP="00254ACA"/>
    <w:p w14:paraId="1061F780" w14:textId="77777777" w:rsidR="00F979C0" w:rsidRPr="00906B09" w:rsidRDefault="00F979C0" w:rsidP="00254ACA">
      <w:pPr>
        <w:sectPr w:rsidR="00F979C0" w:rsidRPr="00906B09" w:rsidSect="003A3291">
          <w:type w:val="continuous"/>
          <w:pgSz w:w="11907" w:h="16840" w:code="9"/>
          <w:pgMar w:top="1418" w:right="1134" w:bottom="1418" w:left="1134" w:header="709" w:footer="399" w:gutter="0"/>
          <w:cols w:space="708"/>
          <w:docGrid w:linePitch="360"/>
        </w:sectPr>
      </w:pPr>
    </w:p>
    <w:p w14:paraId="19609A35" w14:textId="77777777" w:rsidR="00F979C0" w:rsidRPr="00906B09" w:rsidRDefault="00F979C0" w:rsidP="00254ACA">
      <w:pPr>
        <w:rPr>
          <w:b/>
        </w:rPr>
      </w:pPr>
      <w:r w:rsidRPr="00906B09">
        <w:rPr>
          <w:b/>
        </w:rPr>
        <w:lastRenderedPageBreak/>
        <w:t>Unit</w:t>
      </w:r>
    </w:p>
    <w:p w14:paraId="2A089947" w14:textId="77777777" w:rsidR="00254ACA" w:rsidRPr="00906B09" w:rsidRDefault="00254ACA" w:rsidP="00254ACA">
      <w:r w:rsidRPr="00906B09">
        <w:lastRenderedPageBreak/>
        <w:t>Unit string conforming to Udunits package and the specialkeyword 'DATE' which means that the data is a date.</w:t>
      </w:r>
    </w:p>
    <w:p w14:paraId="26ED1136" w14:textId="77777777" w:rsidR="00F979C0" w:rsidRPr="00906B09" w:rsidRDefault="00F979C0" w:rsidP="00254ACA">
      <w:pPr>
        <w:sectPr w:rsidR="00F979C0" w:rsidRPr="00906B09" w:rsidSect="00F979C0">
          <w:type w:val="continuous"/>
          <w:pgSz w:w="11907" w:h="16840" w:code="9"/>
          <w:pgMar w:top="1418" w:right="1134" w:bottom="1418" w:left="1134" w:header="709" w:footer="399" w:gutter="0"/>
          <w:cols w:num="2" w:space="708" w:equalWidth="0">
            <w:col w:w="2741" w:space="708"/>
            <w:col w:w="6190"/>
          </w:cols>
          <w:docGrid w:linePitch="360"/>
        </w:sectPr>
      </w:pPr>
    </w:p>
    <w:p w14:paraId="6FBA04FA" w14:textId="77777777" w:rsidR="00254ACA" w:rsidRPr="00906B09" w:rsidRDefault="00254ACA" w:rsidP="00254ACA"/>
    <w:p w14:paraId="4E5DEC25" w14:textId="77777777" w:rsidR="00F979C0" w:rsidRPr="00906B09" w:rsidRDefault="00F979C0" w:rsidP="00254ACA">
      <w:pPr>
        <w:sectPr w:rsidR="00F979C0" w:rsidRPr="00906B09" w:rsidSect="003A3291">
          <w:type w:val="continuous"/>
          <w:pgSz w:w="11907" w:h="16840" w:code="9"/>
          <w:pgMar w:top="1418" w:right="1134" w:bottom="1418" w:left="1134" w:header="709" w:footer="399" w:gutter="0"/>
          <w:cols w:space="708"/>
          <w:docGrid w:linePitch="360"/>
        </w:sectPr>
      </w:pPr>
    </w:p>
    <w:p w14:paraId="04393511" w14:textId="77777777" w:rsidR="00F979C0" w:rsidRPr="00906B09" w:rsidRDefault="00F979C0" w:rsidP="00254ACA">
      <w:pPr>
        <w:rPr>
          <w:b/>
        </w:rPr>
      </w:pPr>
      <w:r w:rsidRPr="00906B09">
        <w:rPr>
          <w:b/>
        </w:rPr>
        <w:lastRenderedPageBreak/>
        <w:t>KW1</w:t>
      </w:r>
    </w:p>
    <w:p w14:paraId="21B576B0" w14:textId="77777777" w:rsidR="00254ACA" w:rsidRPr="00906B09" w:rsidRDefault="00254ACA" w:rsidP="00254ACA">
      <w:r w:rsidRPr="00906B09">
        <w:lastRenderedPageBreak/>
        <w:t>Keywords: X/Y/Z/T/Latitude/Longitude/Data</w:t>
      </w:r>
    </w:p>
    <w:p w14:paraId="4997098A" w14:textId="77777777" w:rsidR="00F979C0" w:rsidRPr="00906B09" w:rsidRDefault="00F979C0" w:rsidP="00254ACA">
      <w:pPr>
        <w:sectPr w:rsidR="00F979C0" w:rsidRPr="00906B09" w:rsidSect="00F979C0">
          <w:type w:val="continuous"/>
          <w:pgSz w:w="11907" w:h="16840" w:code="9"/>
          <w:pgMar w:top="1418" w:right="1134" w:bottom="1418" w:left="1134" w:header="709" w:footer="399" w:gutter="0"/>
          <w:cols w:num="2" w:space="708" w:equalWidth="0">
            <w:col w:w="2741" w:space="708"/>
            <w:col w:w="6190"/>
          </w:cols>
          <w:docGrid w:linePitch="360"/>
        </w:sectPr>
      </w:pPr>
    </w:p>
    <w:p w14:paraId="4255D789" w14:textId="77777777" w:rsidR="00254ACA" w:rsidRPr="00906B09" w:rsidRDefault="00254ACA" w:rsidP="00254ACA"/>
    <w:p w14:paraId="723A8BE4" w14:textId="77777777" w:rsidR="00F979C0" w:rsidRPr="00906B09" w:rsidRDefault="00F979C0" w:rsidP="00254ACA">
      <w:pPr>
        <w:sectPr w:rsidR="00F979C0" w:rsidRPr="00906B09" w:rsidSect="003A3291">
          <w:type w:val="continuous"/>
          <w:pgSz w:w="11907" w:h="16840" w:code="9"/>
          <w:pgMar w:top="1418" w:right="1134" w:bottom="1418" w:left="1134" w:header="709" w:footer="399" w:gutter="0"/>
          <w:cols w:space="708"/>
          <w:docGrid w:linePitch="360"/>
        </w:sectPr>
      </w:pPr>
    </w:p>
    <w:p w14:paraId="4B15A3F6" w14:textId="77777777" w:rsidR="00F979C0" w:rsidRPr="00906B09" w:rsidRDefault="00F979C0" w:rsidP="00254ACA">
      <w:pPr>
        <w:rPr>
          <w:b/>
        </w:rPr>
      </w:pPr>
      <w:r w:rsidRPr="00906B09">
        <w:rPr>
          <w:b/>
        </w:rPr>
        <w:lastRenderedPageBreak/>
        <w:t>KW2</w:t>
      </w:r>
    </w:p>
    <w:p w14:paraId="183FF135" w14:textId="77777777" w:rsidR="00254ACA" w:rsidRPr="00906B09" w:rsidRDefault="00254ACA" w:rsidP="00254ACA">
      <w:r w:rsidRPr="00906B09">
        <w:lastRenderedPageBreak/>
        <w:t>Keywords: FIRST/LAST/MIN/MAX/MEAN/STDDEV/COUNT</w:t>
      </w:r>
    </w:p>
    <w:p w14:paraId="681533C0" w14:textId="77777777" w:rsidR="00F979C0" w:rsidRPr="00906B09" w:rsidRDefault="00F979C0" w:rsidP="00254ACA">
      <w:pPr>
        <w:sectPr w:rsidR="00F979C0" w:rsidRPr="00906B09" w:rsidSect="00F979C0">
          <w:type w:val="continuous"/>
          <w:pgSz w:w="11907" w:h="16840" w:code="9"/>
          <w:pgMar w:top="1418" w:right="1134" w:bottom="1418" w:left="1134" w:header="709" w:footer="399" w:gutter="0"/>
          <w:cols w:num="2" w:space="708" w:equalWidth="0">
            <w:col w:w="2741" w:space="708"/>
            <w:col w:w="6190"/>
          </w:cols>
          <w:docGrid w:linePitch="360"/>
        </w:sectPr>
      </w:pPr>
    </w:p>
    <w:p w14:paraId="106F411E" w14:textId="77777777" w:rsidR="00254ACA" w:rsidRPr="00906B09" w:rsidRDefault="00254ACA" w:rsidP="00254ACA"/>
    <w:p w14:paraId="1721D2C0" w14:textId="77777777" w:rsidR="00F979C0" w:rsidRPr="00906B09" w:rsidRDefault="00F979C0" w:rsidP="00254ACA">
      <w:pPr>
        <w:sectPr w:rsidR="00F979C0" w:rsidRPr="00906B09" w:rsidSect="003A3291">
          <w:type w:val="continuous"/>
          <w:pgSz w:w="11907" w:h="16840" w:code="9"/>
          <w:pgMar w:top="1418" w:right="1134" w:bottom="1418" w:left="1134" w:header="709" w:footer="399" w:gutter="0"/>
          <w:cols w:space="708"/>
          <w:docGrid w:linePitch="360"/>
        </w:sectPr>
      </w:pPr>
    </w:p>
    <w:p w14:paraId="079EC1BB" w14:textId="77777777" w:rsidR="00F979C0" w:rsidRPr="00906B09" w:rsidRDefault="00F979C0" w:rsidP="00254ACA">
      <w:pPr>
        <w:rPr>
          <w:b/>
        </w:rPr>
      </w:pPr>
      <w:r w:rsidRPr="00906B09">
        <w:rPr>
          <w:b/>
        </w:rPr>
        <w:lastRenderedPageBreak/>
        <w:t>KW3</w:t>
      </w:r>
    </w:p>
    <w:p w14:paraId="707ADC53" w14:textId="77777777" w:rsidR="00254ACA" w:rsidRPr="00906B09" w:rsidRDefault="00254ACA" w:rsidP="00254ACA">
      <w:r w:rsidRPr="00906B09">
        <w:lastRenderedPageBreak/>
        <w:t>Keywords: EXACT/NEAREST</w:t>
      </w:r>
    </w:p>
    <w:p w14:paraId="3463619A" w14:textId="77777777" w:rsidR="00F979C0" w:rsidRPr="00906B09" w:rsidRDefault="00F979C0" w:rsidP="00254ACA">
      <w:pPr>
        <w:sectPr w:rsidR="00F979C0" w:rsidRPr="00906B09" w:rsidSect="00F979C0">
          <w:type w:val="continuous"/>
          <w:pgSz w:w="11907" w:h="16840" w:code="9"/>
          <w:pgMar w:top="1418" w:right="1134" w:bottom="1418" w:left="1134" w:header="709" w:footer="399" w:gutter="0"/>
          <w:cols w:num="2" w:space="708" w:equalWidth="0">
            <w:col w:w="2741" w:space="708"/>
            <w:col w:w="6190"/>
          </w:cols>
          <w:docGrid w:linePitch="360"/>
        </w:sectPr>
      </w:pPr>
    </w:p>
    <w:p w14:paraId="63A417C0" w14:textId="77777777" w:rsidR="00254ACA" w:rsidRPr="00906B09" w:rsidRDefault="00254ACA" w:rsidP="00F979C0">
      <w:pPr>
        <w:ind w:left="3408"/>
      </w:pPr>
      <w:r w:rsidRPr="00906B09">
        <w:lastRenderedPageBreak/>
        <w:t xml:space="preserve">EXACT: Measures </w:t>
      </w:r>
      <w:r w:rsidR="00F979C0" w:rsidRPr="00906B09">
        <w:t xml:space="preserve">which are exactly on boundaries </w:t>
      </w:r>
      <w:r w:rsidRPr="00906B09">
        <w:t>(grid lines) are keeped others are ignored</w:t>
      </w:r>
    </w:p>
    <w:p w14:paraId="2930138B" w14:textId="77777777" w:rsidR="00254ACA" w:rsidRPr="00906B09" w:rsidRDefault="00254ACA" w:rsidP="00F979C0">
      <w:pPr>
        <w:ind w:left="3408"/>
      </w:pPr>
      <w:r w:rsidRPr="00906B09">
        <w:t>NEAREST: Get the nearest boundary.</w:t>
      </w:r>
    </w:p>
    <w:p w14:paraId="346A7976" w14:textId="77777777" w:rsidR="00F979C0" w:rsidRPr="00906B09" w:rsidRDefault="00F979C0" w:rsidP="00254ACA">
      <w:pPr>
        <w:sectPr w:rsidR="00F979C0" w:rsidRPr="00906B09" w:rsidSect="003A3291">
          <w:type w:val="continuous"/>
          <w:pgSz w:w="11907" w:h="16840" w:code="9"/>
          <w:pgMar w:top="1418" w:right="1134" w:bottom="1418" w:left="1134" w:header="709" w:footer="399" w:gutter="0"/>
          <w:cols w:space="708"/>
          <w:docGrid w:linePitch="360"/>
        </w:sectPr>
      </w:pPr>
    </w:p>
    <w:p w14:paraId="73C28605" w14:textId="77777777" w:rsidR="00F979C0" w:rsidRPr="00906B09" w:rsidRDefault="00F979C0" w:rsidP="00254ACA">
      <w:pPr>
        <w:rPr>
          <w:b/>
        </w:rPr>
      </w:pPr>
      <w:r w:rsidRPr="00906B09">
        <w:rPr>
          <w:b/>
        </w:rPr>
        <w:lastRenderedPageBreak/>
        <w:t>KW4</w:t>
      </w:r>
    </w:p>
    <w:p w14:paraId="089C6C13" w14:textId="77777777" w:rsidR="00254ACA" w:rsidRPr="00906B09" w:rsidRDefault="00254ACA" w:rsidP="00254ACA">
      <w:r w:rsidRPr="00906B09">
        <w:lastRenderedPageBreak/>
        <w:t>Keywords: STRICT/RELAXED/BLACK_HOLE</w:t>
      </w:r>
    </w:p>
    <w:p w14:paraId="73EACAEC" w14:textId="77777777" w:rsidR="00F979C0" w:rsidRPr="00906B09" w:rsidRDefault="00F979C0" w:rsidP="00254ACA">
      <w:pPr>
        <w:sectPr w:rsidR="00F979C0" w:rsidRPr="00906B09" w:rsidSect="00F979C0">
          <w:type w:val="continuous"/>
          <w:pgSz w:w="11907" w:h="16840" w:code="9"/>
          <w:pgMar w:top="1418" w:right="1134" w:bottom="1418" w:left="1134" w:header="709" w:footer="399" w:gutter="0"/>
          <w:cols w:num="2" w:space="708" w:equalWidth="0">
            <w:col w:w="2741" w:space="708"/>
            <w:col w:w="6190"/>
          </w:cols>
          <w:docGrid w:linePitch="360"/>
        </w:sectPr>
      </w:pPr>
    </w:p>
    <w:p w14:paraId="1177BE84" w14:textId="77777777" w:rsidR="00254ACA" w:rsidRPr="00906B09" w:rsidRDefault="00254ACA" w:rsidP="00F979C0">
      <w:pPr>
        <w:ind w:left="3408"/>
      </w:pPr>
      <w:r w:rsidRPr="00906B09">
        <w:lastRenderedPageBreak/>
        <w:t>STRICT: Measure outside limits are ignored</w:t>
      </w:r>
    </w:p>
    <w:p w14:paraId="39D48E51" w14:textId="77777777" w:rsidR="00254ACA" w:rsidRPr="00906B09" w:rsidRDefault="00254ACA" w:rsidP="00F979C0">
      <w:pPr>
        <w:ind w:left="3408"/>
      </w:pPr>
      <w:r w:rsidRPr="00906B09">
        <w:t>RELAXED: Measur</w:t>
      </w:r>
      <w:r w:rsidR="00F979C0" w:rsidRPr="00906B09">
        <w:t xml:space="preserve">e outside limits are ignored if </w:t>
      </w:r>
      <w:r w:rsidRPr="00906B09">
        <w:t>they ar</w:t>
      </w:r>
      <w:r w:rsidR="00F979C0" w:rsidRPr="00906B09">
        <w:t xml:space="preserve">e farther than a half step from </w:t>
      </w:r>
      <w:r w:rsidRPr="00906B09">
        <w:t>the limit.</w:t>
      </w:r>
    </w:p>
    <w:p w14:paraId="2A649464" w14:textId="77777777" w:rsidR="00254ACA" w:rsidRPr="00906B09" w:rsidRDefault="00254ACA" w:rsidP="00F979C0">
      <w:pPr>
        <w:ind w:left="3408"/>
      </w:pPr>
      <w:r w:rsidRPr="00906B09">
        <w:t xml:space="preserve">BLACK_HOLE: </w:t>
      </w:r>
      <w:r w:rsidR="00F979C0" w:rsidRPr="00906B09">
        <w:t xml:space="preserve">Everything outside the limit is </w:t>
      </w:r>
      <w:r w:rsidRPr="00906B09">
        <w:t>considered to be on the limit.</w:t>
      </w:r>
    </w:p>
    <w:p w14:paraId="6F9D876F" w14:textId="77777777" w:rsidR="00254ACA" w:rsidRPr="00906B09" w:rsidRDefault="00254ACA" w:rsidP="00254ACA"/>
    <w:p w14:paraId="096195A1" w14:textId="77777777" w:rsidR="00E61983" w:rsidRPr="00906B09" w:rsidRDefault="00E61983" w:rsidP="00254ACA">
      <w:pPr>
        <w:sectPr w:rsidR="00E61983" w:rsidRPr="00906B09" w:rsidSect="003A3291">
          <w:type w:val="continuous"/>
          <w:pgSz w:w="11907" w:h="16840" w:code="9"/>
          <w:pgMar w:top="1418" w:right="1134" w:bottom="1418" w:left="1134" w:header="709" w:footer="399" w:gutter="0"/>
          <w:cols w:space="708"/>
          <w:docGrid w:linePitch="360"/>
        </w:sectPr>
      </w:pPr>
    </w:p>
    <w:p w14:paraId="7FB5EEF7" w14:textId="77777777" w:rsidR="00E61983" w:rsidRPr="00906B09" w:rsidRDefault="00F979C0" w:rsidP="00254ACA">
      <w:pPr>
        <w:rPr>
          <w:b/>
        </w:rPr>
      </w:pPr>
      <w:r w:rsidRPr="00906B09">
        <w:rPr>
          <w:b/>
        </w:rPr>
        <w:lastRenderedPageBreak/>
        <w:t>KS1</w:t>
      </w:r>
    </w:p>
    <w:p w14:paraId="019D83C1" w14:textId="77777777" w:rsidR="00254ACA" w:rsidRPr="00906B09" w:rsidRDefault="00254ACA" w:rsidP="00254ACA">
      <w:r w:rsidRPr="00906B09">
        <w:lastRenderedPageBreak/>
        <w:t>Set of keywords from: NONE, L</w:t>
      </w:r>
      <w:r w:rsidR="00E61983" w:rsidRPr="00906B09">
        <w:t xml:space="preserve">OESS_SMOOTH, LOESS_EXTRAPOLATE, </w:t>
      </w:r>
      <w:r w:rsidRPr="00906B09">
        <w:t>LOESS (LOESS means LOESS_SMOOTH and LOESS_EXTRAPOLATE)</w:t>
      </w:r>
    </w:p>
    <w:p w14:paraId="12D426B5" w14:textId="77777777" w:rsidR="00E61983" w:rsidRPr="00906B09" w:rsidRDefault="00E61983" w:rsidP="00254ACA">
      <w:pPr>
        <w:sectPr w:rsidR="00E61983" w:rsidRPr="00906B09" w:rsidSect="00E61983">
          <w:type w:val="continuous"/>
          <w:pgSz w:w="11907" w:h="16840" w:code="9"/>
          <w:pgMar w:top="1418" w:right="1134" w:bottom="1418" w:left="1134" w:header="709" w:footer="399" w:gutter="0"/>
          <w:cols w:num="2" w:space="708" w:equalWidth="0">
            <w:col w:w="2741" w:space="708"/>
            <w:col w:w="6190"/>
          </w:cols>
          <w:docGrid w:linePitch="360"/>
        </w:sectPr>
      </w:pPr>
    </w:p>
    <w:p w14:paraId="6FDDABF1" w14:textId="77777777" w:rsidR="00E61983" w:rsidRPr="00906B09" w:rsidRDefault="00E61983" w:rsidP="00254ACA"/>
    <w:p w14:paraId="261A3F1E" w14:textId="77777777" w:rsidR="00254ACA" w:rsidRPr="00906B09" w:rsidRDefault="00254ACA" w:rsidP="00254ACA"/>
    <w:p w14:paraId="57F415D3" w14:textId="77777777" w:rsidR="00254ACA" w:rsidRPr="00906B09" w:rsidRDefault="002B2DCC" w:rsidP="002B2DCC">
      <w:pPr>
        <w:pStyle w:val="Heading1"/>
      </w:pPr>
      <w:bookmarkStart w:id="523" w:name="_Toc449978515"/>
      <w:r w:rsidRPr="00906B09">
        <w:lastRenderedPageBreak/>
        <w:t>ANNEX D: Display parameter file keys</w:t>
      </w:r>
      <w:bookmarkEnd w:id="523"/>
    </w:p>
    <w:p w14:paraId="49F614C5" w14:textId="77777777" w:rsidR="002B2DCC" w:rsidRPr="00906B09" w:rsidRDefault="00F25A25" w:rsidP="002B2DCC">
      <w:r w:rsidRPr="00906B09">
        <w:t>NOTE: The following table of parameter file keyword help can be always be obtained by calling: “BratDisplay –k”.</w:t>
      </w:r>
    </w:p>
    <w:p w14:paraId="0087B099" w14:textId="77777777" w:rsidR="00581BBC" w:rsidRPr="00906B09" w:rsidRDefault="00581BBC" w:rsidP="000109C5"/>
    <w:p w14:paraId="708E87B0" w14:textId="77777777" w:rsidR="00F25A25" w:rsidRPr="00906B09" w:rsidRDefault="00F25A25" w:rsidP="00F25A25">
      <w:pPr>
        <w:sectPr w:rsidR="00F25A25" w:rsidRPr="00906B09" w:rsidSect="003A3291">
          <w:type w:val="continuous"/>
          <w:pgSz w:w="11907" w:h="16840" w:code="9"/>
          <w:pgMar w:top="1418" w:right="1134" w:bottom="1418" w:left="1134" w:header="709" w:footer="399" w:gutter="0"/>
          <w:cols w:space="708"/>
          <w:docGrid w:linePitch="360"/>
        </w:sectPr>
      </w:pPr>
    </w:p>
    <w:p w14:paraId="26F86E4A" w14:textId="77777777" w:rsidR="00F25A25" w:rsidRPr="00906B09" w:rsidRDefault="00F25A25" w:rsidP="00F25A25">
      <w:pPr>
        <w:rPr>
          <w:b/>
        </w:rPr>
      </w:pPr>
      <w:r w:rsidRPr="00906B09">
        <w:rPr>
          <w:b/>
        </w:rPr>
        <w:lastRenderedPageBreak/>
        <w:t>FILE</w:t>
      </w:r>
    </w:p>
    <w:p w14:paraId="23ABDBEF" w14:textId="77777777" w:rsidR="00F25A25" w:rsidRPr="00906B09" w:rsidRDefault="00F25A25" w:rsidP="00F25A25">
      <w:r w:rsidRPr="00906B09">
        <w:lastRenderedPageBreak/>
        <w:t>Type : Str</w:t>
      </w:r>
      <w:r w:rsidRPr="00906B09">
        <w:tab/>
        <w:t>Count : [1-n]</w:t>
      </w:r>
    </w:p>
    <w:p w14:paraId="13212B81" w14:textId="77777777" w:rsidR="00F25A25" w:rsidRPr="00906B09" w:rsidRDefault="00F25A25" w:rsidP="00F25A25">
      <w:pPr>
        <w:sectPr w:rsidR="00F25A25" w:rsidRPr="00906B09" w:rsidSect="00F25A25">
          <w:type w:val="continuous"/>
          <w:pgSz w:w="11907" w:h="16840" w:code="9"/>
          <w:pgMar w:top="1418" w:right="1134" w:bottom="1418" w:left="1134" w:header="709" w:footer="399" w:gutter="0"/>
          <w:cols w:num="2" w:space="708" w:equalWidth="0">
            <w:col w:w="2741" w:space="708"/>
            <w:col w:w="6190"/>
          </w:cols>
          <w:docGrid w:linePitch="360"/>
        </w:sectPr>
      </w:pPr>
    </w:p>
    <w:p w14:paraId="7A8EB8DE" w14:textId="77777777" w:rsidR="00F25A25" w:rsidRPr="00906B09" w:rsidRDefault="00F25A25" w:rsidP="00F25A25">
      <w:pPr>
        <w:ind w:left="3124"/>
      </w:pPr>
      <w:r w:rsidRPr="00906B09">
        <w:lastRenderedPageBreak/>
        <w:tab/>
        <w:t xml:space="preserve"> Input file name.</w:t>
      </w:r>
    </w:p>
    <w:p w14:paraId="50572804" w14:textId="77777777" w:rsidR="00F25A25" w:rsidRPr="00906B09" w:rsidRDefault="00F25A25" w:rsidP="00F25A25"/>
    <w:p w14:paraId="3AA6F599" w14:textId="77777777" w:rsidR="00F25A25" w:rsidRPr="00906B09" w:rsidRDefault="00F25A25" w:rsidP="00F25A25">
      <w:pPr>
        <w:sectPr w:rsidR="00F25A25" w:rsidRPr="00906B09" w:rsidSect="003A3291">
          <w:type w:val="continuous"/>
          <w:pgSz w:w="11907" w:h="16840" w:code="9"/>
          <w:pgMar w:top="1418" w:right="1134" w:bottom="1418" w:left="1134" w:header="709" w:footer="399" w:gutter="0"/>
          <w:cols w:space="708"/>
          <w:docGrid w:linePitch="360"/>
        </w:sectPr>
      </w:pPr>
    </w:p>
    <w:p w14:paraId="3228C7BF" w14:textId="77777777" w:rsidR="00F25A25" w:rsidRPr="00906B09" w:rsidRDefault="00F25A25" w:rsidP="00F25A25">
      <w:pPr>
        <w:rPr>
          <w:b/>
        </w:rPr>
      </w:pPr>
      <w:r w:rsidRPr="00906B09">
        <w:rPr>
          <w:b/>
        </w:rPr>
        <w:lastRenderedPageBreak/>
        <w:t>FIELD</w:t>
      </w:r>
    </w:p>
    <w:p w14:paraId="6183CA12" w14:textId="77777777" w:rsidR="00F25A25" w:rsidRPr="00906B09" w:rsidRDefault="00F25A25" w:rsidP="00F25A25">
      <w:r w:rsidRPr="00906B09">
        <w:lastRenderedPageBreak/>
        <w:t>Type : Expr Count : [1-23]=X</w:t>
      </w:r>
    </w:p>
    <w:p w14:paraId="17EBECA8" w14:textId="77777777" w:rsidR="00F25A25" w:rsidRPr="00906B09" w:rsidRDefault="00F25A25" w:rsidP="00F25A25">
      <w:pPr>
        <w:sectPr w:rsidR="00F25A25" w:rsidRPr="00906B09" w:rsidSect="00F25A25">
          <w:type w:val="continuous"/>
          <w:pgSz w:w="11907" w:h="16840" w:code="9"/>
          <w:pgMar w:top="1418" w:right="1134" w:bottom="1418" w:left="1134" w:header="709" w:footer="399" w:gutter="0"/>
          <w:cols w:num="2" w:space="708" w:equalWidth="0">
            <w:col w:w="2741" w:space="708"/>
            <w:col w:w="6190"/>
          </w:cols>
          <w:docGrid w:linePitch="360"/>
        </w:sectPr>
      </w:pPr>
    </w:p>
    <w:p w14:paraId="50E2B3E2" w14:textId="77777777" w:rsidR="00F25A25" w:rsidRPr="00906B09" w:rsidRDefault="00F25A25" w:rsidP="00F25A25">
      <w:pPr>
        <w:ind w:left="3124"/>
      </w:pPr>
      <w:r w:rsidRPr="00906B09">
        <w:lastRenderedPageBreak/>
        <w:tab/>
        <w:t xml:space="preserve"> Expression of fields of *RECORD* to take into account.</w:t>
      </w:r>
    </w:p>
    <w:p w14:paraId="241BD08D" w14:textId="77777777" w:rsidR="00F25A25" w:rsidRPr="00906B09" w:rsidRDefault="00F25A25" w:rsidP="00F25A25"/>
    <w:p w14:paraId="5A1C76D4" w14:textId="77777777" w:rsidR="00F25A25" w:rsidRPr="00906B09" w:rsidRDefault="00F25A25" w:rsidP="00F25A25">
      <w:pPr>
        <w:sectPr w:rsidR="00F25A25" w:rsidRPr="00906B09" w:rsidSect="003A3291">
          <w:type w:val="continuous"/>
          <w:pgSz w:w="11907" w:h="16840" w:code="9"/>
          <w:pgMar w:top="1418" w:right="1134" w:bottom="1418" w:left="1134" w:header="709" w:footer="399" w:gutter="0"/>
          <w:cols w:space="708"/>
          <w:docGrid w:linePitch="360"/>
        </w:sectPr>
      </w:pPr>
    </w:p>
    <w:p w14:paraId="11079968" w14:textId="77777777" w:rsidR="00F25A25" w:rsidRPr="00906B09" w:rsidRDefault="00F25A25" w:rsidP="00F25A25">
      <w:pPr>
        <w:rPr>
          <w:b/>
        </w:rPr>
      </w:pPr>
      <w:r w:rsidRPr="00906B09">
        <w:rPr>
          <w:b/>
        </w:rPr>
        <w:lastRenderedPageBreak/>
        <w:t>FIELD_GROUP</w:t>
      </w:r>
    </w:p>
    <w:p w14:paraId="6B94DDF4" w14:textId="77777777" w:rsidR="00F25A25" w:rsidRPr="00906B09" w:rsidRDefault="00F25A25" w:rsidP="00F25A25">
      <w:r w:rsidRPr="00906B09">
        <w:lastRenderedPageBreak/>
        <w:t>Type : Int</w:t>
      </w:r>
      <w:r w:rsidRPr="00906B09">
        <w:tab/>
        <w:t>Count : X</w:t>
      </w:r>
    </w:p>
    <w:p w14:paraId="4913DC2A" w14:textId="77777777" w:rsidR="00F25A25" w:rsidRPr="00906B09" w:rsidRDefault="00F25A25" w:rsidP="00F25A25">
      <w:pPr>
        <w:sectPr w:rsidR="00F25A25" w:rsidRPr="00906B09" w:rsidSect="00F25A25">
          <w:type w:val="continuous"/>
          <w:pgSz w:w="11907" w:h="16840" w:code="9"/>
          <w:pgMar w:top="1418" w:right="1134" w:bottom="1418" w:left="1134" w:header="709" w:footer="399" w:gutter="0"/>
          <w:cols w:num="2" w:space="708" w:equalWidth="0">
            <w:col w:w="2741" w:space="708"/>
            <w:col w:w="6190"/>
          </w:cols>
          <w:docGrid w:linePitch="360"/>
        </w:sectPr>
      </w:pPr>
    </w:p>
    <w:p w14:paraId="19F22149" w14:textId="77777777" w:rsidR="00F25A25" w:rsidRPr="00906B09" w:rsidRDefault="00F25A25" w:rsidP="00F25A25">
      <w:pPr>
        <w:ind w:left="3408"/>
      </w:pPr>
      <w:r w:rsidRPr="00906B09">
        <w:lastRenderedPageBreak/>
        <w:t xml:space="preserve"> Group id from where belongs *FIELD*. generally used to group many fields in one plot.</w:t>
      </w:r>
    </w:p>
    <w:p w14:paraId="78F3A1D1" w14:textId="77777777" w:rsidR="00F25A25" w:rsidRPr="00906B09" w:rsidRDefault="00F25A25" w:rsidP="00F25A25"/>
    <w:p w14:paraId="3593C6E3" w14:textId="77777777" w:rsidR="00F25A25" w:rsidRPr="00906B09" w:rsidRDefault="00F25A25" w:rsidP="00F25A25">
      <w:pPr>
        <w:sectPr w:rsidR="00F25A25" w:rsidRPr="00906B09" w:rsidSect="003A3291">
          <w:type w:val="continuous"/>
          <w:pgSz w:w="11907" w:h="16840" w:code="9"/>
          <w:pgMar w:top="1418" w:right="1134" w:bottom="1418" w:left="1134" w:header="709" w:footer="399" w:gutter="0"/>
          <w:cols w:space="708"/>
          <w:docGrid w:linePitch="360"/>
        </w:sectPr>
      </w:pPr>
    </w:p>
    <w:p w14:paraId="0141C4F7" w14:textId="77777777" w:rsidR="00F25A25" w:rsidRPr="00906B09" w:rsidRDefault="00F25A25" w:rsidP="00F25A25">
      <w:pPr>
        <w:rPr>
          <w:b/>
        </w:rPr>
      </w:pPr>
      <w:r w:rsidRPr="00906B09">
        <w:rPr>
          <w:b/>
        </w:rPr>
        <w:lastRenderedPageBreak/>
        <w:t>DISPLAY_PROPERTIES</w:t>
      </w:r>
    </w:p>
    <w:p w14:paraId="532DEAAE" w14:textId="77777777" w:rsidR="00F25A25" w:rsidRPr="00906B09" w:rsidRDefault="00F25A25" w:rsidP="00F25A25">
      <w:r w:rsidRPr="00906B09">
        <w:lastRenderedPageBreak/>
        <w:t>Type : Bool Count : [0-1]</w:t>
      </w:r>
    </w:p>
    <w:p w14:paraId="239102D6" w14:textId="77777777" w:rsidR="00F25A25" w:rsidRPr="00906B09" w:rsidRDefault="00F25A25" w:rsidP="00F25A25">
      <w:pPr>
        <w:sectPr w:rsidR="00F25A25" w:rsidRPr="00906B09" w:rsidSect="00F25A25">
          <w:type w:val="continuous"/>
          <w:pgSz w:w="11907" w:h="16840" w:code="9"/>
          <w:pgMar w:top="1418" w:right="1134" w:bottom="1418" w:left="1134" w:header="709" w:footer="399" w:gutter="0"/>
          <w:cols w:num="2" w:space="708" w:equalWidth="0">
            <w:col w:w="2741" w:space="708"/>
            <w:col w:w="6190"/>
          </w:cols>
          <w:docGrid w:linePitch="360"/>
        </w:sectPr>
      </w:pPr>
    </w:p>
    <w:p w14:paraId="0D2680B8" w14:textId="77777777" w:rsidR="00F25A25" w:rsidRPr="00906B09" w:rsidRDefault="00F25A25" w:rsidP="00F25A25">
      <w:pPr>
        <w:ind w:left="3124"/>
      </w:pPr>
      <w:r w:rsidRPr="00906B09">
        <w:lastRenderedPageBreak/>
        <w:tab/>
        <w:t xml:space="preserve"> Indicates if property panel is shown.</w:t>
      </w:r>
    </w:p>
    <w:p w14:paraId="1924D66F" w14:textId="77777777" w:rsidR="00F25A25" w:rsidRPr="00906B09" w:rsidRDefault="00F25A25" w:rsidP="00F25A25">
      <w:pPr>
        <w:ind w:left="3124"/>
      </w:pPr>
      <w:r w:rsidRPr="00906B09">
        <w:tab/>
        <w:t xml:space="preserve"> (Default=No)</w:t>
      </w:r>
    </w:p>
    <w:p w14:paraId="35430DA8" w14:textId="77777777" w:rsidR="00F25A25" w:rsidRPr="00906B09" w:rsidRDefault="00F25A25" w:rsidP="00F25A25"/>
    <w:p w14:paraId="686FBBBF" w14:textId="77777777" w:rsidR="00F25A25" w:rsidRPr="00906B09" w:rsidRDefault="00F25A25" w:rsidP="00F25A25">
      <w:pPr>
        <w:sectPr w:rsidR="00F25A25" w:rsidRPr="00906B09" w:rsidSect="003A3291">
          <w:type w:val="continuous"/>
          <w:pgSz w:w="11907" w:h="16840" w:code="9"/>
          <w:pgMar w:top="1418" w:right="1134" w:bottom="1418" w:left="1134" w:header="709" w:footer="399" w:gutter="0"/>
          <w:cols w:space="708"/>
          <w:docGrid w:linePitch="360"/>
        </w:sectPr>
      </w:pPr>
    </w:p>
    <w:p w14:paraId="218286CC" w14:textId="77777777" w:rsidR="00F25A25" w:rsidRPr="00906B09" w:rsidRDefault="00F25A25" w:rsidP="00F25A25">
      <w:pPr>
        <w:rPr>
          <w:b/>
        </w:rPr>
      </w:pPr>
      <w:r w:rsidRPr="00906B09">
        <w:rPr>
          <w:b/>
        </w:rPr>
        <w:lastRenderedPageBreak/>
        <w:t>DISPLAY_TITLE</w:t>
      </w:r>
      <w:r w:rsidRPr="00906B09">
        <w:rPr>
          <w:b/>
        </w:rPr>
        <w:tab/>
      </w:r>
    </w:p>
    <w:p w14:paraId="277A15FB" w14:textId="77777777" w:rsidR="00F25A25" w:rsidRPr="00906B09" w:rsidRDefault="00F25A25" w:rsidP="00F25A25">
      <w:r w:rsidRPr="00906B09">
        <w:lastRenderedPageBreak/>
        <w:t>Type : Str</w:t>
      </w:r>
      <w:r w:rsidRPr="00906B09">
        <w:tab/>
        <w:t>Count : [0-1]</w:t>
      </w:r>
    </w:p>
    <w:p w14:paraId="11A9F7CE" w14:textId="77777777" w:rsidR="00F25A25" w:rsidRPr="00906B09" w:rsidRDefault="00F25A25" w:rsidP="00F25A25">
      <w:pPr>
        <w:sectPr w:rsidR="00F25A25" w:rsidRPr="00906B09" w:rsidSect="00F25A25">
          <w:type w:val="continuous"/>
          <w:pgSz w:w="11907" w:h="16840" w:code="9"/>
          <w:pgMar w:top="1418" w:right="1134" w:bottom="1418" w:left="1134" w:header="709" w:footer="399" w:gutter="0"/>
          <w:cols w:num="2" w:space="708" w:equalWidth="0">
            <w:col w:w="2741" w:space="708"/>
            <w:col w:w="6190"/>
          </w:cols>
          <w:docGrid w:linePitch="360"/>
        </w:sectPr>
      </w:pPr>
    </w:p>
    <w:p w14:paraId="40946776" w14:textId="77777777" w:rsidR="00F25A25" w:rsidRPr="00906B09" w:rsidRDefault="00F25A25" w:rsidP="00F25A25">
      <w:pPr>
        <w:ind w:left="3124"/>
      </w:pPr>
      <w:r w:rsidRPr="00906B09">
        <w:lastRenderedPageBreak/>
        <w:tab/>
        <w:t xml:space="preserve"> Title of the plot to be displayed.</w:t>
      </w:r>
    </w:p>
    <w:p w14:paraId="1851FA9A" w14:textId="77777777" w:rsidR="00F25A25" w:rsidRPr="00906B09" w:rsidRDefault="00F25A25" w:rsidP="00F25A25">
      <w:pPr>
        <w:ind w:left="3124"/>
      </w:pPr>
      <w:r w:rsidRPr="00906B09">
        <w:tab/>
        <w:t xml:space="preserve"> (Default="")</w:t>
      </w:r>
    </w:p>
    <w:p w14:paraId="1C07AC88" w14:textId="77777777" w:rsidR="00F25A25" w:rsidRPr="00906B09" w:rsidRDefault="00F25A25" w:rsidP="00F25A25"/>
    <w:p w14:paraId="6D7294ED" w14:textId="77777777" w:rsidR="00F25A25" w:rsidRPr="00906B09" w:rsidRDefault="00F25A25" w:rsidP="00F25A25">
      <w:pPr>
        <w:sectPr w:rsidR="00F25A25" w:rsidRPr="00906B09" w:rsidSect="003A3291">
          <w:type w:val="continuous"/>
          <w:pgSz w:w="11907" w:h="16840" w:code="9"/>
          <w:pgMar w:top="1418" w:right="1134" w:bottom="1418" w:left="1134" w:header="709" w:footer="399" w:gutter="0"/>
          <w:cols w:space="708"/>
          <w:docGrid w:linePitch="360"/>
        </w:sectPr>
      </w:pPr>
    </w:p>
    <w:p w14:paraId="5FC838CA" w14:textId="77777777" w:rsidR="00F25A25" w:rsidRPr="00906B09" w:rsidRDefault="00F25A25" w:rsidP="00F25A25">
      <w:pPr>
        <w:rPr>
          <w:b/>
        </w:rPr>
      </w:pPr>
      <w:r w:rsidRPr="00906B09">
        <w:rPr>
          <w:b/>
        </w:rPr>
        <w:lastRenderedPageBreak/>
        <w:t>DISPLAY_ANIMATIONBAR</w:t>
      </w:r>
    </w:p>
    <w:p w14:paraId="1F377E6B" w14:textId="77777777" w:rsidR="00F25A25" w:rsidRPr="00906B09" w:rsidRDefault="00F25A25" w:rsidP="00F25A25">
      <w:r w:rsidRPr="00906B09">
        <w:lastRenderedPageBreak/>
        <w:t>Type : Bool Count : [0-1]</w:t>
      </w:r>
    </w:p>
    <w:p w14:paraId="2EF98AF7" w14:textId="77777777" w:rsidR="00F25A25" w:rsidRPr="00906B09" w:rsidRDefault="00F25A25" w:rsidP="00F25A25">
      <w:pPr>
        <w:sectPr w:rsidR="00F25A25" w:rsidRPr="00906B09" w:rsidSect="00F25A25">
          <w:type w:val="continuous"/>
          <w:pgSz w:w="11907" w:h="16840" w:code="9"/>
          <w:pgMar w:top="1418" w:right="1134" w:bottom="1418" w:left="1134" w:header="709" w:footer="399" w:gutter="0"/>
          <w:cols w:num="2" w:space="708" w:equalWidth="0">
            <w:col w:w="2741" w:space="708"/>
            <w:col w:w="6190"/>
          </w:cols>
          <w:docGrid w:linePitch="360"/>
        </w:sectPr>
      </w:pPr>
    </w:p>
    <w:p w14:paraId="3654F322" w14:textId="77777777" w:rsidR="00F25A25" w:rsidRPr="00906B09" w:rsidRDefault="00F25A25" w:rsidP="00F25A25">
      <w:pPr>
        <w:ind w:left="3124"/>
      </w:pPr>
      <w:r w:rsidRPr="00906B09">
        <w:lastRenderedPageBreak/>
        <w:tab/>
        <w:t xml:space="preserve"> Keyword to indicate if property panel is shown.</w:t>
      </w:r>
    </w:p>
    <w:p w14:paraId="74002B2D" w14:textId="77777777" w:rsidR="00F25A25" w:rsidRPr="00906B09" w:rsidRDefault="00F25A25" w:rsidP="00F25A25">
      <w:pPr>
        <w:ind w:left="3124"/>
      </w:pPr>
      <w:r w:rsidRPr="00906B09">
        <w:tab/>
        <w:t xml:space="preserve"> (Default=No)</w:t>
      </w:r>
    </w:p>
    <w:p w14:paraId="458556A8" w14:textId="77777777" w:rsidR="00F25A25" w:rsidRPr="00906B09" w:rsidRDefault="00F25A25" w:rsidP="00F25A25"/>
    <w:p w14:paraId="275A47DF" w14:textId="77777777" w:rsidR="00F25A25" w:rsidRPr="00906B09" w:rsidRDefault="00F25A25" w:rsidP="00F25A25">
      <w:pPr>
        <w:sectPr w:rsidR="00F25A25" w:rsidRPr="00906B09" w:rsidSect="003A3291">
          <w:type w:val="continuous"/>
          <w:pgSz w:w="11907" w:h="16840" w:code="9"/>
          <w:pgMar w:top="1418" w:right="1134" w:bottom="1418" w:left="1134" w:header="709" w:footer="399" w:gutter="0"/>
          <w:cols w:space="708"/>
          <w:docGrid w:linePitch="360"/>
        </w:sectPr>
      </w:pPr>
    </w:p>
    <w:p w14:paraId="4D83EB83" w14:textId="77777777" w:rsidR="00F25A25" w:rsidRPr="00906B09" w:rsidRDefault="00F25A25" w:rsidP="00F25A25">
      <w:pPr>
        <w:rPr>
          <w:b/>
        </w:rPr>
      </w:pPr>
      <w:r w:rsidRPr="00906B09">
        <w:rPr>
          <w:b/>
        </w:rPr>
        <w:lastRenderedPageBreak/>
        <w:t>DISPLAY_COLORBAR</w:t>
      </w:r>
    </w:p>
    <w:p w14:paraId="58EECE97" w14:textId="77777777" w:rsidR="00F25A25" w:rsidRPr="00906B09" w:rsidRDefault="00F25A25" w:rsidP="00F25A25">
      <w:r w:rsidRPr="00906B09">
        <w:lastRenderedPageBreak/>
        <w:t>Type : Bool Count : [0-1]</w:t>
      </w:r>
    </w:p>
    <w:p w14:paraId="5C785411" w14:textId="77777777" w:rsidR="00F25A25" w:rsidRPr="00906B09" w:rsidRDefault="00F25A25" w:rsidP="00F25A25">
      <w:pPr>
        <w:sectPr w:rsidR="00F25A25" w:rsidRPr="00906B09" w:rsidSect="00F25A25">
          <w:type w:val="continuous"/>
          <w:pgSz w:w="11907" w:h="16840" w:code="9"/>
          <w:pgMar w:top="1418" w:right="1134" w:bottom="1418" w:left="1134" w:header="709" w:footer="399" w:gutter="0"/>
          <w:cols w:num="2" w:space="708" w:equalWidth="0">
            <w:col w:w="2741" w:space="708"/>
            <w:col w:w="6190"/>
          </w:cols>
          <w:docGrid w:linePitch="360"/>
        </w:sectPr>
      </w:pPr>
    </w:p>
    <w:p w14:paraId="0F3DE885" w14:textId="77777777" w:rsidR="00F25A25" w:rsidRPr="00906B09" w:rsidRDefault="00F25A25" w:rsidP="00F25A25">
      <w:pPr>
        <w:ind w:left="3124"/>
      </w:pPr>
      <w:r w:rsidRPr="00906B09">
        <w:lastRenderedPageBreak/>
        <w:tab/>
        <w:t xml:space="preserve"> Keyword to indicate if color bar (legend) is shown.</w:t>
      </w:r>
    </w:p>
    <w:p w14:paraId="550DEFB6" w14:textId="77777777" w:rsidR="00F25A25" w:rsidRPr="00906B09" w:rsidRDefault="00F25A25" w:rsidP="00F25A25">
      <w:pPr>
        <w:ind w:left="3124"/>
      </w:pPr>
      <w:r w:rsidRPr="00906B09">
        <w:tab/>
        <w:t xml:space="preserve"> (Default=Yes)</w:t>
      </w:r>
    </w:p>
    <w:p w14:paraId="12B1F834" w14:textId="77777777" w:rsidR="00F25A25" w:rsidRPr="00906B09" w:rsidRDefault="00F25A25" w:rsidP="00F25A25"/>
    <w:p w14:paraId="508BA99F" w14:textId="77777777" w:rsidR="00F25A25" w:rsidRPr="00906B09" w:rsidRDefault="00F25A25" w:rsidP="00F25A25">
      <w:pPr>
        <w:sectPr w:rsidR="00F25A25" w:rsidRPr="00906B09" w:rsidSect="003A3291">
          <w:type w:val="continuous"/>
          <w:pgSz w:w="11907" w:h="16840" w:code="9"/>
          <w:pgMar w:top="1418" w:right="1134" w:bottom="1418" w:left="1134" w:header="709" w:footer="399" w:gutter="0"/>
          <w:cols w:space="708"/>
          <w:docGrid w:linePitch="360"/>
        </w:sectPr>
      </w:pPr>
    </w:p>
    <w:p w14:paraId="18F72496" w14:textId="77777777" w:rsidR="00F25A25" w:rsidRPr="00906B09" w:rsidRDefault="00F25A25" w:rsidP="00F25A25">
      <w:pPr>
        <w:rPr>
          <w:b/>
        </w:rPr>
      </w:pPr>
      <w:r w:rsidRPr="00906B09">
        <w:rPr>
          <w:b/>
        </w:rPr>
        <w:lastRenderedPageBreak/>
        <w:t>DISPLAY_CENTERLAT</w:t>
      </w:r>
    </w:p>
    <w:p w14:paraId="5C435094" w14:textId="77777777" w:rsidR="00F25A25" w:rsidRPr="00906B09" w:rsidRDefault="00F25A25" w:rsidP="00F25A25">
      <w:r w:rsidRPr="00906B09">
        <w:lastRenderedPageBreak/>
        <w:t>Type : Flt</w:t>
      </w:r>
      <w:r w:rsidRPr="00906B09">
        <w:tab/>
        <w:t>Count : [0-1]</w:t>
      </w:r>
    </w:p>
    <w:p w14:paraId="1D771F8D" w14:textId="77777777" w:rsidR="00F25A25" w:rsidRPr="00906B09" w:rsidRDefault="00F25A25" w:rsidP="00F25A25">
      <w:pPr>
        <w:sectPr w:rsidR="00F25A25" w:rsidRPr="00906B09" w:rsidSect="00F25A25">
          <w:type w:val="continuous"/>
          <w:pgSz w:w="11907" w:h="16840" w:code="9"/>
          <w:pgMar w:top="1418" w:right="1134" w:bottom="1418" w:left="1134" w:header="709" w:footer="399" w:gutter="0"/>
          <w:cols w:num="2" w:space="708" w:equalWidth="0">
            <w:col w:w="2741" w:space="708"/>
            <w:col w:w="6190"/>
          </w:cols>
          <w:docGrid w:linePitch="360"/>
        </w:sectPr>
      </w:pPr>
    </w:p>
    <w:p w14:paraId="7E021945" w14:textId="77777777" w:rsidR="00F25A25" w:rsidRPr="00906B09" w:rsidRDefault="00F25A25" w:rsidP="00F25A25">
      <w:pPr>
        <w:ind w:left="3124"/>
      </w:pPr>
      <w:r w:rsidRPr="00906B09">
        <w:lastRenderedPageBreak/>
        <w:tab/>
        <w:t xml:space="preserve"> Latitude of the projection's center point.</w:t>
      </w:r>
    </w:p>
    <w:p w14:paraId="31905CFC" w14:textId="77777777" w:rsidR="00F25A25" w:rsidRPr="00906B09" w:rsidRDefault="00F25A25" w:rsidP="00F25A25">
      <w:pPr>
        <w:ind w:left="3124"/>
      </w:pPr>
      <w:r w:rsidRPr="00906B09">
        <w:tab/>
        <w:t xml:space="preserve"> (Default=0)</w:t>
      </w:r>
    </w:p>
    <w:p w14:paraId="0A4BFF33" w14:textId="77777777" w:rsidR="00F25A25" w:rsidRPr="00906B09" w:rsidRDefault="00F25A25" w:rsidP="00F25A25"/>
    <w:p w14:paraId="2089FE3A" w14:textId="77777777" w:rsidR="00F25A25" w:rsidRPr="00906B09" w:rsidRDefault="00F25A25" w:rsidP="00F25A25">
      <w:pPr>
        <w:sectPr w:rsidR="00F25A25" w:rsidRPr="00906B09" w:rsidSect="003A3291">
          <w:type w:val="continuous"/>
          <w:pgSz w:w="11907" w:h="16840" w:code="9"/>
          <w:pgMar w:top="1418" w:right="1134" w:bottom="1418" w:left="1134" w:header="709" w:footer="399" w:gutter="0"/>
          <w:cols w:space="708"/>
          <w:docGrid w:linePitch="360"/>
        </w:sectPr>
      </w:pPr>
    </w:p>
    <w:p w14:paraId="68EAC179" w14:textId="77777777" w:rsidR="00F25A25" w:rsidRPr="00906B09" w:rsidRDefault="00F25A25" w:rsidP="00F25A25">
      <w:pPr>
        <w:rPr>
          <w:b/>
        </w:rPr>
      </w:pPr>
      <w:r w:rsidRPr="00906B09">
        <w:rPr>
          <w:b/>
        </w:rPr>
        <w:lastRenderedPageBreak/>
        <w:t>DISPLAY_CENTERLON</w:t>
      </w:r>
    </w:p>
    <w:p w14:paraId="110D26F6" w14:textId="77777777" w:rsidR="00F25A25" w:rsidRPr="00906B09" w:rsidRDefault="00F25A25" w:rsidP="00F25A25">
      <w:r w:rsidRPr="00906B09">
        <w:lastRenderedPageBreak/>
        <w:t>Type : Flt</w:t>
      </w:r>
      <w:r w:rsidRPr="00906B09">
        <w:tab/>
        <w:t>Count : [0-1]</w:t>
      </w:r>
    </w:p>
    <w:p w14:paraId="409C6357" w14:textId="77777777" w:rsidR="00F25A25" w:rsidRPr="00906B09" w:rsidRDefault="00F25A25" w:rsidP="00F25A25">
      <w:pPr>
        <w:sectPr w:rsidR="00F25A25" w:rsidRPr="00906B09" w:rsidSect="00F25A25">
          <w:type w:val="continuous"/>
          <w:pgSz w:w="11907" w:h="16840" w:code="9"/>
          <w:pgMar w:top="1418" w:right="1134" w:bottom="1418" w:left="1134" w:header="709" w:footer="399" w:gutter="0"/>
          <w:cols w:num="2" w:space="708" w:equalWidth="0">
            <w:col w:w="2741" w:space="708"/>
            <w:col w:w="6190"/>
          </w:cols>
          <w:docGrid w:linePitch="360"/>
        </w:sectPr>
      </w:pPr>
    </w:p>
    <w:p w14:paraId="4A9BCE61" w14:textId="77777777" w:rsidR="00F25A25" w:rsidRPr="00906B09" w:rsidRDefault="00F25A25" w:rsidP="00F25A25">
      <w:pPr>
        <w:ind w:left="3124"/>
      </w:pPr>
      <w:r w:rsidRPr="00906B09">
        <w:lastRenderedPageBreak/>
        <w:tab/>
        <w:t xml:space="preserve"> Longitude of the projection's center point.</w:t>
      </w:r>
    </w:p>
    <w:p w14:paraId="56494DE8" w14:textId="77777777" w:rsidR="00F25A25" w:rsidRPr="00906B09" w:rsidRDefault="00F25A25" w:rsidP="00F25A25">
      <w:pPr>
        <w:ind w:left="3124"/>
      </w:pPr>
      <w:r w:rsidRPr="00906B09">
        <w:tab/>
        <w:t xml:space="preserve"> (Default=0)</w:t>
      </w:r>
    </w:p>
    <w:p w14:paraId="553EA1FC" w14:textId="77777777" w:rsidR="00F25A25" w:rsidRPr="00906B09" w:rsidRDefault="00F25A25" w:rsidP="00F25A25"/>
    <w:p w14:paraId="5ED91F2E" w14:textId="77777777" w:rsidR="00F25A25" w:rsidRPr="00906B09" w:rsidRDefault="00F25A25" w:rsidP="00F25A25"/>
    <w:p w14:paraId="4A8E115C" w14:textId="77777777" w:rsidR="00F25A25" w:rsidRPr="00906B09" w:rsidRDefault="00F25A25" w:rsidP="00F25A25">
      <w:pPr>
        <w:sectPr w:rsidR="00F25A25" w:rsidRPr="00906B09" w:rsidSect="003A3291">
          <w:type w:val="continuous"/>
          <w:pgSz w:w="11907" w:h="16840" w:code="9"/>
          <w:pgMar w:top="1418" w:right="1134" w:bottom="1418" w:left="1134" w:header="709" w:footer="399" w:gutter="0"/>
          <w:cols w:space="708"/>
          <w:docGrid w:linePitch="360"/>
        </w:sectPr>
      </w:pPr>
    </w:p>
    <w:p w14:paraId="473CD49B" w14:textId="77777777" w:rsidR="00F25A25" w:rsidRPr="00906B09" w:rsidRDefault="00F25A25" w:rsidP="00F25A25">
      <w:pPr>
        <w:rPr>
          <w:b/>
        </w:rPr>
      </w:pPr>
      <w:r w:rsidRPr="00906B09">
        <w:rPr>
          <w:b/>
        </w:rPr>
        <w:lastRenderedPageBreak/>
        <w:t>DISPLAY_PROJECTION</w:t>
      </w:r>
    </w:p>
    <w:p w14:paraId="03B52484" w14:textId="77777777" w:rsidR="00F25A25" w:rsidRPr="00906B09" w:rsidRDefault="00F25A25" w:rsidP="00F25A25">
      <w:r w:rsidRPr="00906B09">
        <w:lastRenderedPageBreak/>
        <w:t>Type : KW9</w:t>
      </w:r>
      <w:r w:rsidRPr="00906B09">
        <w:tab/>
        <w:t>Count : [0-1]</w:t>
      </w:r>
    </w:p>
    <w:p w14:paraId="57468623" w14:textId="77777777" w:rsidR="00F25A25" w:rsidRPr="00906B09" w:rsidRDefault="00F25A25" w:rsidP="00F25A25">
      <w:pPr>
        <w:sectPr w:rsidR="00F25A25" w:rsidRPr="00906B09" w:rsidSect="00F25A25">
          <w:type w:val="continuous"/>
          <w:pgSz w:w="11907" w:h="16840" w:code="9"/>
          <w:pgMar w:top="1418" w:right="1134" w:bottom="1418" w:left="1134" w:header="709" w:footer="399" w:gutter="0"/>
          <w:cols w:num="2" w:space="708" w:equalWidth="0">
            <w:col w:w="3119" w:space="708"/>
            <w:col w:w="5812"/>
          </w:cols>
          <w:docGrid w:linePitch="360"/>
        </w:sectPr>
      </w:pPr>
    </w:p>
    <w:p w14:paraId="4794D0AB" w14:textId="77777777" w:rsidR="00F25A25" w:rsidRPr="00906B09" w:rsidRDefault="00F25A25" w:rsidP="00F25A25">
      <w:pPr>
        <w:ind w:left="3408"/>
      </w:pPr>
      <w:r w:rsidRPr="00906B09">
        <w:lastRenderedPageBreak/>
        <w:tab/>
        <w:t xml:space="preserve">  Projection to use for mapping the world globe.</w:t>
      </w:r>
    </w:p>
    <w:p w14:paraId="331615CD" w14:textId="77777777" w:rsidR="00F25A25" w:rsidRPr="00906B09" w:rsidRDefault="00F25A25" w:rsidP="00F25A25">
      <w:pPr>
        <w:ind w:left="3408"/>
      </w:pPr>
      <w:r w:rsidRPr="00906B09">
        <w:tab/>
        <w:t xml:space="preserve">  (Default=3D)</w:t>
      </w:r>
    </w:p>
    <w:p w14:paraId="714F1F9A" w14:textId="77777777" w:rsidR="00F25A25" w:rsidRPr="00906B09" w:rsidRDefault="00F25A25" w:rsidP="00F25A25"/>
    <w:p w14:paraId="037C57C0" w14:textId="77777777" w:rsidR="00F25A25" w:rsidRPr="00906B09" w:rsidRDefault="00F25A25" w:rsidP="00F25A25">
      <w:pPr>
        <w:sectPr w:rsidR="00F25A25" w:rsidRPr="00906B09" w:rsidSect="003A3291">
          <w:type w:val="continuous"/>
          <w:pgSz w:w="11907" w:h="16840" w:code="9"/>
          <w:pgMar w:top="1418" w:right="1134" w:bottom="1418" w:left="1134" w:header="709" w:footer="399" w:gutter="0"/>
          <w:cols w:space="708"/>
          <w:docGrid w:linePitch="360"/>
        </w:sectPr>
      </w:pPr>
    </w:p>
    <w:p w14:paraId="543F1D84" w14:textId="77777777" w:rsidR="00F25A25" w:rsidRPr="00906B09" w:rsidRDefault="00F25A25" w:rsidP="00F25A25">
      <w:pPr>
        <w:rPr>
          <w:b/>
        </w:rPr>
      </w:pPr>
      <w:r w:rsidRPr="00906B09">
        <w:rPr>
          <w:b/>
        </w:rPr>
        <w:lastRenderedPageBreak/>
        <w:t>DISPLAY_COASTRESOLUTION</w:t>
      </w:r>
    </w:p>
    <w:p w14:paraId="145C36B5" w14:textId="77777777" w:rsidR="00F25A25" w:rsidRPr="00906B09" w:rsidRDefault="00F25A25" w:rsidP="00F25A25">
      <w:r w:rsidRPr="00906B09">
        <w:lastRenderedPageBreak/>
        <w:t>Type : KW6</w:t>
      </w:r>
      <w:r w:rsidRPr="00906B09">
        <w:tab/>
        <w:t>Count : [0-1]</w:t>
      </w:r>
    </w:p>
    <w:p w14:paraId="30AB8ADB" w14:textId="77777777" w:rsidR="00F25A25" w:rsidRPr="00906B09" w:rsidRDefault="00F25A25" w:rsidP="00F25A25">
      <w:pPr>
        <w:sectPr w:rsidR="00F25A25" w:rsidRPr="00906B09" w:rsidSect="00F25A25">
          <w:type w:val="continuous"/>
          <w:pgSz w:w="11907" w:h="16840" w:code="9"/>
          <w:pgMar w:top="1418" w:right="1134" w:bottom="1418" w:left="1134" w:header="709" w:footer="399" w:gutter="0"/>
          <w:cols w:num="2" w:space="708" w:equalWidth="0">
            <w:col w:w="3119" w:space="708"/>
            <w:col w:w="5812"/>
          </w:cols>
          <w:docGrid w:linePitch="360"/>
        </w:sectPr>
      </w:pPr>
    </w:p>
    <w:p w14:paraId="3FFAC9E0" w14:textId="77777777" w:rsidR="00F25A25" w:rsidRPr="00906B09" w:rsidRDefault="00F25A25" w:rsidP="00F25A25">
      <w:pPr>
        <w:ind w:left="3408"/>
      </w:pPr>
      <w:r w:rsidRPr="00906B09">
        <w:lastRenderedPageBreak/>
        <w:tab/>
        <w:t xml:space="preserve">  Resolution of the coast line drawm on the map.</w:t>
      </w:r>
    </w:p>
    <w:p w14:paraId="131F79CF" w14:textId="77777777" w:rsidR="00F25A25" w:rsidRPr="00906B09" w:rsidRDefault="00F25A25" w:rsidP="00F25A25">
      <w:pPr>
        <w:ind w:left="3408"/>
      </w:pPr>
      <w:r w:rsidRPr="00906B09">
        <w:tab/>
        <w:t xml:space="preserve">  Recommended value: low.</w:t>
      </w:r>
    </w:p>
    <w:p w14:paraId="3990AF19" w14:textId="77777777" w:rsidR="00F25A25" w:rsidRPr="00906B09" w:rsidRDefault="00F25A25" w:rsidP="00F25A25">
      <w:pPr>
        <w:ind w:left="3408"/>
      </w:pPr>
      <w:r w:rsidRPr="00906B09">
        <w:tab/>
        <w:t xml:space="preserve">  (Default=low)</w:t>
      </w:r>
    </w:p>
    <w:p w14:paraId="7E9A350F" w14:textId="77777777" w:rsidR="00F25A25" w:rsidRPr="00906B09" w:rsidRDefault="00F25A25" w:rsidP="00F25A25"/>
    <w:p w14:paraId="7CF27EA0" w14:textId="77777777" w:rsidR="00CA2866" w:rsidRPr="00906B09" w:rsidRDefault="00CA2866" w:rsidP="00F25A25">
      <w:pPr>
        <w:sectPr w:rsidR="00CA2866" w:rsidRPr="00906B09" w:rsidSect="003A3291">
          <w:type w:val="continuous"/>
          <w:pgSz w:w="11907" w:h="16840" w:code="9"/>
          <w:pgMar w:top="1418" w:right="1134" w:bottom="1418" w:left="1134" w:header="709" w:footer="399" w:gutter="0"/>
          <w:cols w:space="708"/>
          <w:docGrid w:linePitch="360"/>
        </w:sectPr>
      </w:pPr>
    </w:p>
    <w:p w14:paraId="7DF0BBD4" w14:textId="77777777" w:rsidR="00CA2866" w:rsidRPr="00906B09" w:rsidRDefault="00CA2866" w:rsidP="00F25A25">
      <w:pPr>
        <w:rPr>
          <w:b/>
        </w:rPr>
      </w:pPr>
      <w:r w:rsidRPr="00906B09">
        <w:rPr>
          <w:b/>
        </w:rPr>
        <w:lastRenderedPageBreak/>
        <w:t>DISPLAY_ZOOM_LON1</w:t>
      </w:r>
    </w:p>
    <w:p w14:paraId="1762B006" w14:textId="77777777" w:rsidR="00F25A25" w:rsidRPr="00906B09" w:rsidRDefault="00F25A25" w:rsidP="00F25A25">
      <w:r w:rsidRPr="00906B09">
        <w:lastRenderedPageBreak/>
        <w:t>Type : Flt</w:t>
      </w:r>
      <w:r w:rsidRPr="00906B09">
        <w:tab/>
        <w:t>Count : [0-1]</w:t>
      </w:r>
    </w:p>
    <w:p w14:paraId="4007A155" w14:textId="77777777" w:rsidR="00CA2866" w:rsidRPr="00906B09" w:rsidRDefault="00CA2866" w:rsidP="00F25A25">
      <w:pPr>
        <w:sectPr w:rsidR="00CA2866" w:rsidRPr="00906B09" w:rsidSect="00CA2866">
          <w:type w:val="continuous"/>
          <w:pgSz w:w="11907" w:h="16840" w:code="9"/>
          <w:pgMar w:top="1418" w:right="1134" w:bottom="1418" w:left="1134" w:header="709" w:footer="399" w:gutter="0"/>
          <w:cols w:num="2" w:space="708" w:equalWidth="0">
            <w:col w:w="3119" w:space="708"/>
            <w:col w:w="5812"/>
          </w:cols>
          <w:docGrid w:linePitch="360"/>
        </w:sectPr>
      </w:pPr>
    </w:p>
    <w:p w14:paraId="7FC51AD5" w14:textId="77777777" w:rsidR="00F25A25" w:rsidRPr="00906B09" w:rsidRDefault="00F25A25" w:rsidP="00CA2866">
      <w:pPr>
        <w:ind w:left="3408"/>
      </w:pPr>
      <w:r w:rsidRPr="00906B09">
        <w:lastRenderedPageBreak/>
        <w:tab/>
        <w:t>Zoom area west side.</w:t>
      </w:r>
    </w:p>
    <w:p w14:paraId="47A35F3B" w14:textId="77777777" w:rsidR="00F25A25" w:rsidRPr="00906B09" w:rsidRDefault="00F25A25" w:rsidP="00CA2866">
      <w:pPr>
        <w:ind w:left="3408"/>
      </w:pPr>
      <w:r w:rsidRPr="00906B09">
        <w:tab/>
        <w:t>(Default=-180)</w:t>
      </w:r>
    </w:p>
    <w:p w14:paraId="61892C07" w14:textId="77777777" w:rsidR="00F25A25" w:rsidRPr="00906B09" w:rsidRDefault="00F25A25" w:rsidP="00F25A25"/>
    <w:p w14:paraId="666B0153" w14:textId="77777777" w:rsidR="00CA2866" w:rsidRPr="00906B09" w:rsidRDefault="00CA2866" w:rsidP="00F25A25">
      <w:pPr>
        <w:sectPr w:rsidR="00CA2866" w:rsidRPr="00906B09" w:rsidSect="003A3291">
          <w:type w:val="continuous"/>
          <w:pgSz w:w="11907" w:h="16840" w:code="9"/>
          <w:pgMar w:top="1418" w:right="1134" w:bottom="1418" w:left="1134" w:header="709" w:footer="399" w:gutter="0"/>
          <w:cols w:space="708"/>
          <w:docGrid w:linePitch="360"/>
        </w:sectPr>
      </w:pPr>
    </w:p>
    <w:p w14:paraId="321EC5DD" w14:textId="77777777" w:rsidR="00CA2866" w:rsidRPr="00906B09" w:rsidRDefault="00CA2866" w:rsidP="00F25A25">
      <w:pPr>
        <w:rPr>
          <w:b/>
        </w:rPr>
      </w:pPr>
      <w:r w:rsidRPr="00906B09">
        <w:rPr>
          <w:b/>
        </w:rPr>
        <w:lastRenderedPageBreak/>
        <w:t>DISPLAY_ZOOM_LON2</w:t>
      </w:r>
    </w:p>
    <w:p w14:paraId="61997AA9" w14:textId="77777777" w:rsidR="00F25A25" w:rsidRPr="00906B09" w:rsidRDefault="00F25A25" w:rsidP="00F25A25">
      <w:r w:rsidRPr="00906B09">
        <w:lastRenderedPageBreak/>
        <w:t>Type : Flt</w:t>
      </w:r>
      <w:r w:rsidRPr="00906B09">
        <w:tab/>
        <w:t>Count : [0-1]</w:t>
      </w:r>
    </w:p>
    <w:p w14:paraId="58039B41" w14:textId="77777777" w:rsidR="00CA2866" w:rsidRPr="00906B09" w:rsidRDefault="00CA2866" w:rsidP="00F25A25">
      <w:pPr>
        <w:sectPr w:rsidR="00CA2866" w:rsidRPr="00906B09" w:rsidSect="00CA2866">
          <w:type w:val="continuous"/>
          <w:pgSz w:w="11907" w:h="16840" w:code="9"/>
          <w:pgMar w:top="1418" w:right="1134" w:bottom="1418" w:left="1134" w:header="709" w:footer="399" w:gutter="0"/>
          <w:cols w:num="2" w:space="708" w:equalWidth="0">
            <w:col w:w="3119" w:space="708"/>
            <w:col w:w="5812"/>
          </w:cols>
          <w:docGrid w:linePitch="360"/>
        </w:sectPr>
      </w:pPr>
    </w:p>
    <w:p w14:paraId="1D68021A" w14:textId="77777777" w:rsidR="00F25A25" w:rsidRPr="00906B09" w:rsidRDefault="00F25A25" w:rsidP="00CA2866">
      <w:pPr>
        <w:ind w:left="3408"/>
      </w:pPr>
      <w:r w:rsidRPr="00906B09">
        <w:lastRenderedPageBreak/>
        <w:tab/>
        <w:t>Zoom area east side.</w:t>
      </w:r>
    </w:p>
    <w:p w14:paraId="3A257218" w14:textId="77777777" w:rsidR="00F25A25" w:rsidRPr="00906B09" w:rsidRDefault="00F25A25" w:rsidP="00CA2866">
      <w:pPr>
        <w:ind w:left="3408"/>
      </w:pPr>
      <w:r w:rsidRPr="00906B09">
        <w:tab/>
        <w:t>(Default=180)</w:t>
      </w:r>
    </w:p>
    <w:p w14:paraId="4996C39B" w14:textId="77777777" w:rsidR="00F25A25" w:rsidRPr="00906B09" w:rsidRDefault="00F25A25" w:rsidP="00F25A25"/>
    <w:p w14:paraId="37DAF6B0" w14:textId="77777777" w:rsidR="00FE675C" w:rsidRPr="00906B09" w:rsidRDefault="00FE675C" w:rsidP="00F25A25">
      <w:pPr>
        <w:sectPr w:rsidR="00FE675C" w:rsidRPr="00906B09" w:rsidSect="003A3291">
          <w:type w:val="continuous"/>
          <w:pgSz w:w="11907" w:h="16840" w:code="9"/>
          <w:pgMar w:top="1418" w:right="1134" w:bottom="1418" w:left="1134" w:header="709" w:footer="399" w:gutter="0"/>
          <w:cols w:space="708"/>
          <w:docGrid w:linePitch="360"/>
        </w:sectPr>
      </w:pPr>
    </w:p>
    <w:p w14:paraId="66368E8F" w14:textId="77777777" w:rsidR="00FE675C" w:rsidRPr="00906B09" w:rsidRDefault="00FE675C" w:rsidP="00F25A25">
      <w:pPr>
        <w:rPr>
          <w:b/>
        </w:rPr>
      </w:pPr>
      <w:r w:rsidRPr="00906B09">
        <w:rPr>
          <w:b/>
        </w:rPr>
        <w:lastRenderedPageBreak/>
        <w:t>DISPLAY_ZOOM_LAT1</w:t>
      </w:r>
    </w:p>
    <w:p w14:paraId="5607EEDF" w14:textId="77777777" w:rsidR="00F25A25" w:rsidRPr="00906B09" w:rsidRDefault="00F25A25" w:rsidP="00F25A25">
      <w:r w:rsidRPr="00906B09">
        <w:lastRenderedPageBreak/>
        <w:t>Type : Flt</w:t>
      </w:r>
      <w:r w:rsidRPr="00906B09">
        <w:tab/>
        <w:t>Count : [0-1]</w:t>
      </w:r>
    </w:p>
    <w:p w14:paraId="0963C292" w14:textId="77777777" w:rsidR="00FE675C" w:rsidRPr="00906B09" w:rsidRDefault="00FE675C" w:rsidP="00F25A25">
      <w:pPr>
        <w:sectPr w:rsidR="00FE675C" w:rsidRPr="00906B09" w:rsidSect="00FE675C">
          <w:type w:val="continuous"/>
          <w:pgSz w:w="11907" w:h="16840" w:code="9"/>
          <w:pgMar w:top="1418" w:right="1134" w:bottom="1418" w:left="1134" w:header="709" w:footer="399" w:gutter="0"/>
          <w:cols w:num="2" w:space="708" w:equalWidth="0">
            <w:col w:w="3119" w:space="708"/>
            <w:col w:w="5812"/>
          </w:cols>
          <w:docGrid w:linePitch="360"/>
        </w:sectPr>
      </w:pPr>
    </w:p>
    <w:p w14:paraId="532C218C" w14:textId="77777777" w:rsidR="00F25A25" w:rsidRPr="00906B09" w:rsidRDefault="00F25A25" w:rsidP="00FE675C">
      <w:pPr>
        <w:ind w:left="3408"/>
      </w:pPr>
      <w:r w:rsidRPr="00906B09">
        <w:lastRenderedPageBreak/>
        <w:tab/>
        <w:t>Zoom area south side.</w:t>
      </w:r>
    </w:p>
    <w:p w14:paraId="5F0FCEC6" w14:textId="77777777" w:rsidR="00F25A25" w:rsidRPr="00906B09" w:rsidRDefault="00F25A25" w:rsidP="00FE675C">
      <w:pPr>
        <w:ind w:left="3408"/>
      </w:pPr>
      <w:r w:rsidRPr="00906B09">
        <w:tab/>
        <w:t>(Default=-90)</w:t>
      </w:r>
    </w:p>
    <w:p w14:paraId="7C7C76BD" w14:textId="77777777" w:rsidR="00F25A25" w:rsidRPr="00906B09" w:rsidRDefault="00F25A25" w:rsidP="00F25A25"/>
    <w:p w14:paraId="4DE437AE" w14:textId="77777777" w:rsidR="009417DF" w:rsidRPr="00906B09" w:rsidRDefault="009417DF" w:rsidP="00F25A25">
      <w:pPr>
        <w:sectPr w:rsidR="009417DF" w:rsidRPr="00906B09" w:rsidSect="003A3291">
          <w:type w:val="continuous"/>
          <w:pgSz w:w="11907" w:h="16840" w:code="9"/>
          <w:pgMar w:top="1418" w:right="1134" w:bottom="1418" w:left="1134" w:header="709" w:footer="399" w:gutter="0"/>
          <w:cols w:space="708"/>
          <w:docGrid w:linePitch="360"/>
        </w:sectPr>
      </w:pPr>
    </w:p>
    <w:p w14:paraId="4738F457" w14:textId="77777777" w:rsidR="009417DF" w:rsidRPr="00906B09" w:rsidRDefault="009417DF" w:rsidP="00F25A25">
      <w:pPr>
        <w:rPr>
          <w:b/>
        </w:rPr>
      </w:pPr>
      <w:r w:rsidRPr="00906B09">
        <w:rPr>
          <w:b/>
        </w:rPr>
        <w:lastRenderedPageBreak/>
        <w:t>DISPLAY_ZOOM_LAT2</w:t>
      </w:r>
    </w:p>
    <w:p w14:paraId="6F02772F" w14:textId="77777777" w:rsidR="00F25A25" w:rsidRPr="00906B09" w:rsidRDefault="00F25A25" w:rsidP="00F25A25">
      <w:r w:rsidRPr="00906B09">
        <w:lastRenderedPageBreak/>
        <w:t>Type : Flt</w:t>
      </w:r>
      <w:r w:rsidRPr="00906B09">
        <w:tab/>
        <w:t>Count : [0-1]</w:t>
      </w:r>
    </w:p>
    <w:p w14:paraId="4CA32E26" w14:textId="77777777" w:rsidR="009417DF" w:rsidRPr="00906B09" w:rsidRDefault="009417DF" w:rsidP="00F25A25">
      <w:pPr>
        <w:sectPr w:rsidR="009417DF" w:rsidRPr="00906B09" w:rsidSect="009417DF">
          <w:type w:val="continuous"/>
          <w:pgSz w:w="11907" w:h="16840" w:code="9"/>
          <w:pgMar w:top="1418" w:right="1134" w:bottom="1418" w:left="1134" w:header="709" w:footer="399" w:gutter="0"/>
          <w:cols w:num="2" w:space="708" w:equalWidth="0">
            <w:col w:w="3119" w:space="708"/>
            <w:col w:w="5812"/>
          </w:cols>
          <w:docGrid w:linePitch="360"/>
        </w:sectPr>
      </w:pPr>
    </w:p>
    <w:p w14:paraId="2B2E4D2F" w14:textId="77777777" w:rsidR="00F25A25" w:rsidRPr="00906B09" w:rsidRDefault="00F25A25" w:rsidP="009417DF">
      <w:pPr>
        <w:ind w:left="3408"/>
      </w:pPr>
      <w:r w:rsidRPr="00906B09">
        <w:lastRenderedPageBreak/>
        <w:tab/>
        <w:t>Zoom area north side.</w:t>
      </w:r>
    </w:p>
    <w:p w14:paraId="2A53D4B3" w14:textId="77777777" w:rsidR="00F25A25" w:rsidRPr="00906B09" w:rsidRDefault="00F25A25" w:rsidP="009417DF">
      <w:pPr>
        <w:ind w:left="3408"/>
      </w:pPr>
      <w:r w:rsidRPr="00906B09">
        <w:tab/>
        <w:t>(Default=90)</w:t>
      </w:r>
    </w:p>
    <w:p w14:paraId="6D139B96" w14:textId="77777777" w:rsidR="00F25A25" w:rsidRPr="00906B09" w:rsidRDefault="00F25A25" w:rsidP="00F25A25"/>
    <w:p w14:paraId="2444AB0D" w14:textId="77777777" w:rsidR="00A051D9" w:rsidRPr="00906B09" w:rsidRDefault="00A051D9" w:rsidP="00F25A25">
      <w:pPr>
        <w:sectPr w:rsidR="00A051D9" w:rsidRPr="00906B09" w:rsidSect="003A3291">
          <w:type w:val="continuous"/>
          <w:pgSz w:w="11907" w:h="16840" w:code="9"/>
          <w:pgMar w:top="1418" w:right="1134" w:bottom="1418" w:left="1134" w:header="709" w:footer="399" w:gutter="0"/>
          <w:cols w:space="708"/>
          <w:docGrid w:linePitch="360"/>
        </w:sectPr>
      </w:pPr>
    </w:p>
    <w:p w14:paraId="7962D860" w14:textId="77777777" w:rsidR="00A051D9" w:rsidRPr="00906B09" w:rsidRDefault="00A051D9" w:rsidP="00F25A25">
      <w:pPr>
        <w:rPr>
          <w:b/>
        </w:rPr>
      </w:pPr>
      <w:r w:rsidRPr="00906B09">
        <w:rPr>
          <w:b/>
        </w:rPr>
        <w:lastRenderedPageBreak/>
        <w:t>DISPLAY_GROUPBY_FILE</w:t>
      </w:r>
    </w:p>
    <w:p w14:paraId="6013E617" w14:textId="77777777" w:rsidR="00F25A25" w:rsidRPr="00906B09" w:rsidRDefault="00F25A25" w:rsidP="00F25A25">
      <w:r w:rsidRPr="00906B09">
        <w:lastRenderedPageBreak/>
        <w:t>Type : Bool Count : [0-1]</w:t>
      </w:r>
    </w:p>
    <w:p w14:paraId="766EED13" w14:textId="77777777" w:rsidR="00A051D9" w:rsidRPr="00906B09" w:rsidRDefault="00A051D9" w:rsidP="00F25A25">
      <w:pPr>
        <w:sectPr w:rsidR="00A051D9" w:rsidRPr="00906B09" w:rsidSect="00A051D9">
          <w:type w:val="continuous"/>
          <w:pgSz w:w="11907" w:h="16840" w:code="9"/>
          <w:pgMar w:top="1418" w:right="1134" w:bottom="1418" w:left="1134" w:header="709" w:footer="399" w:gutter="0"/>
          <w:cols w:num="2" w:space="708" w:equalWidth="0">
            <w:col w:w="3119" w:space="708"/>
            <w:col w:w="5812"/>
          </w:cols>
          <w:docGrid w:linePitch="360"/>
        </w:sectPr>
      </w:pPr>
    </w:p>
    <w:p w14:paraId="1889E140" w14:textId="77777777" w:rsidR="00F25A25" w:rsidRPr="00906B09" w:rsidRDefault="00F25A25" w:rsidP="002761DF">
      <w:pPr>
        <w:ind w:left="3828"/>
      </w:pPr>
      <w:r w:rsidRPr="00906B09">
        <w:lastRenderedPageBreak/>
        <w:t>For world plot. When s</w:t>
      </w:r>
      <w:r w:rsidR="00A051D9" w:rsidRPr="00906B09">
        <w:t xml:space="preserve">everal files are in input, this </w:t>
      </w:r>
      <w:r w:rsidRPr="00906B09">
        <w:t>parameter indicates if fields are displayed in the s</w:t>
      </w:r>
      <w:r w:rsidR="00A051D9" w:rsidRPr="00906B09">
        <w:t xml:space="preserve">ame </w:t>
      </w:r>
      <w:r w:rsidRPr="00906B09">
        <w:t xml:space="preserve">plot (group field by file) </w:t>
      </w:r>
      <w:r w:rsidR="00A051D9" w:rsidRPr="00906B09">
        <w:t xml:space="preserve">or in different plots (one plot </w:t>
      </w:r>
      <w:r w:rsidRPr="00906B09">
        <w:t>by file).</w:t>
      </w:r>
    </w:p>
    <w:p w14:paraId="7C9304BA" w14:textId="77777777" w:rsidR="00F25A25" w:rsidRPr="00906B09" w:rsidRDefault="00F25A25" w:rsidP="00A051D9">
      <w:pPr>
        <w:ind w:left="3692"/>
      </w:pPr>
      <w:r w:rsidRPr="00906B09">
        <w:t>(Default=Yes)</w:t>
      </w:r>
    </w:p>
    <w:p w14:paraId="2F29416B" w14:textId="77777777" w:rsidR="00F25A25" w:rsidRPr="00906B09" w:rsidRDefault="00F25A25" w:rsidP="00F25A25"/>
    <w:p w14:paraId="5CBF646F" w14:textId="77777777" w:rsidR="002761DF" w:rsidRPr="00906B09" w:rsidRDefault="002761DF" w:rsidP="00F25A25">
      <w:pPr>
        <w:sectPr w:rsidR="002761DF" w:rsidRPr="00906B09" w:rsidSect="003A3291">
          <w:type w:val="continuous"/>
          <w:pgSz w:w="11907" w:h="16840" w:code="9"/>
          <w:pgMar w:top="1418" w:right="1134" w:bottom="1418" w:left="1134" w:header="709" w:footer="399" w:gutter="0"/>
          <w:cols w:space="708"/>
          <w:docGrid w:linePitch="360"/>
        </w:sectPr>
      </w:pPr>
    </w:p>
    <w:p w14:paraId="357CE9DD" w14:textId="77777777" w:rsidR="002761DF" w:rsidRPr="00906B09" w:rsidRDefault="00F25A25" w:rsidP="00F25A25">
      <w:pPr>
        <w:rPr>
          <w:b/>
        </w:rPr>
      </w:pPr>
      <w:r w:rsidRPr="00906B09">
        <w:rPr>
          <w:b/>
        </w:rPr>
        <w:lastRenderedPageBreak/>
        <w:t>DISPLAY_XMINVALUE</w:t>
      </w:r>
      <w:r w:rsidRPr="00906B09">
        <w:rPr>
          <w:b/>
        </w:rPr>
        <w:tab/>
      </w:r>
    </w:p>
    <w:p w14:paraId="1424A093" w14:textId="77777777" w:rsidR="00F25A25" w:rsidRPr="00906B09" w:rsidRDefault="00F25A25" w:rsidP="00F25A25">
      <w:r w:rsidRPr="00906B09">
        <w:lastRenderedPageBreak/>
        <w:t>Type : Flt</w:t>
      </w:r>
      <w:r w:rsidRPr="00906B09">
        <w:tab/>
        <w:t>Count : [0-1]</w:t>
      </w:r>
    </w:p>
    <w:p w14:paraId="5C30E059" w14:textId="77777777" w:rsidR="002761DF" w:rsidRPr="00906B09" w:rsidRDefault="002761DF" w:rsidP="00F25A25">
      <w:pPr>
        <w:sectPr w:rsidR="002761DF" w:rsidRPr="00906B09" w:rsidSect="002761DF">
          <w:type w:val="continuous"/>
          <w:pgSz w:w="11907" w:h="16840" w:code="9"/>
          <w:pgMar w:top="1418" w:right="1134" w:bottom="1418" w:left="1134" w:header="709" w:footer="399" w:gutter="0"/>
          <w:cols w:num="2" w:space="708" w:equalWidth="0">
            <w:col w:w="3119" w:space="708"/>
            <w:col w:w="5812"/>
          </w:cols>
          <w:docGrid w:linePitch="360"/>
        </w:sectPr>
      </w:pPr>
    </w:p>
    <w:p w14:paraId="5A1B91F8" w14:textId="77777777" w:rsidR="00F25A25" w:rsidRPr="00906B09" w:rsidRDefault="00F25A25" w:rsidP="002761DF">
      <w:pPr>
        <w:ind w:left="3408"/>
      </w:pPr>
      <w:r w:rsidRPr="00906B09">
        <w:lastRenderedPageBreak/>
        <w:tab/>
        <w:t>Minimum X coordinate value to use in XY plot.</w:t>
      </w:r>
    </w:p>
    <w:p w14:paraId="6EBBB68D" w14:textId="77777777" w:rsidR="00F25A25" w:rsidRPr="00906B09" w:rsidRDefault="00F25A25" w:rsidP="002761DF">
      <w:pPr>
        <w:ind w:left="3408"/>
      </w:pPr>
      <w:r w:rsidRPr="00906B09">
        <w:tab/>
        <w:t>(Default=min of data values for X axis)</w:t>
      </w:r>
    </w:p>
    <w:p w14:paraId="325728CC" w14:textId="77777777" w:rsidR="00F25A25" w:rsidRPr="00906B09" w:rsidRDefault="00F25A25" w:rsidP="00F25A25"/>
    <w:p w14:paraId="54C4F166" w14:textId="77777777" w:rsidR="00982AC6" w:rsidRPr="00906B09" w:rsidRDefault="00982AC6" w:rsidP="00F25A25">
      <w:pPr>
        <w:sectPr w:rsidR="00982AC6" w:rsidRPr="00906B09" w:rsidSect="003A3291">
          <w:type w:val="continuous"/>
          <w:pgSz w:w="11907" w:h="16840" w:code="9"/>
          <w:pgMar w:top="1418" w:right="1134" w:bottom="1418" w:left="1134" w:header="709" w:footer="399" w:gutter="0"/>
          <w:cols w:space="708"/>
          <w:docGrid w:linePitch="360"/>
        </w:sectPr>
      </w:pPr>
    </w:p>
    <w:p w14:paraId="226DC759" w14:textId="77777777" w:rsidR="00982AC6" w:rsidRPr="00906B09" w:rsidRDefault="00982AC6" w:rsidP="00F25A25">
      <w:pPr>
        <w:rPr>
          <w:b/>
        </w:rPr>
      </w:pPr>
      <w:r w:rsidRPr="00906B09">
        <w:rPr>
          <w:b/>
        </w:rPr>
        <w:lastRenderedPageBreak/>
        <w:t>DISPLAY_XMAXVALUE</w:t>
      </w:r>
    </w:p>
    <w:p w14:paraId="68856D62" w14:textId="77777777" w:rsidR="00F25A25" w:rsidRPr="00906B09" w:rsidRDefault="00F25A25" w:rsidP="00F25A25">
      <w:r w:rsidRPr="00906B09">
        <w:lastRenderedPageBreak/>
        <w:t>Type : Flt</w:t>
      </w:r>
      <w:r w:rsidRPr="00906B09">
        <w:tab/>
        <w:t>Count : [0-1]</w:t>
      </w:r>
    </w:p>
    <w:p w14:paraId="61C23073" w14:textId="77777777" w:rsidR="00982AC6" w:rsidRPr="00906B09" w:rsidRDefault="00982AC6" w:rsidP="00F25A25">
      <w:pPr>
        <w:sectPr w:rsidR="00982AC6" w:rsidRPr="00906B09" w:rsidSect="00982AC6">
          <w:type w:val="continuous"/>
          <w:pgSz w:w="11907" w:h="16840" w:code="9"/>
          <w:pgMar w:top="1418" w:right="1134" w:bottom="1418" w:left="1134" w:header="709" w:footer="399" w:gutter="0"/>
          <w:cols w:num="2" w:space="708" w:equalWidth="0">
            <w:col w:w="3119" w:space="708"/>
            <w:col w:w="5812"/>
          </w:cols>
          <w:docGrid w:linePitch="360"/>
        </w:sectPr>
      </w:pPr>
    </w:p>
    <w:p w14:paraId="71C9A289" w14:textId="77777777" w:rsidR="00F25A25" w:rsidRPr="00906B09" w:rsidRDefault="00F25A25" w:rsidP="00982AC6">
      <w:pPr>
        <w:ind w:left="3408"/>
      </w:pPr>
      <w:r w:rsidRPr="00906B09">
        <w:lastRenderedPageBreak/>
        <w:tab/>
        <w:t>Maximum X coordinate value to use in XY plot.</w:t>
      </w:r>
    </w:p>
    <w:p w14:paraId="5F6D5E26" w14:textId="77777777" w:rsidR="00F25A25" w:rsidRPr="00906B09" w:rsidRDefault="00F25A25" w:rsidP="00982AC6">
      <w:pPr>
        <w:ind w:left="3408"/>
      </w:pPr>
      <w:r w:rsidRPr="00906B09">
        <w:tab/>
        <w:t>(Default=max of data values for X axis)</w:t>
      </w:r>
    </w:p>
    <w:p w14:paraId="01C1C5BB" w14:textId="77777777" w:rsidR="00F25A25" w:rsidRPr="00906B09" w:rsidRDefault="00F25A25" w:rsidP="00F25A25"/>
    <w:p w14:paraId="01CB35F5" w14:textId="77777777" w:rsidR="00982AC6" w:rsidRPr="00906B09" w:rsidRDefault="00982AC6" w:rsidP="00F25A25"/>
    <w:p w14:paraId="6BE1B31F" w14:textId="77777777" w:rsidR="00982AC6" w:rsidRPr="00906B09" w:rsidRDefault="00982AC6" w:rsidP="00F25A25"/>
    <w:p w14:paraId="4CA1A929" w14:textId="77777777" w:rsidR="00982AC6" w:rsidRPr="00906B09" w:rsidRDefault="00982AC6" w:rsidP="00982AC6">
      <w:pPr>
        <w:keepNext/>
        <w:sectPr w:rsidR="00982AC6" w:rsidRPr="00906B09" w:rsidSect="003A3291">
          <w:type w:val="continuous"/>
          <w:pgSz w:w="11907" w:h="16840" w:code="9"/>
          <w:pgMar w:top="1418" w:right="1134" w:bottom="1418" w:left="1134" w:header="709" w:footer="399" w:gutter="0"/>
          <w:cols w:space="708"/>
          <w:docGrid w:linePitch="360"/>
        </w:sectPr>
      </w:pPr>
    </w:p>
    <w:p w14:paraId="70E37AA9" w14:textId="77777777" w:rsidR="00982AC6" w:rsidRPr="00906B09" w:rsidRDefault="00F25A25" w:rsidP="00982AC6">
      <w:pPr>
        <w:keepNext/>
        <w:rPr>
          <w:b/>
        </w:rPr>
      </w:pPr>
      <w:r w:rsidRPr="00906B09">
        <w:rPr>
          <w:b/>
        </w:rPr>
        <w:lastRenderedPageBreak/>
        <w:t>DISPLAY_YMINVALUE</w:t>
      </w:r>
    </w:p>
    <w:p w14:paraId="61E58D65" w14:textId="77777777" w:rsidR="00F25A25" w:rsidRPr="00906B09" w:rsidRDefault="00F25A25" w:rsidP="00982AC6">
      <w:pPr>
        <w:keepNext/>
      </w:pPr>
      <w:r w:rsidRPr="00906B09">
        <w:lastRenderedPageBreak/>
        <w:t>Type : Flt</w:t>
      </w:r>
      <w:r w:rsidRPr="00906B09">
        <w:tab/>
        <w:t>Count : [0-1]</w:t>
      </w:r>
    </w:p>
    <w:p w14:paraId="3E6E3A07" w14:textId="77777777" w:rsidR="00982AC6" w:rsidRPr="00906B09" w:rsidRDefault="00982AC6" w:rsidP="00982AC6">
      <w:pPr>
        <w:keepNext/>
        <w:sectPr w:rsidR="00982AC6" w:rsidRPr="00906B09" w:rsidSect="00982AC6">
          <w:type w:val="continuous"/>
          <w:pgSz w:w="11907" w:h="16840" w:code="9"/>
          <w:pgMar w:top="1418" w:right="1134" w:bottom="1418" w:left="1134" w:header="709" w:footer="399" w:gutter="0"/>
          <w:cols w:num="2" w:space="708" w:equalWidth="0">
            <w:col w:w="3119" w:space="708"/>
            <w:col w:w="5812"/>
          </w:cols>
          <w:docGrid w:linePitch="360"/>
        </w:sectPr>
      </w:pPr>
    </w:p>
    <w:p w14:paraId="25B4EC52" w14:textId="77777777" w:rsidR="00F25A25" w:rsidRPr="00906B09" w:rsidRDefault="00F25A25" w:rsidP="00982AC6">
      <w:pPr>
        <w:keepNext/>
        <w:ind w:left="3408"/>
      </w:pPr>
      <w:r w:rsidRPr="00906B09">
        <w:lastRenderedPageBreak/>
        <w:tab/>
        <w:t>Minimum Y coordinate value to use in XY plot.</w:t>
      </w:r>
    </w:p>
    <w:p w14:paraId="28DACE19" w14:textId="77777777" w:rsidR="00F25A25" w:rsidRPr="00906B09" w:rsidRDefault="00F25A25" w:rsidP="00982AC6">
      <w:pPr>
        <w:ind w:left="3408"/>
      </w:pPr>
      <w:r w:rsidRPr="00906B09">
        <w:tab/>
        <w:t>(Default=min of data values for Y axis)</w:t>
      </w:r>
    </w:p>
    <w:p w14:paraId="6D21536C" w14:textId="77777777" w:rsidR="00F25A25" w:rsidRPr="00906B09" w:rsidRDefault="00F25A25" w:rsidP="00F25A25"/>
    <w:p w14:paraId="328A34DF" w14:textId="77777777" w:rsidR="00982AC6" w:rsidRPr="00906B09" w:rsidRDefault="00982AC6" w:rsidP="00F25A25">
      <w:pPr>
        <w:sectPr w:rsidR="00982AC6" w:rsidRPr="00906B09" w:rsidSect="003A3291">
          <w:type w:val="continuous"/>
          <w:pgSz w:w="11907" w:h="16840" w:code="9"/>
          <w:pgMar w:top="1418" w:right="1134" w:bottom="1418" w:left="1134" w:header="709" w:footer="399" w:gutter="0"/>
          <w:cols w:space="708"/>
          <w:docGrid w:linePitch="360"/>
        </w:sectPr>
      </w:pPr>
    </w:p>
    <w:p w14:paraId="7B1B125E" w14:textId="77777777" w:rsidR="00982AC6" w:rsidRPr="00906B09" w:rsidRDefault="00F25A25" w:rsidP="00F25A25">
      <w:pPr>
        <w:rPr>
          <w:b/>
        </w:rPr>
      </w:pPr>
      <w:r w:rsidRPr="00906B09">
        <w:rPr>
          <w:b/>
        </w:rPr>
        <w:lastRenderedPageBreak/>
        <w:t>DISPLAY_Y</w:t>
      </w:r>
      <w:r w:rsidR="00982AC6" w:rsidRPr="00906B09">
        <w:rPr>
          <w:b/>
        </w:rPr>
        <w:t>MAXVALUE</w:t>
      </w:r>
    </w:p>
    <w:p w14:paraId="589CABAA" w14:textId="77777777" w:rsidR="00F25A25" w:rsidRPr="00906B09" w:rsidRDefault="00F25A25" w:rsidP="00F25A25">
      <w:r w:rsidRPr="00906B09">
        <w:lastRenderedPageBreak/>
        <w:t>Type : Flt</w:t>
      </w:r>
      <w:r w:rsidRPr="00906B09">
        <w:tab/>
        <w:t>Count : [0-1]</w:t>
      </w:r>
    </w:p>
    <w:p w14:paraId="0D727AFE" w14:textId="77777777" w:rsidR="00982AC6" w:rsidRPr="00906B09" w:rsidRDefault="00982AC6" w:rsidP="00F25A25">
      <w:pPr>
        <w:sectPr w:rsidR="00982AC6" w:rsidRPr="00906B09" w:rsidSect="00982AC6">
          <w:type w:val="continuous"/>
          <w:pgSz w:w="11907" w:h="16840" w:code="9"/>
          <w:pgMar w:top="1418" w:right="1134" w:bottom="1418" w:left="1134" w:header="709" w:footer="399" w:gutter="0"/>
          <w:cols w:num="2" w:space="708" w:equalWidth="0">
            <w:col w:w="3119" w:space="708"/>
            <w:col w:w="5812"/>
          </w:cols>
          <w:docGrid w:linePitch="360"/>
        </w:sectPr>
      </w:pPr>
    </w:p>
    <w:p w14:paraId="7BE51AC4" w14:textId="77777777" w:rsidR="00F25A25" w:rsidRPr="00906B09" w:rsidRDefault="00F25A25" w:rsidP="00982AC6">
      <w:pPr>
        <w:ind w:left="3408"/>
      </w:pPr>
      <w:r w:rsidRPr="00906B09">
        <w:lastRenderedPageBreak/>
        <w:tab/>
        <w:t>Maximum Y coordinate value to use in XY plot.</w:t>
      </w:r>
    </w:p>
    <w:p w14:paraId="1F40CFC2" w14:textId="77777777" w:rsidR="00F25A25" w:rsidRPr="00906B09" w:rsidRDefault="00F25A25" w:rsidP="00982AC6">
      <w:pPr>
        <w:ind w:left="3408"/>
      </w:pPr>
      <w:r w:rsidRPr="00906B09">
        <w:tab/>
        <w:t>(Default=max of data values for Y axis)</w:t>
      </w:r>
    </w:p>
    <w:p w14:paraId="146F1760" w14:textId="77777777" w:rsidR="00F25A25" w:rsidRPr="00906B09" w:rsidRDefault="00F25A25" w:rsidP="00F25A25"/>
    <w:p w14:paraId="04E085CF" w14:textId="77777777" w:rsidR="00982AC6" w:rsidRPr="00906B09" w:rsidRDefault="00982AC6" w:rsidP="00F25A25">
      <w:pPr>
        <w:sectPr w:rsidR="00982AC6" w:rsidRPr="00906B09" w:rsidSect="003A3291">
          <w:type w:val="continuous"/>
          <w:pgSz w:w="11907" w:h="16840" w:code="9"/>
          <w:pgMar w:top="1418" w:right="1134" w:bottom="1418" w:left="1134" w:header="709" w:footer="399" w:gutter="0"/>
          <w:cols w:space="708"/>
          <w:docGrid w:linePitch="360"/>
        </w:sectPr>
      </w:pPr>
    </w:p>
    <w:p w14:paraId="347A1810" w14:textId="77777777" w:rsidR="00982AC6" w:rsidRPr="00906B09" w:rsidRDefault="00982AC6" w:rsidP="00F25A25">
      <w:pPr>
        <w:rPr>
          <w:b/>
        </w:rPr>
      </w:pPr>
      <w:r w:rsidRPr="00906B09">
        <w:rPr>
          <w:b/>
        </w:rPr>
        <w:lastRenderedPageBreak/>
        <w:t>DISPLAY_XLABEL</w:t>
      </w:r>
    </w:p>
    <w:p w14:paraId="4AF9EAB0" w14:textId="77777777" w:rsidR="00F25A25" w:rsidRPr="00906B09" w:rsidRDefault="00F25A25" w:rsidP="00F25A25">
      <w:r w:rsidRPr="00906B09">
        <w:lastRenderedPageBreak/>
        <w:t>Type : Str</w:t>
      </w:r>
      <w:r w:rsidRPr="00906B09">
        <w:tab/>
        <w:t>Count : [0-1]</w:t>
      </w:r>
    </w:p>
    <w:p w14:paraId="70AD49B6" w14:textId="77777777" w:rsidR="00982AC6" w:rsidRPr="00906B09" w:rsidRDefault="00982AC6" w:rsidP="00F25A25">
      <w:pPr>
        <w:sectPr w:rsidR="00982AC6" w:rsidRPr="00906B09" w:rsidSect="00982AC6">
          <w:type w:val="continuous"/>
          <w:pgSz w:w="11907" w:h="16840" w:code="9"/>
          <w:pgMar w:top="1418" w:right="1134" w:bottom="1418" w:left="1134" w:header="709" w:footer="399" w:gutter="0"/>
          <w:cols w:num="2" w:space="708" w:equalWidth="0">
            <w:col w:w="3119" w:space="708"/>
            <w:col w:w="5812"/>
          </w:cols>
          <w:docGrid w:linePitch="360"/>
        </w:sectPr>
      </w:pPr>
    </w:p>
    <w:p w14:paraId="42F1BAE9" w14:textId="77777777" w:rsidR="00F25A25" w:rsidRPr="00906B09" w:rsidRDefault="00F25A25" w:rsidP="00982AC6">
      <w:pPr>
        <w:ind w:left="3408"/>
      </w:pPr>
      <w:r w:rsidRPr="00906B09">
        <w:lastRenderedPageBreak/>
        <w:tab/>
        <w:t>X axis label to be displayed.</w:t>
      </w:r>
    </w:p>
    <w:p w14:paraId="4E9C56C8" w14:textId="77777777" w:rsidR="00F25A25" w:rsidRPr="00906B09" w:rsidRDefault="00F25A25" w:rsidP="00982AC6">
      <w:pPr>
        <w:ind w:left="3408"/>
      </w:pPr>
      <w:r w:rsidRPr="00906B09">
        <w:tab/>
        <w:t>(Default=field title or field name)</w:t>
      </w:r>
    </w:p>
    <w:p w14:paraId="5EBA2433" w14:textId="77777777" w:rsidR="00F25A25" w:rsidRPr="00906B09" w:rsidRDefault="00F25A25" w:rsidP="00F25A25"/>
    <w:p w14:paraId="260BA7CC" w14:textId="77777777" w:rsidR="00982AC6" w:rsidRPr="00906B09" w:rsidRDefault="00982AC6" w:rsidP="00F25A25">
      <w:pPr>
        <w:sectPr w:rsidR="00982AC6" w:rsidRPr="00906B09" w:rsidSect="003A3291">
          <w:type w:val="continuous"/>
          <w:pgSz w:w="11907" w:h="16840" w:code="9"/>
          <w:pgMar w:top="1418" w:right="1134" w:bottom="1418" w:left="1134" w:header="709" w:footer="399" w:gutter="0"/>
          <w:cols w:space="708"/>
          <w:docGrid w:linePitch="360"/>
        </w:sectPr>
      </w:pPr>
    </w:p>
    <w:p w14:paraId="28310CD6" w14:textId="77777777" w:rsidR="00982AC6" w:rsidRPr="00906B09" w:rsidRDefault="00982AC6" w:rsidP="00F25A25">
      <w:pPr>
        <w:rPr>
          <w:b/>
        </w:rPr>
      </w:pPr>
      <w:r w:rsidRPr="00906B09">
        <w:rPr>
          <w:b/>
        </w:rPr>
        <w:lastRenderedPageBreak/>
        <w:t>DISPLAY_YLABEL</w:t>
      </w:r>
    </w:p>
    <w:p w14:paraId="7CC62B68" w14:textId="77777777" w:rsidR="00F25A25" w:rsidRPr="00906B09" w:rsidRDefault="00F25A25" w:rsidP="00F25A25">
      <w:r w:rsidRPr="00906B09">
        <w:lastRenderedPageBreak/>
        <w:t>Type : Str</w:t>
      </w:r>
      <w:r w:rsidRPr="00906B09">
        <w:tab/>
        <w:t>Count : [0-1]</w:t>
      </w:r>
    </w:p>
    <w:p w14:paraId="597C216D" w14:textId="77777777" w:rsidR="00982AC6" w:rsidRPr="00906B09" w:rsidRDefault="00982AC6" w:rsidP="00F25A25">
      <w:pPr>
        <w:sectPr w:rsidR="00982AC6" w:rsidRPr="00906B09" w:rsidSect="00982AC6">
          <w:type w:val="continuous"/>
          <w:pgSz w:w="11907" w:h="16840" w:code="9"/>
          <w:pgMar w:top="1418" w:right="1134" w:bottom="1418" w:left="1134" w:header="709" w:footer="399" w:gutter="0"/>
          <w:cols w:num="2" w:space="708" w:equalWidth="0">
            <w:col w:w="3119" w:space="708"/>
            <w:col w:w="5812"/>
          </w:cols>
          <w:docGrid w:linePitch="360"/>
        </w:sectPr>
      </w:pPr>
    </w:p>
    <w:p w14:paraId="0A1B3B20" w14:textId="77777777" w:rsidR="00F25A25" w:rsidRPr="00906B09" w:rsidRDefault="00F25A25" w:rsidP="00982AC6">
      <w:pPr>
        <w:ind w:left="3408"/>
      </w:pPr>
      <w:r w:rsidRPr="00906B09">
        <w:lastRenderedPageBreak/>
        <w:tab/>
        <w:t>Y axis label to be displayed.</w:t>
      </w:r>
    </w:p>
    <w:p w14:paraId="51B7FD03" w14:textId="77777777" w:rsidR="00F25A25" w:rsidRPr="00906B09" w:rsidRDefault="00F25A25" w:rsidP="00982AC6">
      <w:pPr>
        <w:ind w:left="3408"/>
      </w:pPr>
      <w:r w:rsidRPr="00906B09">
        <w:tab/>
        <w:t>(Default=field title or field name)</w:t>
      </w:r>
    </w:p>
    <w:p w14:paraId="1A723362" w14:textId="77777777" w:rsidR="00F25A25" w:rsidRPr="00906B09" w:rsidRDefault="00F25A25" w:rsidP="00F25A25"/>
    <w:p w14:paraId="2A2A0188" w14:textId="77777777" w:rsidR="00263B7E" w:rsidRPr="00906B09" w:rsidRDefault="00263B7E" w:rsidP="00F25A25">
      <w:pPr>
        <w:sectPr w:rsidR="00263B7E" w:rsidRPr="00906B09" w:rsidSect="003A3291">
          <w:type w:val="continuous"/>
          <w:pgSz w:w="11907" w:h="16840" w:code="9"/>
          <w:pgMar w:top="1418" w:right="1134" w:bottom="1418" w:left="1134" w:header="709" w:footer="399" w:gutter="0"/>
          <w:cols w:space="708"/>
          <w:docGrid w:linePitch="360"/>
        </w:sectPr>
      </w:pPr>
    </w:p>
    <w:p w14:paraId="28898A76" w14:textId="77777777" w:rsidR="00263B7E" w:rsidRPr="00906B09" w:rsidRDefault="00263B7E" w:rsidP="00F25A25">
      <w:pPr>
        <w:rPr>
          <w:b/>
        </w:rPr>
      </w:pPr>
      <w:r w:rsidRPr="00906B09">
        <w:rPr>
          <w:b/>
        </w:rPr>
        <w:lastRenderedPageBreak/>
        <w:t>DISPLAY_XTICKS</w:t>
      </w:r>
    </w:p>
    <w:p w14:paraId="3F91925B" w14:textId="77777777" w:rsidR="00F25A25" w:rsidRPr="00906B09" w:rsidRDefault="00F25A25" w:rsidP="00F25A25">
      <w:r w:rsidRPr="00906B09">
        <w:lastRenderedPageBreak/>
        <w:t>Type : Int</w:t>
      </w:r>
      <w:r w:rsidRPr="00906B09">
        <w:tab/>
        <w:t>Count : [0-1]</w:t>
      </w:r>
    </w:p>
    <w:p w14:paraId="4EA87D75" w14:textId="77777777" w:rsidR="00263B7E" w:rsidRPr="00906B09" w:rsidRDefault="00263B7E" w:rsidP="00F25A25">
      <w:pPr>
        <w:sectPr w:rsidR="00263B7E" w:rsidRPr="00906B09" w:rsidSect="00263B7E">
          <w:type w:val="continuous"/>
          <w:pgSz w:w="11907" w:h="16840" w:code="9"/>
          <w:pgMar w:top="1418" w:right="1134" w:bottom="1418" w:left="1134" w:header="709" w:footer="399" w:gutter="0"/>
          <w:cols w:num="2" w:space="708" w:equalWidth="0">
            <w:col w:w="3119" w:space="708"/>
            <w:col w:w="5812"/>
          </w:cols>
          <w:docGrid w:linePitch="360"/>
        </w:sectPr>
      </w:pPr>
    </w:p>
    <w:p w14:paraId="30E1C786" w14:textId="77777777" w:rsidR="00F25A25" w:rsidRPr="00906B09" w:rsidRDefault="00F25A25" w:rsidP="00263B7E">
      <w:pPr>
        <w:ind w:left="3408"/>
      </w:pPr>
      <w:r w:rsidRPr="00906B09">
        <w:lastRenderedPageBreak/>
        <w:tab/>
        <w:t>Number of ticks for the X axis.</w:t>
      </w:r>
    </w:p>
    <w:p w14:paraId="60B0273C" w14:textId="77777777" w:rsidR="00F25A25" w:rsidRPr="00906B09" w:rsidRDefault="00F25A25" w:rsidP="00263B7E">
      <w:pPr>
        <w:ind w:left="3408"/>
      </w:pPr>
      <w:r w:rsidRPr="00906B09">
        <w:tab/>
        <w:t>(Default=6)</w:t>
      </w:r>
    </w:p>
    <w:p w14:paraId="60DE148B" w14:textId="77777777" w:rsidR="00F25A25" w:rsidRPr="00906B09" w:rsidRDefault="00F25A25" w:rsidP="00F25A25"/>
    <w:p w14:paraId="42C6F9FA" w14:textId="77777777" w:rsidR="00D536F5" w:rsidRPr="00906B09" w:rsidRDefault="00D536F5" w:rsidP="00F25A25">
      <w:pPr>
        <w:sectPr w:rsidR="00D536F5" w:rsidRPr="00906B09" w:rsidSect="003A3291">
          <w:type w:val="continuous"/>
          <w:pgSz w:w="11907" w:h="16840" w:code="9"/>
          <w:pgMar w:top="1418" w:right="1134" w:bottom="1418" w:left="1134" w:header="709" w:footer="399" w:gutter="0"/>
          <w:cols w:space="708"/>
          <w:docGrid w:linePitch="360"/>
        </w:sectPr>
      </w:pPr>
    </w:p>
    <w:p w14:paraId="6670D1B9" w14:textId="77777777" w:rsidR="00D536F5" w:rsidRPr="00906B09" w:rsidRDefault="00D536F5" w:rsidP="00F25A25">
      <w:pPr>
        <w:rPr>
          <w:b/>
        </w:rPr>
      </w:pPr>
      <w:r w:rsidRPr="00906B09">
        <w:rPr>
          <w:b/>
        </w:rPr>
        <w:lastRenderedPageBreak/>
        <w:t>DISPLAY_YTICKS</w:t>
      </w:r>
    </w:p>
    <w:p w14:paraId="112A8140" w14:textId="77777777" w:rsidR="00F25A25" w:rsidRPr="00906B09" w:rsidRDefault="00F25A25" w:rsidP="00F25A25">
      <w:r w:rsidRPr="00906B09">
        <w:lastRenderedPageBreak/>
        <w:t>Type : Int</w:t>
      </w:r>
      <w:r w:rsidRPr="00906B09">
        <w:tab/>
        <w:t>Count : [0-1]</w:t>
      </w:r>
    </w:p>
    <w:p w14:paraId="26AD1BF7" w14:textId="77777777" w:rsidR="00D536F5" w:rsidRPr="00906B09" w:rsidRDefault="00D536F5" w:rsidP="00F25A25">
      <w:pPr>
        <w:sectPr w:rsidR="00D536F5" w:rsidRPr="00906B09" w:rsidSect="00D536F5">
          <w:type w:val="continuous"/>
          <w:pgSz w:w="11907" w:h="16840" w:code="9"/>
          <w:pgMar w:top="1418" w:right="1134" w:bottom="1418" w:left="1134" w:header="709" w:footer="399" w:gutter="0"/>
          <w:cols w:num="2" w:space="708" w:equalWidth="0">
            <w:col w:w="3119" w:space="708"/>
            <w:col w:w="5812"/>
          </w:cols>
          <w:docGrid w:linePitch="360"/>
        </w:sectPr>
      </w:pPr>
    </w:p>
    <w:p w14:paraId="5A16908C" w14:textId="77777777" w:rsidR="00F25A25" w:rsidRPr="00906B09" w:rsidRDefault="00F25A25" w:rsidP="00D536F5">
      <w:pPr>
        <w:ind w:left="3408"/>
      </w:pPr>
      <w:r w:rsidRPr="00906B09">
        <w:lastRenderedPageBreak/>
        <w:tab/>
        <w:t>Number of ticks for the Y axis.</w:t>
      </w:r>
    </w:p>
    <w:p w14:paraId="2EB41F15" w14:textId="77777777" w:rsidR="00F25A25" w:rsidRPr="00906B09" w:rsidRDefault="00F25A25" w:rsidP="00D536F5">
      <w:pPr>
        <w:ind w:left="3408"/>
      </w:pPr>
      <w:r w:rsidRPr="00906B09">
        <w:tab/>
        <w:t>(Default=6)</w:t>
      </w:r>
    </w:p>
    <w:p w14:paraId="4F192266" w14:textId="77777777" w:rsidR="00F25A25" w:rsidRPr="00906B09" w:rsidRDefault="00F25A25" w:rsidP="00F25A25"/>
    <w:p w14:paraId="12497E9F" w14:textId="77777777" w:rsidR="00F37744" w:rsidRPr="00906B09" w:rsidRDefault="00F37744" w:rsidP="00F25A25">
      <w:pPr>
        <w:sectPr w:rsidR="00F37744" w:rsidRPr="00906B09" w:rsidSect="003A3291">
          <w:type w:val="continuous"/>
          <w:pgSz w:w="11907" w:h="16840" w:code="9"/>
          <w:pgMar w:top="1418" w:right="1134" w:bottom="1418" w:left="1134" w:header="709" w:footer="399" w:gutter="0"/>
          <w:cols w:space="708"/>
          <w:docGrid w:linePitch="360"/>
        </w:sectPr>
      </w:pPr>
    </w:p>
    <w:p w14:paraId="288B4BE4" w14:textId="77777777" w:rsidR="00F37744" w:rsidRPr="00906B09" w:rsidRDefault="00F25A25" w:rsidP="00F25A25">
      <w:pPr>
        <w:rPr>
          <w:b/>
        </w:rPr>
      </w:pPr>
      <w:r w:rsidRPr="00906B09">
        <w:rPr>
          <w:b/>
        </w:rPr>
        <w:lastRenderedPageBreak/>
        <w:t>DISPLAY_NAME</w:t>
      </w:r>
      <w:r w:rsidRPr="00906B09">
        <w:rPr>
          <w:b/>
        </w:rPr>
        <w:tab/>
      </w:r>
    </w:p>
    <w:p w14:paraId="02EB312A" w14:textId="77777777" w:rsidR="00F25A25" w:rsidRPr="00906B09" w:rsidRDefault="00F25A25" w:rsidP="00F25A25">
      <w:r w:rsidRPr="00906B09">
        <w:lastRenderedPageBreak/>
        <w:t>Type : Str</w:t>
      </w:r>
      <w:r w:rsidRPr="00906B09">
        <w:tab/>
        <w:t>Count : [0-n]=W</w:t>
      </w:r>
    </w:p>
    <w:p w14:paraId="13C9C8BD" w14:textId="77777777" w:rsidR="00F37744" w:rsidRPr="00906B09" w:rsidRDefault="00F37744" w:rsidP="00F25A25">
      <w:pPr>
        <w:sectPr w:rsidR="00F37744" w:rsidRPr="00906B09" w:rsidSect="00F37744">
          <w:type w:val="continuous"/>
          <w:pgSz w:w="11907" w:h="16840" w:code="9"/>
          <w:pgMar w:top="1418" w:right="1134" w:bottom="1418" w:left="1134" w:header="709" w:footer="399" w:gutter="0"/>
          <w:cols w:num="2" w:space="708" w:equalWidth="0">
            <w:col w:w="3119" w:space="708"/>
            <w:col w:w="5812"/>
          </w:cols>
          <w:docGrid w:linePitch="360"/>
        </w:sectPr>
      </w:pPr>
    </w:p>
    <w:p w14:paraId="3F26C225" w14:textId="77777777" w:rsidR="00F25A25" w:rsidRPr="00906B09" w:rsidRDefault="00F25A25" w:rsidP="00F37744">
      <w:pPr>
        <w:ind w:left="3408"/>
      </w:pPr>
      <w:r w:rsidRPr="00906B09">
        <w:lastRenderedPageBreak/>
        <w:tab/>
        <w:t>Field name to be displayed.</w:t>
      </w:r>
    </w:p>
    <w:p w14:paraId="4CF2DADC" w14:textId="77777777" w:rsidR="00F25A25" w:rsidRPr="00906B09" w:rsidRDefault="00F25A25" w:rsidP="00F25A25"/>
    <w:p w14:paraId="1BC30676" w14:textId="77777777" w:rsidR="00F37744" w:rsidRPr="00906B09" w:rsidRDefault="00F37744" w:rsidP="00F25A25">
      <w:pPr>
        <w:sectPr w:rsidR="00F37744" w:rsidRPr="00906B09" w:rsidSect="003A3291">
          <w:type w:val="continuous"/>
          <w:pgSz w:w="11907" w:h="16840" w:code="9"/>
          <w:pgMar w:top="1418" w:right="1134" w:bottom="1418" w:left="1134" w:header="709" w:footer="399" w:gutter="0"/>
          <w:cols w:space="708"/>
          <w:docGrid w:linePitch="360"/>
        </w:sectPr>
      </w:pPr>
    </w:p>
    <w:p w14:paraId="23DB9CDC" w14:textId="77777777" w:rsidR="00F37744" w:rsidRPr="00906B09" w:rsidRDefault="00F25A25" w:rsidP="00F25A25">
      <w:pPr>
        <w:rPr>
          <w:b/>
        </w:rPr>
      </w:pPr>
      <w:r w:rsidRPr="00906B09">
        <w:rPr>
          <w:b/>
        </w:rPr>
        <w:lastRenderedPageBreak/>
        <w:t>DISPLAY_OPACITY</w:t>
      </w:r>
      <w:r w:rsidRPr="00906B09">
        <w:rPr>
          <w:b/>
        </w:rPr>
        <w:tab/>
      </w:r>
    </w:p>
    <w:p w14:paraId="3B1D5C0B" w14:textId="77777777" w:rsidR="00F25A25" w:rsidRPr="00906B09" w:rsidRDefault="00F25A25" w:rsidP="00F25A25">
      <w:r w:rsidRPr="00906B09">
        <w:lastRenderedPageBreak/>
        <w:t>Type : Flt</w:t>
      </w:r>
      <w:r w:rsidRPr="00906B09">
        <w:tab/>
        <w:t>Count : 0 or W</w:t>
      </w:r>
    </w:p>
    <w:p w14:paraId="7060EDB5" w14:textId="77777777" w:rsidR="00F37744" w:rsidRPr="00906B09" w:rsidRDefault="00F37744" w:rsidP="00F25A25">
      <w:pPr>
        <w:sectPr w:rsidR="00F37744" w:rsidRPr="00906B09" w:rsidSect="00F37744">
          <w:type w:val="continuous"/>
          <w:pgSz w:w="11907" w:h="16840" w:code="9"/>
          <w:pgMar w:top="1418" w:right="1134" w:bottom="1418" w:left="1134" w:header="709" w:footer="399" w:gutter="0"/>
          <w:cols w:num="2" w:space="708" w:equalWidth="0">
            <w:col w:w="3119" w:space="708"/>
            <w:col w:w="5812"/>
          </w:cols>
          <w:docGrid w:linePitch="360"/>
        </w:sectPr>
      </w:pPr>
    </w:p>
    <w:p w14:paraId="518C1F2E" w14:textId="77777777" w:rsidR="00F25A25" w:rsidRPr="00906B09" w:rsidRDefault="00F25A25" w:rsidP="00F37744">
      <w:pPr>
        <w:ind w:left="3408"/>
      </w:pPr>
      <w:r w:rsidRPr="00906B09">
        <w:lastRenderedPageBreak/>
        <w:tab/>
        <w:t>Opacity of the color value map image:</w:t>
      </w:r>
    </w:p>
    <w:p w14:paraId="07950D3E" w14:textId="77777777" w:rsidR="00F25A25" w:rsidRPr="00906B09" w:rsidRDefault="00F25A25" w:rsidP="00F37744">
      <w:pPr>
        <w:ind w:left="3408"/>
      </w:pPr>
      <w:r w:rsidRPr="00906B09">
        <w:tab/>
        <w:t>1.0 color is totally opaque</w:t>
      </w:r>
    </w:p>
    <w:p w14:paraId="7C29BBB7" w14:textId="77777777" w:rsidR="00F25A25" w:rsidRPr="00906B09" w:rsidRDefault="00F25A25" w:rsidP="00F37744">
      <w:pPr>
        <w:ind w:left="3408"/>
      </w:pPr>
      <w:r w:rsidRPr="00906B09">
        <w:tab/>
        <w:t>0.0 is completely transparent.</w:t>
      </w:r>
    </w:p>
    <w:p w14:paraId="68136486" w14:textId="77777777" w:rsidR="00F25A25" w:rsidRPr="00906B09" w:rsidRDefault="00F25A25" w:rsidP="00F37744">
      <w:pPr>
        <w:ind w:left="3408"/>
      </w:pPr>
      <w:r w:rsidRPr="00906B09">
        <w:tab/>
        <w:t>(Default=0.7)</w:t>
      </w:r>
    </w:p>
    <w:p w14:paraId="4B044B0F" w14:textId="77777777" w:rsidR="00F25A25" w:rsidRPr="00906B09" w:rsidRDefault="00F25A25" w:rsidP="00F25A25"/>
    <w:p w14:paraId="7EC06B3E" w14:textId="77777777" w:rsidR="00F37744" w:rsidRPr="00906B09" w:rsidRDefault="00F37744" w:rsidP="00F25A25">
      <w:pPr>
        <w:sectPr w:rsidR="00F37744" w:rsidRPr="00906B09" w:rsidSect="003A3291">
          <w:type w:val="continuous"/>
          <w:pgSz w:w="11907" w:h="16840" w:code="9"/>
          <w:pgMar w:top="1418" w:right="1134" w:bottom="1418" w:left="1134" w:header="709" w:footer="399" w:gutter="0"/>
          <w:cols w:space="708"/>
          <w:docGrid w:linePitch="360"/>
        </w:sectPr>
      </w:pPr>
    </w:p>
    <w:p w14:paraId="36DF1FD6" w14:textId="77777777" w:rsidR="00F37744" w:rsidRPr="00906B09" w:rsidRDefault="00F25A25" w:rsidP="00F25A25">
      <w:pPr>
        <w:rPr>
          <w:b/>
        </w:rPr>
      </w:pPr>
      <w:r w:rsidRPr="00906B09">
        <w:rPr>
          <w:b/>
        </w:rPr>
        <w:lastRenderedPageBreak/>
        <w:t>DISPLAY_MINVAL</w:t>
      </w:r>
      <w:r w:rsidR="00F37744" w:rsidRPr="00906B09">
        <w:rPr>
          <w:b/>
        </w:rPr>
        <w:t>UE</w:t>
      </w:r>
    </w:p>
    <w:p w14:paraId="28D52764" w14:textId="77777777" w:rsidR="00F25A25" w:rsidRPr="00906B09" w:rsidRDefault="00F25A25" w:rsidP="00F25A25">
      <w:r w:rsidRPr="00906B09">
        <w:lastRenderedPageBreak/>
        <w:t>Type : Flt</w:t>
      </w:r>
      <w:r w:rsidRPr="00906B09">
        <w:tab/>
        <w:t>Count : 0 or W</w:t>
      </w:r>
    </w:p>
    <w:p w14:paraId="1454E838" w14:textId="77777777" w:rsidR="00F37744" w:rsidRPr="00906B09" w:rsidRDefault="00F37744" w:rsidP="00F25A25">
      <w:pPr>
        <w:sectPr w:rsidR="00F37744" w:rsidRPr="00906B09" w:rsidSect="00F37744">
          <w:type w:val="continuous"/>
          <w:pgSz w:w="11907" w:h="16840" w:code="9"/>
          <w:pgMar w:top="1418" w:right="1134" w:bottom="1418" w:left="1134" w:header="709" w:footer="399" w:gutter="0"/>
          <w:cols w:num="2" w:space="708" w:equalWidth="0">
            <w:col w:w="3119" w:space="708"/>
            <w:col w:w="5812"/>
          </w:cols>
          <w:docGrid w:linePitch="360"/>
        </w:sectPr>
      </w:pPr>
    </w:p>
    <w:p w14:paraId="185D6B5C" w14:textId="77777777" w:rsidR="00F25A25" w:rsidRPr="00906B09" w:rsidRDefault="00F25A25" w:rsidP="00F37744">
      <w:pPr>
        <w:ind w:left="3408"/>
      </w:pPr>
      <w:r w:rsidRPr="00906B09">
        <w:lastRenderedPageBreak/>
        <w:tab/>
        <w:t>Minimum color table value to use in plot.</w:t>
      </w:r>
    </w:p>
    <w:p w14:paraId="52EC790B" w14:textId="77777777" w:rsidR="00F25A25" w:rsidRPr="00906B09" w:rsidRDefault="00F25A25" w:rsidP="00F37744">
      <w:pPr>
        <w:ind w:left="3408"/>
      </w:pPr>
      <w:r w:rsidRPr="00906B09">
        <w:tab/>
        <w:t>(Default=min of data values)</w:t>
      </w:r>
    </w:p>
    <w:p w14:paraId="54EC85EB" w14:textId="77777777" w:rsidR="00F25A25" w:rsidRPr="00906B09" w:rsidRDefault="00F25A25" w:rsidP="00F25A25"/>
    <w:p w14:paraId="10DA69EE" w14:textId="77777777" w:rsidR="00F37744" w:rsidRPr="00906B09" w:rsidRDefault="00F37744" w:rsidP="00F25A25">
      <w:pPr>
        <w:sectPr w:rsidR="00F37744" w:rsidRPr="00906B09" w:rsidSect="003A3291">
          <w:type w:val="continuous"/>
          <w:pgSz w:w="11907" w:h="16840" w:code="9"/>
          <w:pgMar w:top="1418" w:right="1134" w:bottom="1418" w:left="1134" w:header="709" w:footer="399" w:gutter="0"/>
          <w:cols w:space="708"/>
          <w:docGrid w:linePitch="360"/>
        </w:sectPr>
      </w:pPr>
    </w:p>
    <w:p w14:paraId="261E95F8" w14:textId="77777777" w:rsidR="00F37744" w:rsidRPr="00906B09" w:rsidRDefault="00F37744" w:rsidP="00F25A25">
      <w:pPr>
        <w:rPr>
          <w:b/>
        </w:rPr>
      </w:pPr>
      <w:r w:rsidRPr="00906B09">
        <w:rPr>
          <w:b/>
        </w:rPr>
        <w:lastRenderedPageBreak/>
        <w:t>DISPLAY_MAXVALUE</w:t>
      </w:r>
    </w:p>
    <w:p w14:paraId="7E6C2202" w14:textId="77777777" w:rsidR="00F25A25" w:rsidRPr="00906B09" w:rsidRDefault="00F25A25" w:rsidP="00F25A25">
      <w:r w:rsidRPr="00906B09">
        <w:lastRenderedPageBreak/>
        <w:t>Type : Flt</w:t>
      </w:r>
      <w:r w:rsidRPr="00906B09">
        <w:tab/>
        <w:t>Count : 0 or W</w:t>
      </w:r>
    </w:p>
    <w:p w14:paraId="15619B8B" w14:textId="77777777" w:rsidR="00F37744" w:rsidRPr="00906B09" w:rsidRDefault="00F37744" w:rsidP="00F25A25">
      <w:pPr>
        <w:sectPr w:rsidR="00F37744" w:rsidRPr="00906B09" w:rsidSect="00F37744">
          <w:type w:val="continuous"/>
          <w:pgSz w:w="11907" w:h="16840" w:code="9"/>
          <w:pgMar w:top="1418" w:right="1134" w:bottom="1418" w:left="1134" w:header="709" w:footer="399" w:gutter="0"/>
          <w:cols w:num="2" w:space="708" w:equalWidth="0">
            <w:col w:w="3119" w:space="708"/>
            <w:col w:w="5812"/>
          </w:cols>
          <w:docGrid w:linePitch="360"/>
        </w:sectPr>
      </w:pPr>
    </w:p>
    <w:p w14:paraId="5C98DDDD" w14:textId="77777777" w:rsidR="00F25A25" w:rsidRPr="00906B09" w:rsidRDefault="00F25A25" w:rsidP="00F37744">
      <w:pPr>
        <w:ind w:left="3408"/>
      </w:pPr>
      <w:r w:rsidRPr="00906B09">
        <w:lastRenderedPageBreak/>
        <w:tab/>
        <w:t>Maximum color table value to use in plot.</w:t>
      </w:r>
    </w:p>
    <w:p w14:paraId="6F84543A" w14:textId="77777777" w:rsidR="00F25A25" w:rsidRPr="00906B09" w:rsidRDefault="00F25A25" w:rsidP="00F37744">
      <w:pPr>
        <w:ind w:left="3408"/>
      </w:pPr>
      <w:r w:rsidRPr="00906B09">
        <w:tab/>
        <w:t>(Default=max of data values)</w:t>
      </w:r>
    </w:p>
    <w:p w14:paraId="42A03952" w14:textId="77777777" w:rsidR="002D14B6" w:rsidRPr="00906B09" w:rsidRDefault="002D14B6" w:rsidP="00F25A25">
      <w:pPr>
        <w:sectPr w:rsidR="002D14B6" w:rsidRPr="00906B09" w:rsidSect="003A3291">
          <w:type w:val="continuous"/>
          <w:pgSz w:w="11907" w:h="16840" w:code="9"/>
          <w:pgMar w:top="1418" w:right="1134" w:bottom="1418" w:left="1134" w:header="709" w:footer="399" w:gutter="0"/>
          <w:cols w:space="708"/>
          <w:docGrid w:linePitch="360"/>
        </w:sectPr>
      </w:pPr>
    </w:p>
    <w:p w14:paraId="17C3C932" w14:textId="77777777" w:rsidR="002D14B6" w:rsidRPr="00906B09" w:rsidRDefault="002D14B6" w:rsidP="00F25A25">
      <w:pPr>
        <w:rPr>
          <w:b/>
        </w:rPr>
      </w:pPr>
      <w:r w:rsidRPr="00906B09">
        <w:rPr>
          <w:b/>
        </w:rPr>
        <w:lastRenderedPageBreak/>
        <w:t>DISPLAY_NUMCOLORLABELS</w:t>
      </w:r>
    </w:p>
    <w:p w14:paraId="4D0A44CD" w14:textId="77777777" w:rsidR="00F25A25" w:rsidRPr="00906B09" w:rsidRDefault="00F25A25" w:rsidP="00F25A25">
      <w:r w:rsidRPr="00906B09">
        <w:lastRenderedPageBreak/>
        <w:t>Type : Int</w:t>
      </w:r>
      <w:r w:rsidRPr="00906B09">
        <w:tab/>
        <w:t>Count : 0 or W</w:t>
      </w:r>
    </w:p>
    <w:p w14:paraId="1DFE4ACF" w14:textId="77777777" w:rsidR="002D14B6" w:rsidRPr="00906B09" w:rsidRDefault="002D14B6" w:rsidP="00F25A25">
      <w:pPr>
        <w:sectPr w:rsidR="002D14B6" w:rsidRPr="00906B09" w:rsidSect="002D14B6">
          <w:type w:val="continuous"/>
          <w:pgSz w:w="11907" w:h="16840" w:code="9"/>
          <w:pgMar w:top="1418" w:right="1134" w:bottom="1418" w:left="1134" w:header="709" w:footer="399" w:gutter="0"/>
          <w:cols w:num="2" w:space="708" w:equalWidth="0">
            <w:col w:w="3119" w:space="708"/>
            <w:col w:w="5812"/>
          </w:cols>
          <w:docGrid w:linePitch="360"/>
        </w:sectPr>
      </w:pPr>
    </w:p>
    <w:p w14:paraId="3F88B4FA" w14:textId="77777777" w:rsidR="00F25A25" w:rsidRPr="00906B09" w:rsidRDefault="00F25A25" w:rsidP="002D14B6">
      <w:pPr>
        <w:ind w:left="3408"/>
      </w:pPr>
      <w:r w:rsidRPr="00906B09">
        <w:lastRenderedPageBreak/>
        <w:tab/>
        <w:t>Number of labels shown on the plot's color bar.</w:t>
      </w:r>
    </w:p>
    <w:p w14:paraId="7A93A31F" w14:textId="77777777" w:rsidR="00F25A25" w:rsidRPr="00906B09" w:rsidRDefault="00F25A25" w:rsidP="002D14B6">
      <w:pPr>
        <w:ind w:left="3408"/>
      </w:pPr>
      <w:r w:rsidRPr="00906B09">
        <w:tab/>
        <w:t>(Default=2)</w:t>
      </w:r>
    </w:p>
    <w:p w14:paraId="0CE5E755" w14:textId="77777777" w:rsidR="00F25A25" w:rsidRPr="00906B09" w:rsidRDefault="00F25A25" w:rsidP="00F25A25"/>
    <w:p w14:paraId="6AE86026" w14:textId="77777777" w:rsidR="0073092A" w:rsidRPr="00906B09" w:rsidRDefault="0073092A" w:rsidP="00F25A25">
      <w:pPr>
        <w:sectPr w:rsidR="0073092A" w:rsidRPr="00906B09" w:rsidSect="003A3291">
          <w:type w:val="continuous"/>
          <w:pgSz w:w="11907" w:h="16840" w:code="9"/>
          <w:pgMar w:top="1418" w:right="1134" w:bottom="1418" w:left="1134" w:header="709" w:footer="399" w:gutter="0"/>
          <w:cols w:space="708"/>
          <w:docGrid w:linePitch="360"/>
        </w:sectPr>
      </w:pPr>
    </w:p>
    <w:p w14:paraId="6FBD7B73" w14:textId="77777777" w:rsidR="0073092A" w:rsidRPr="00906B09" w:rsidRDefault="0073092A" w:rsidP="00F25A25">
      <w:pPr>
        <w:rPr>
          <w:b/>
        </w:rPr>
      </w:pPr>
      <w:r w:rsidRPr="00906B09">
        <w:rPr>
          <w:b/>
        </w:rPr>
        <w:lastRenderedPageBreak/>
        <w:t>DISPLAY_COLORTABLE</w:t>
      </w:r>
    </w:p>
    <w:p w14:paraId="5335EF79" w14:textId="77777777" w:rsidR="00F25A25" w:rsidRPr="00906B09" w:rsidRDefault="00F25A25" w:rsidP="00F25A25">
      <w:r w:rsidRPr="00906B09">
        <w:lastRenderedPageBreak/>
        <w:t>Type : Str</w:t>
      </w:r>
      <w:r w:rsidRPr="00906B09">
        <w:tab/>
        <w:t>Count : 0 or W</w:t>
      </w:r>
    </w:p>
    <w:p w14:paraId="5730E92B" w14:textId="77777777" w:rsidR="0073092A" w:rsidRPr="00906B09" w:rsidRDefault="0073092A" w:rsidP="00F25A25">
      <w:pPr>
        <w:sectPr w:rsidR="0073092A" w:rsidRPr="00906B09" w:rsidSect="0073092A">
          <w:type w:val="continuous"/>
          <w:pgSz w:w="11907" w:h="16840" w:code="9"/>
          <w:pgMar w:top="1418" w:right="1134" w:bottom="1418" w:left="1134" w:header="709" w:footer="399" w:gutter="0"/>
          <w:cols w:num="2" w:space="708" w:equalWidth="0">
            <w:col w:w="3119" w:space="708"/>
            <w:col w:w="5812"/>
          </w:cols>
          <w:docGrid w:linePitch="360"/>
        </w:sectPr>
      </w:pPr>
    </w:p>
    <w:p w14:paraId="0A6E0C43" w14:textId="77777777" w:rsidR="00F25A25" w:rsidRPr="00906B09" w:rsidRDefault="00F25A25" w:rsidP="0073092A">
      <w:pPr>
        <w:ind w:left="3408"/>
      </w:pPr>
      <w:r w:rsidRPr="00906B09">
        <w:lastRenderedPageBreak/>
        <w:tab/>
        <w:t>Name of a predefined color table:</w:t>
      </w:r>
    </w:p>
    <w:p w14:paraId="3AD9208F" w14:textId="77777777" w:rsidR="00F25A25" w:rsidRPr="00906B09" w:rsidRDefault="00F25A25" w:rsidP="0073092A">
      <w:pPr>
        <w:ind w:left="3408"/>
      </w:pPr>
      <w:r w:rsidRPr="00906B09">
        <w:tab/>
        <w:t>Aerosol</w:t>
      </w:r>
    </w:p>
    <w:p w14:paraId="36C2ECF6" w14:textId="77777777" w:rsidR="00F25A25" w:rsidRPr="00906B09" w:rsidRDefault="00F25A25" w:rsidP="0073092A">
      <w:pPr>
        <w:ind w:left="3408"/>
      </w:pPr>
      <w:r w:rsidRPr="00906B09">
        <w:tab/>
        <w:t>Blackbody</w:t>
      </w:r>
    </w:p>
    <w:p w14:paraId="6F095921" w14:textId="77777777" w:rsidR="00F25A25" w:rsidRPr="00906B09" w:rsidRDefault="00F25A25" w:rsidP="0073092A">
      <w:pPr>
        <w:ind w:left="3408"/>
      </w:pPr>
      <w:r w:rsidRPr="00906B09">
        <w:tab/>
        <w:t>BlackToWhite</w:t>
      </w:r>
    </w:p>
    <w:p w14:paraId="54AD36EE" w14:textId="77777777" w:rsidR="00F25A25" w:rsidRPr="00906B09" w:rsidRDefault="00F25A25" w:rsidP="0073092A">
      <w:pPr>
        <w:ind w:left="3408"/>
      </w:pPr>
      <w:r w:rsidRPr="00906B09">
        <w:tab/>
        <w:t>Cloud</w:t>
      </w:r>
    </w:p>
    <w:p w14:paraId="142130B0" w14:textId="77777777" w:rsidR="00F25A25" w:rsidRPr="00906B09" w:rsidRDefault="00F25A25" w:rsidP="0073092A">
      <w:pPr>
        <w:ind w:left="3408"/>
      </w:pPr>
      <w:r w:rsidRPr="00906B09">
        <w:tab/>
        <w:t>Ozone</w:t>
      </w:r>
    </w:p>
    <w:p w14:paraId="58559CD0" w14:textId="77777777" w:rsidR="00F25A25" w:rsidRPr="00906B09" w:rsidRDefault="00F25A25" w:rsidP="0073092A">
      <w:pPr>
        <w:ind w:left="3408"/>
      </w:pPr>
      <w:r w:rsidRPr="00906B09">
        <w:tab/>
        <w:t>GreenToRed</w:t>
      </w:r>
    </w:p>
    <w:p w14:paraId="676DBF56" w14:textId="77777777" w:rsidR="00F25A25" w:rsidRPr="00906B09" w:rsidRDefault="00F25A25" w:rsidP="0073092A">
      <w:pPr>
        <w:ind w:left="3408"/>
      </w:pPr>
      <w:r w:rsidRPr="00906B09">
        <w:tab/>
        <w:t>Rainbow</w:t>
      </w:r>
    </w:p>
    <w:p w14:paraId="78523608" w14:textId="77777777" w:rsidR="00F25A25" w:rsidRPr="00906B09" w:rsidRDefault="00F25A25" w:rsidP="0073092A">
      <w:pPr>
        <w:ind w:left="3408"/>
      </w:pPr>
      <w:r w:rsidRPr="00906B09">
        <w:tab/>
        <w:t>RedToGreen</w:t>
      </w:r>
    </w:p>
    <w:p w14:paraId="04EFD16A" w14:textId="77777777" w:rsidR="00F25A25" w:rsidRPr="00906B09" w:rsidRDefault="00F25A25" w:rsidP="0073092A">
      <w:pPr>
        <w:ind w:left="3408"/>
      </w:pPr>
      <w:r w:rsidRPr="00906B09">
        <w:tab/>
        <w:t>WhiteToBlack</w:t>
      </w:r>
    </w:p>
    <w:p w14:paraId="7F417066" w14:textId="77777777" w:rsidR="00F25A25" w:rsidRPr="00906B09" w:rsidRDefault="00F25A25" w:rsidP="0073092A">
      <w:pPr>
        <w:ind w:left="3408"/>
      </w:pPr>
      <w:r w:rsidRPr="00906B09">
        <w:tab/>
        <w:t>or name of a file containing the color table definition</w:t>
      </w:r>
    </w:p>
    <w:p w14:paraId="0C81EF4C" w14:textId="77777777" w:rsidR="00F25A25" w:rsidRPr="00906B09" w:rsidRDefault="00F25A25" w:rsidP="0073092A">
      <w:pPr>
        <w:ind w:left="3408"/>
      </w:pPr>
      <w:r w:rsidRPr="00906B09">
        <w:tab/>
        <w:t>(absolute or relative path).</w:t>
      </w:r>
    </w:p>
    <w:p w14:paraId="6FC5DBFF" w14:textId="77777777" w:rsidR="00F25A25" w:rsidRPr="00906B09" w:rsidRDefault="00F25A25" w:rsidP="0073092A">
      <w:pPr>
        <w:ind w:left="3408"/>
      </w:pPr>
      <w:r w:rsidRPr="00906B09">
        <w:tab/>
        <w:t>(Default=Aerosol)</w:t>
      </w:r>
    </w:p>
    <w:p w14:paraId="1495B7FB" w14:textId="77777777" w:rsidR="00F25A25" w:rsidRPr="00906B09" w:rsidRDefault="00F25A25" w:rsidP="00F25A25"/>
    <w:p w14:paraId="4EBFD2DA" w14:textId="77777777" w:rsidR="00DB445E" w:rsidRPr="00906B09" w:rsidRDefault="00DB445E" w:rsidP="00F25A25">
      <w:pPr>
        <w:sectPr w:rsidR="00DB445E" w:rsidRPr="00906B09" w:rsidSect="003A3291">
          <w:type w:val="continuous"/>
          <w:pgSz w:w="11907" w:h="16840" w:code="9"/>
          <w:pgMar w:top="1418" w:right="1134" w:bottom="1418" w:left="1134" w:header="709" w:footer="399" w:gutter="0"/>
          <w:cols w:space="708"/>
          <w:docGrid w:linePitch="360"/>
        </w:sectPr>
      </w:pPr>
    </w:p>
    <w:p w14:paraId="3008D7A7" w14:textId="77777777" w:rsidR="00DB445E" w:rsidRPr="00906B09" w:rsidRDefault="00DB445E" w:rsidP="00F25A25">
      <w:pPr>
        <w:rPr>
          <w:b/>
        </w:rPr>
      </w:pPr>
      <w:r w:rsidRPr="00906B09">
        <w:rPr>
          <w:b/>
        </w:rPr>
        <w:lastRenderedPageBreak/>
        <w:t>DISPLAY_COLORCURVE</w:t>
      </w:r>
    </w:p>
    <w:p w14:paraId="5E45EF11" w14:textId="77777777" w:rsidR="00F25A25" w:rsidRPr="00906B09" w:rsidRDefault="00F25A25" w:rsidP="00F25A25">
      <w:r w:rsidRPr="00906B09">
        <w:lastRenderedPageBreak/>
        <w:t>Type : KW5</w:t>
      </w:r>
      <w:r w:rsidRPr="00906B09">
        <w:tab/>
        <w:t>Count : 0 or W</w:t>
      </w:r>
    </w:p>
    <w:p w14:paraId="3BF1515E" w14:textId="77777777" w:rsidR="00DB445E" w:rsidRPr="00906B09" w:rsidRDefault="00DB445E" w:rsidP="00F25A25">
      <w:pPr>
        <w:sectPr w:rsidR="00DB445E" w:rsidRPr="00906B09" w:rsidSect="00DB445E">
          <w:type w:val="continuous"/>
          <w:pgSz w:w="11907" w:h="16840" w:code="9"/>
          <w:pgMar w:top="1418" w:right="1134" w:bottom="1418" w:left="1134" w:header="709" w:footer="399" w:gutter="0"/>
          <w:cols w:num="2" w:space="708" w:equalWidth="0">
            <w:col w:w="3119" w:space="708"/>
            <w:col w:w="5812"/>
          </w:cols>
          <w:docGrid w:linePitch="360"/>
        </w:sectPr>
      </w:pPr>
    </w:p>
    <w:p w14:paraId="33CB5618" w14:textId="77777777" w:rsidR="00F25A25" w:rsidRPr="00906B09" w:rsidRDefault="00F25A25" w:rsidP="00DB445E">
      <w:pPr>
        <w:ind w:left="3408"/>
      </w:pPr>
      <w:r w:rsidRPr="00906B09">
        <w:lastRenderedPageBreak/>
        <w:tab/>
        <w:t>Set the color table on a specific curve.</w:t>
      </w:r>
    </w:p>
    <w:p w14:paraId="1AB2B37C" w14:textId="77777777" w:rsidR="00F25A25" w:rsidRPr="00906B09" w:rsidRDefault="00F25A25" w:rsidP="00DB445E">
      <w:pPr>
        <w:ind w:left="3408"/>
      </w:pPr>
      <w:r w:rsidRPr="00906B09">
        <w:tab/>
        <w:t>(Default=Linear)</w:t>
      </w:r>
    </w:p>
    <w:p w14:paraId="549C4A94" w14:textId="77777777" w:rsidR="00F25A25" w:rsidRPr="00906B09" w:rsidRDefault="00F25A25" w:rsidP="00F25A25"/>
    <w:p w14:paraId="0AE5E1E4" w14:textId="77777777" w:rsidR="000F2FF4" w:rsidRPr="00906B09" w:rsidRDefault="000F2FF4" w:rsidP="00F25A25">
      <w:pPr>
        <w:sectPr w:rsidR="000F2FF4" w:rsidRPr="00906B09" w:rsidSect="003A3291">
          <w:type w:val="continuous"/>
          <w:pgSz w:w="11907" w:h="16840" w:code="9"/>
          <w:pgMar w:top="1418" w:right="1134" w:bottom="1418" w:left="1134" w:header="709" w:footer="399" w:gutter="0"/>
          <w:cols w:space="708"/>
          <w:docGrid w:linePitch="360"/>
        </w:sectPr>
      </w:pPr>
    </w:p>
    <w:p w14:paraId="30179E4D" w14:textId="77777777" w:rsidR="000F2FF4" w:rsidRPr="00906B09" w:rsidRDefault="000F2FF4" w:rsidP="00F25A25">
      <w:pPr>
        <w:rPr>
          <w:b/>
        </w:rPr>
      </w:pPr>
      <w:r w:rsidRPr="00906B09">
        <w:rPr>
          <w:b/>
        </w:rPr>
        <w:lastRenderedPageBreak/>
        <w:t>DISPLAY_CONTOUR</w:t>
      </w:r>
    </w:p>
    <w:p w14:paraId="1520CBD6" w14:textId="77777777" w:rsidR="00F25A25" w:rsidRPr="00906B09" w:rsidRDefault="00F25A25" w:rsidP="00F25A25">
      <w:r w:rsidRPr="00906B09">
        <w:lastRenderedPageBreak/>
        <w:t>Type : Bool Count : 0 or W</w:t>
      </w:r>
    </w:p>
    <w:p w14:paraId="26389EBF" w14:textId="77777777" w:rsidR="000F2FF4" w:rsidRPr="00906B09" w:rsidRDefault="000F2FF4" w:rsidP="00F25A25">
      <w:pPr>
        <w:sectPr w:rsidR="000F2FF4" w:rsidRPr="00906B09" w:rsidSect="00AD5C78">
          <w:type w:val="continuous"/>
          <w:pgSz w:w="11907" w:h="16840" w:code="9"/>
          <w:pgMar w:top="1418" w:right="1134" w:bottom="1418" w:left="1134" w:header="709" w:footer="399" w:gutter="0"/>
          <w:cols w:num="2" w:space="708" w:equalWidth="0">
            <w:col w:w="3119" w:space="708"/>
            <w:col w:w="5812"/>
          </w:cols>
          <w:docGrid w:linePitch="360"/>
        </w:sectPr>
      </w:pPr>
    </w:p>
    <w:p w14:paraId="652EBC3B" w14:textId="77777777" w:rsidR="00F25A25" w:rsidRPr="00906B09" w:rsidRDefault="00F25A25" w:rsidP="00AD5C78">
      <w:pPr>
        <w:ind w:left="3408"/>
      </w:pPr>
      <w:r w:rsidRPr="00906B09">
        <w:lastRenderedPageBreak/>
        <w:tab/>
        <w:t>Indicates if the contour layer of the field is shown or not.</w:t>
      </w:r>
    </w:p>
    <w:p w14:paraId="4CF82223" w14:textId="77777777" w:rsidR="00F25A25" w:rsidRPr="00906B09" w:rsidRDefault="00F25A25" w:rsidP="00AD5C78">
      <w:pPr>
        <w:ind w:left="3408"/>
      </w:pPr>
      <w:r w:rsidRPr="00906B09">
        <w:tab/>
        <w:t>(Default=No)</w:t>
      </w:r>
    </w:p>
    <w:p w14:paraId="66427879" w14:textId="77777777" w:rsidR="00F25A25" w:rsidRPr="00906B09" w:rsidRDefault="00F25A25" w:rsidP="00F25A25"/>
    <w:p w14:paraId="1F14990B" w14:textId="77777777" w:rsidR="008E6B48" w:rsidRPr="00906B09" w:rsidRDefault="008E6B48" w:rsidP="00F25A25">
      <w:pPr>
        <w:sectPr w:rsidR="008E6B48" w:rsidRPr="00906B09" w:rsidSect="003A3291">
          <w:type w:val="continuous"/>
          <w:pgSz w:w="11907" w:h="16840" w:code="9"/>
          <w:pgMar w:top="1418" w:right="1134" w:bottom="1418" w:left="1134" w:header="709" w:footer="399" w:gutter="0"/>
          <w:cols w:space="708"/>
          <w:docGrid w:linePitch="360"/>
        </w:sectPr>
      </w:pPr>
    </w:p>
    <w:p w14:paraId="744001BA" w14:textId="77777777" w:rsidR="008E6B48" w:rsidRPr="00906B09" w:rsidRDefault="008E6B48" w:rsidP="00F25A25">
      <w:pPr>
        <w:rPr>
          <w:b/>
        </w:rPr>
      </w:pPr>
      <w:r w:rsidRPr="00906B09">
        <w:rPr>
          <w:b/>
        </w:rPr>
        <w:lastRenderedPageBreak/>
        <w:t>DISPLAY_CONTOUR_NUMBER</w:t>
      </w:r>
    </w:p>
    <w:p w14:paraId="568F2864" w14:textId="77777777" w:rsidR="00F25A25" w:rsidRPr="00906B09" w:rsidRDefault="00F25A25" w:rsidP="00F25A25">
      <w:r w:rsidRPr="00906B09">
        <w:lastRenderedPageBreak/>
        <w:t>Type : Int</w:t>
      </w:r>
      <w:r w:rsidRPr="00906B09">
        <w:tab/>
        <w:t>Count : 0 or W</w:t>
      </w:r>
    </w:p>
    <w:p w14:paraId="4D0D6CDA" w14:textId="77777777" w:rsidR="008E6B48" w:rsidRPr="00906B09" w:rsidRDefault="008E6B48" w:rsidP="00F25A25">
      <w:pPr>
        <w:sectPr w:rsidR="008E6B48" w:rsidRPr="00906B09" w:rsidSect="008E6B48">
          <w:type w:val="continuous"/>
          <w:pgSz w:w="11907" w:h="16840" w:code="9"/>
          <w:pgMar w:top="1418" w:right="1134" w:bottom="1418" w:left="1134" w:header="709" w:footer="399" w:gutter="0"/>
          <w:cols w:num="2" w:space="708" w:equalWidth="0">
            <w:col w:w="3119" w:space="708"/>
            <w:col w:w="5812"/>
          </w:cols>
          <w:docGrid w:linePitch="360"/>
        </w:sectPr>
      </w:pPr>
    </w:p>
    <w:p w14:paraId="1715CFF3" w14:textId="77777777" w:rsidR="00F25A25" w:rsidRPr="00906B09" w:rsidRDefault="00F25A25" w:rsidP="008E6B48">
      <w:pPr>
        <w:ind w:left="3692"/>
      </w:pPr>
      <w:r w:rsidRPr="00906B09">
        <w:lastRenderedPageBreak/>
        <w:t>Number of contour lines to generate</w:t>
      </w:r>
    </w:p>
    <w:p w14:paraId="3AD74E35" w14:textId="77777777" w:rsidR="00F25A25" w:rsidRPr="00906B09" w:rsidRDefault="00F25A25" w:rsidP="008E6B48">
      <w:pPr>
        <w:ind w:left="3692"/>
      </w:pPr>
      <w:r w:rsidRPr="00906B09">
        <w:t>(equally spaced contour values between specified range</w:t>
      </w:r>
    </w:p>
    <w:p w14:paraId="70E0122E" w14:textId="77777777" w:rsidR="00F25A25" w:rsidRPr="00906B09" w:rsidRDefault="00F25A25" w:rsidP="001A2E10">
      <w:pPr>
        <w:ind w:left="3828" w:hanging="136"/>
        <w:jc w:val="left"/>
      </w:pPr>
      <w:r w:rsidRPr="00906B09">
        <w:t>See DISPLAY_CONTOUR_MINVALUE and DISPLAY_CONTOUR_MAXVALUE).</w:t>
      </w:r>
    </w:p>
    <w:p w14:paraId="5F266120" w14:textId="77777777" w:rsidR="00F25A25" w:rsidRPr="00906B09" w:rsidRDefault="00F25A25" w:rsidP="008E6B48">
      <w:pPr>
        <w:ind w:left="3692"/>
      </w:pPr>
      <w:r w:rsidRPr="00906B09">
        <w:t>(Default=5)</w:t>
      </w:r>
    </w:p>
    <w:p w14:paraId="5E68F08D" w14:textId="77777777" w:rsidR="00F25A25" w:rsidRPr="00906B09" w:rsidRDefault="00F25A25" w:rsidP="00F25A25"/>
    <w:p w14:paraId="7AE12896" w14:textId="77777777" w:rsidR="001A2E10" w:rsidRPr="00906B09" w:rsidRDefault="001A2E10" w:rsidP="00F25A25">
      <w:pPr>
        <w:sectPr w:rsidR="001A2E10" w:rsidRPr="00906B09" w:rsidSect="003A3291">
          <w:type w:val="continuous"/>
          <w:pgSz w:w="11907" w:h="16840" w:code="9"/>
          <w:pgMar w:top="1418" w:right="1134" w:bottom="1418" w:left="1134" w:header="709" w:footer="399" w:gutter="0"/>
          <w:cols w:space="708"/>
          <w:docGrid w:linePitch="360"/>
        </w:sectPr>
      </w:pPr>
    </w:p>
    <w:p w14:paraId="2ADEFAC1" w14:textId="77777777" w:rsidR="001A2E10" w:rsidRPr="00906B09" w:rsidRDefault="001A2E10" w:rsidP="00F25A25">
      <w:pPr>
        <w:rPr>
          <w:b/>
        </w:rPr>
      </w:pPr>
      <w:r w:rsidRPr="00906B09">
        <w:rPr>
          <w:b/>
        </w:rPr>
        <w:lastRenderedPageBreak/>
        <w:t>DISPLAY_CONTOUR_LABEL</w:t>
      </w:r>
    </w:p>
    <w:p w14:paraId="4746861F" w14:textId="77777777" w:rsidR="00F25A25" w:rsidRPr="00906B09" w:rsidRDefault="00F25A25" w:rsidP="00F25A25">
      <w:r w:rsidRPr="00906B09">
        <w:lastRenderedPageBreak/>
        <w:t>Type : Bool Count : 0 or W</w:t>
      </w:r>
    </w:p>
    <w:p w14:paraId="77941C17" w14:textId="77777777" w:rsidR="001A2E10" w:rsidRPr="00906B09" w:rsidRDefault="001A2E10" w:rsidP="00F25A25">
      <w:pPr>
        <w:sectPr w:rsidR="001A2E10" w:rsidRPr="00906B09" w:rsidSect="001A2E10">
          <w:type w:val="continuous"/>
          <w:pgSz w:w="11907" w:h="16840" w:code="9"/>
          <w:pgMar w:top="1418" w:right="1134" w:bottom="1418" w:left="1134" w:header="709" w:footer="399" w:gutter="0"/>
          <w:cols w:num="2" w:space="708" w:equalWidth="0">
            <w:col w:w="3119" w:space="708"/>
            <w:col w:w="5812"/>
          </w:cols>
          <w:docGrid w:linePitch="360"/>
        </w:sectPr>
      </w:pPr>
    </w:p>
    <w:p w14:paraId="08068D7A" w14:textId="77777777" w:rsidR="00F25A25" w:rsidRPr="00906B09" w:rsidRDefault="00F25A25" w:rsidP="001A2E10">
      <w:pPr>
        <w:ind w:left="3408"/>
      </w:pPr>
      <w:r w:rsidRPr="00906B09">
        <w:lastRenderedPageBreak/>
        <w:tab/>
        <w:t>Indicate if the contour labels (value) are shown or not.</w:t>
      </w:r>
    </w:p>
    <w:p w14:paraId="7E6E432E" w14:textId="77777777" w:rsidR="00F25A25" w:rsidRPr="00906B09" w:rsidRDefault="00F25A25" w:rsidP="001A2E10">
      <w:pPr>
        <w:ind w:left="3408"/>
      </w:pPr>
      <w:r w:rsidRPr="00906B09">
        <w:tab/>
        <w:t>(Default=No)</w:t>
      </w:r>
    </w:p>
    <w:p w14:paraId="67142EF3" w14:textId="77777777" w:rsidR="00F25A25" w:rsidRPr="00906B09" w:rsidRDefault="00F25A25" w:rsidP="00F25A25"/>
    <w:p w14:paraId="0C5A0835" w14:textId="77777777" w:rsidR="007A5394" w:rsidRPr="00906B09" w:rsidRDefault="007A5394" w:rsidP="00F25A25"/>
    <w:p w14:paraId="74F98A41" w14:textId="77777777" w:rsidR="007A5394" w:rsidRPr="00906B09" w:rsidRDefault="007A5394" w:rsidP="00F25A25"/>
    <w:p w14:paraId="2439D7E0" w14:textId="77777777" w:rsidR="007A5394" w:rsidRPr="00906B09" w:rsidRDefault="007A5394" w:rsidP="00F25A25">
      <w:pPr>
        <w:sectPr w:rsidR="007A5394" w:rsidRPr="00906B09" w:rsidSect="003A3291">
          <w:type w:val="continuous"/>
          <w:pgSz w:w="11907" w:h="16840" w:code="9"/>
          <w:pgMar w:top="1418" w:right="1134" w:bottom="1418" w:left="1134" w:header="709" w:footer="399" w:gutter="0"/>
          <w:cols w:space="708"/>
          <w:docGrid w:linePitch="360"/>
        </w:sectPr>
      </w:pPr>
    </w:p>
    <w:p w14:paraId="5A1B7461" w14:textId="77777777" w:rsidR="007A5394" w:rsidRPr="00906B09" w:rsidRDefault="007A5394" w:rsidP="00F25A25">
      <w:pPr>
        <w:rPr>
          <w:b/>
        </w:rPr>
      </w:pPr>
      <w:r w:rsidRPr="00906B09">
        <w:rPr>
          <w:b/>
        </w:rPr>
        <w:lastRenderedPageBreak/>
        <w:t>DISPLAY_CONTOUR_LABEL_NUMBER</w:t>
      </w:r>
    </w:p>
    <w:p w14:paraId="6A4C9C6E" w14:textId="77777777" w:rsidR="00F25A25" w:rsidRPr="00906B09" w:rsidRDefault="00F25A25" w:rsidP="00F25A25">
      <w:r w:rsidRPr="00906B09">
        <w:lastRenderedPageBreak/>
        <w:t>Type : Int</w:t>
      </w:r>
      <w:r w:rsidRPr="00906B09">
        <w:tab/>
        <w:t>Count : 0 or W</w:t>
      </w:r>
    </w:p>
    <w:p w14:paraId="181A1715" w14:textId="77777777" w:rsidR="007A5394" w:rsidRPr="00906B09" w:rsidRDefault="007A5394" w:rsidP="00F25A25">
      <w:pPr>
        <w:sectPr w:rsidR="007A5394" w:rsidRPr="00906B09" w:rsidSect="007A5394">
          <w:type w:val="continuous"/>
          <w:pgSz w:w="11907" w:h="16840" w:code="9"/>
          <w:pgMar w:top="1418" w:right="1134" w:bottom="1418" w:left="1134" w:header="709" w:footer="399" w:gutter="0"/>
          <w:cols w:num="2" w:space="708" w:equalWidth="0">
            <w:col w:w="3856" w:space="708"/>
            <w:col w:w="5075"/>
          </w:cols>
          <w:docGrid w:linePitch="360"/>
        </w:sectPr>
      </w:pPr>
    </w:p>
    <w:p w14:paraId="3BF4426B" w14:textId="77777777" w:rsidR="00F25A25" w:rsidRPr="00906B09" w:rsidRDefault="00F25A25" w:rsidP="007A5394">
      <w:pPr>
        <w:ind w:left="4260"/>
      </w:pPr>
      <w:r w:rsidRPr="00906B09">
        <w:lastRenderedPageBreak/>
        <w:tab/>
        <w:t>Number of labels on each contour.</w:t>
      </w:r>
    </w:p>
    <w:p w14:paraId="24A4C8C8" w14:textId="77777777" w:rsidR="00F25A25" w:rsidRPr="00906B09" w:rsidRDefault="00F25A25" w:rsidP="007A5394">
      <w:pPr>
        <w:ind w:left="4260"/>
      </w:pPr>
      <w:r w:rsidRPr="00906B09">
        <w:tab/>
        <w:t>(Default=1)</w:t>
      </w:r>
    </w:p>
    <w:p w14:paraId="60B76630" w14:textId="77777777" w:rsidR="00F25A25" w:rsidRPr="00906B09" w:rsidRDefault="00F25A25" w:rsidP="00F25A25"/>
    <w:p w14:paraId="76D82EDA" w14:textId="77777777" w:rsidR="00216E11" w:rsidRPr="00906B09" w:rsidRDefault="00216E11" w:rsidP="00F25A25">
      <w:pPr>
        <w:sectPr w:rsidR="00216E11" w:rsidRPr="00906B09" w:rsidSect="003A3291">
          <w:type w:val="continuous"/>
          <w:pgSz w:w="11907" w:h="16840" w:code="9"/>
          <w:pgMar w:top="1418" w:right="1134" w:bottom="1418" w:left="1134" w:header="709" w:footer="399" w:gutter="0"/>
          <w:cols w:space="708"/>
          <w:docGrid w:linePitch="360"/>
        </w:sectPr>
      </w:pPr>
    </w:p>
    <w:p w14:paraId="5E8A6538" w14:textId="77777777" w:rsidR="00216E11" w:rsidRPr="00906B09" w:rsidRDefault="00216E11" w:rsidP="00F25A25">
      <w:pPr>
        <w:rPr>
          <w:b/>
        </w:rPr>
      </w:pPr>
      <w:r w:rsidRPr="00906B09">
        <w:rPr>
          <w:b/>
        </w:rPr>
        <w:lastRenderedPageBreak/>
        <w:t>DISPLAY_CONTOUR_MINVALUE</w:t>
      </w:r>
    </w:p>
    <w:p w14:paraId="7E59F147" w14:textId="77777777" w:rsidR="00F25A25" w:rsidRPr="00906B09" w:rsidRDefault="00F25A25" w:rsidP="00F25A25">
      <w:r w:rsidRPr="00906B09">
        <w:lastRenderedPageBreak/>
        <w:t>Type : Flt</w:t>
      </w:r>
      <w:r w:rsidRPr="00906B09">
        <w:tab/>
        <w:t>Count : 0 or W</w:t>
      </w:r>
    </w:p>
    <w:p w14:paraId="5B8A2C20" w14:textId="77777777" w:rsidR="00216E11" w:rsidRPr="00906B09" w:rsidRDefault="00216E11" w:rsidP="00F25A25">
      <w:pPr>
        <w:sectPr w:rsidR="00216E11" w:rsidRPr="00906B09" w:rsidSect="00216E11">
          <w:type w:val="continuous"/>
          <w:pgSz w:w="11907" w:h="16840" w:code="9"/>
          <w:pgMar w:top="1418" w:right="1134" w:bottom="1418" w:left="1134" w:header="709" w:footer="399" w:gutter="0"/>
          <w:cols w:num="2" w:space="708" w:equalWidth="0">
            <w:col w:w="3856" w:space="708"/>
            <w:col w:w="5075"/>
          </w:cols>
          <w:docGrid w:linePitch="360"/>
        </w:sectPr>
      </w:pPr>
    </w:p>
    <w:p w14:paraId="5ECBA0DD" w14:textId="77777777" w:rsidR="00F25A25" w:rsidRPr="00906B09" w:rsidRDefault="00F25A25" w:rsidP="00216E11">
      <w:pPr>
        <w:ind w:left="4260"/>
      </w:pPr>
      <w:r w:rsidRPr="00906B09">
        <w:lastRenderedPageBreak/>
        <w:tab/>
        <w:t>Minimum value to use to contour calculation.</w:t>
      </w:r>
    </w:p>
    <w:p w14:paraId="44E724F0" w14:textId="77777777" w:rsidR="00F25A25" w:rsidRPr="00906B09" w:rsidRDefault="00F25A25" w:rsidP="00216E11">
      <w:pPr>
        <w:ind w:left="4260"/>
      </w:pPr>
      <w:r w:rsidRPr="00906B09">
        <w:tab/>
        <w:t>Default values are the same as the color scale one.</w:t>
      </w:r>
    </w:p>
    <w:p w14:paraId="7280DF2E" w14:textId="77777777" w:rsidR="00F25A25" w:rsidRPr="00906B09" w:rsidRDefault="00F25A25" w:rsidP="00216E11">
      <w:pPr>
        <w:ind w:left="4260"/>
      </w:pPr>
      <w:r w:rsidRPr="00906B09">
        <w:tab/>
        <w:t>(Default=min of data values)</w:t>
      </w:r>
    </w:p>
    <w:p w14:paraId="54FED94D" w14:textId="77777777" w:rsidR="00F25A25" w:rsidRPr="00906B09" w:rsidRDefault="00F25A25" w:rsidP="00F25A25"/>
    <w:p w14:paraId="4FE346E6" w14:textId="77777777" w:rsidR="004F37E7" w:rsidRPr="00906B09" w:rsidRDefault="004F37E7" w:rsidP="00F25A25">
      <w:pPr>
        <w:sectPr w:rsidR="004F37E7" w:rsidRPr="00906B09" w:rsidSect="003A3291">
          <w:type w:val="continuous"/>
          <w:pgSz w:w="11907" w:h="16840" w:code="9"/>
          <w:pgMar w:top="1418" w:right="1134" w:bottom="1418" w:left="1134" w:header="709" w:footer="399" w:gutter="0"/>
          <w:cols w:space="708"/>
          <w:docGrid w:linePitch="360"/>
        </w:sectPr>
      </w:pPr>
    </w:p>
    <w:p w14:paraId="5D23BCEB" w14:textId="77777777" w:rsidR="004F37E7" w:rsidRPr="00906B09" w:rsidRDefault="004F37E7" w:rsidP="00F25A25">
      <w:pPr>
        <w:rPr>
          <w:b/>
        </w:rPr>
      </w:pPr>
      <w:r w:rsidRPr="00906B09">
        <w:rPr>
          <w:b/>
        </w:rPr>
        <w:lastRenderedPageBreak/>
        <w:t>DISPLAY_CONTOUR_MAXVALUE</w:t>
      </w:r>
    </w:p>
    <w:p w14:paraId="3F137BA2" w14:textId="77777777" w:rsidR="00F25A25" w:rsidRPr="00906B09" w:rsidRDefault="00F25A25" w:rsidP="00F25A25">
      <w:r w:rsidRPr="00906B09">
        <w:lastRenderedPageBreak/>
        <w:t>Type : Flt</w:t>
      </w:r>
      <w:r w:rsidRPr="00906B09">
        <w:tab/>
        <w:t>Count : 0 or W</w:t>
      </w:r>
    </w:p>
    <w:p w14:paraId="697ABDC8" w14:textId="77777777" w:rsidR="004F37E7" w:rsidRPr="00906B09" w:rsidRDefault="004F37E7" w:rsidP="00F25A25">
      <w:pPr>
        <w:sectPr w:rsidR="004F37E7" w:rsidRPr="00906B09" w:rsidSect="004F37E7">
          <w:type w:val="continuous"/>
          <w:pgSz w:w="11907" w:h="16840" w:code="9"/>
          <w:pgMar w:top="1418" w:right="1134" w:bottom="1418" w:left="1134" w:header="709" w:footer="399" w:gutter="0"/>
          <w:cols w:num="2" w:space="708" w:equalWidth="0">
            <w:col w:w="3856" w:space="708"/>
            <w:col w:w="5075"/>
          </w:cols>
          <w:docGrid w:linePitch="360"/>
        </w:sectPr>
      </w:pPr>
    </w:p>
    <w:p w14:paraId="24CF89E2" w14:textId="77777777" w:rsidR="00F25A25" w:rsidRPr="00906B09" w:rsidRDefault="00F25A25" w:rsidP="004F37E7">
      <w:pPr>
        <w:ind w:left="4260"/>
      </w:pPr>
      <w:r w:rsidRPr="00906B09">
        <w:lastRenderedPageBreak/>
        <w:tab/>
        <w:t>Maximum value to use to contour calculation.</w:t>
      </w:r>
    </w:p>
    <w:p w14:paraId="48E96FFA" w14:textId="77777777" w:rsidR="00F25A25" w:rsidRPr="00906B09" w:rsidRDefault="00F25A25" w:rsidP="004F37E7">
      <w:pPr>
        <w:ind w:left="4260"/>
      </w:pPr>
      <w:r w:rsidRPr="00906B09">
        <w:tab/>
        <w:t>Default values are the same as the color scale one.</w:t>
      </w:r>
    </w:p>
    <w:p w14:paraId="3E79B199" w14:textId="77777777" w:rsidR="00F25A25" w:rsidRPr="00906B09" w:rsidRDefault="00F25A25" w:rsidP="004F37E7">
      <w:pPr>
        <w:ind w:left="4260"/>
      </w:pPr>
      <w:r w:rsidRPr="00906B09">
        <w:tab/>
        <w:t>(Default=max of data values)</w:t>
      </w:r>
    </w:p>
    <w:p w14:paraId="5D9F0403" w14:textId="77777777" w:rsidR="00F25A25" w:rsidRPr="00906B09" w:rsidRDefault="00F25A25" w:rsidP="00F25A25"/>
    <w:p w14:paraId="3869C13B" w14:textId="77777777" w:rsidR="00B13AFB" w:rsidRPr="00906B09" w:rsidRDefault="00B13AFB" w:rsidP="00F25A25">
      <w:pPr>
        <w:sectPr w:rsidR="00B13AFB" w:rsidRPr="00906B09" w:rsidSect="003A3291">
          <w:type w:val="continuous"/>
          <w:pgSz w:w="11907" w:h="16840" w:code="9"/>
          <w:pgMar w:top="1418" w:right="1134" w:bottom="1418" w:left="1134" w:header="709" w:footer="399" w:gutter="0"/>
          <w:cols w:space="708"/>
          <w:docGrid w:linePitch="360"/>
        </w:sectPr>
      </w:pPr>
    </w:p>
    <w:p w14:paraId="4C26BB9D" w14:textId="77777777" w:rsidR="00B13AFB" w:rsidRPr="00906B09" w:rsidRDefault="00B13AFB" w:rsidP="00F25A25">
      <w:pPr>
        <w:rPr>
          <w:b/>
        </w:rPr>
      </w:pPr>
      <w:r w:rsidRPr="00906B09">
        <w:rPr>
          <w:b/>
        </w:rPr>
        <w:lastRenderedPageBreak/>
        <w:t>DISPLAY_SOLID_COLOR</w:t>
      </w:r>
    </w:p>
    <w:p w14:paraId="04F8654F" w14:textId="77777777" w:rsidR="00F25A25" w:rsidRPr="00906B09" w:rsidRDefault="00F25A25" w:rsidP="00F25A25">
      <w:r w:rsidRPr="00906B09">
        <w:lastRenderedPageBreak/>
        <w:t>Type : Bool Count : 0 or W</w:t>
      </w:r>
    </w:p>
    <w:p w14:paraId="4853310F" w14:textId="77777777" w:rsidR="00B13AFB" w:rsidRPr="00906B09" w:rsidRDefault="00B13AFB" w:rsidP="00F25A25">
      <w:pPr>
        <w:sectPr w:rsidR="00B13AFB" w:rsidRPr="00906B09" w:rsidSect="00B13AFB">
          <w:type w:val="continuous"/>
          <w:pgSz w:w="11907" w:h="16840" w:code="9"/>
          <w:pgMar w:top="1418" w:right="1134" w:bottom="1418" w:left="1134" w:header="709" w:footer="399" w:gutter="0"/>
          <w:cols w:num="2" w:space="708" w:equalWidth="0">
            <w:col w:w="3856" w:space="708"/>
            <w:col w:w="5075"/>
          </w:cols>
          <w:docGrid w:linePitch="360"/>
        </w:sectPr>
      </w:pPr>
    </w:p>
    <w:p w14:paraId="3A8DF07B" w14:textId="77777777" w:rsidR="00F25A25" w:rsidRPr="00906B09" w:rsidRDefault="00F25A25" w:rsidP="00B13AFB">
      <w:pPr>
        <w:ind w:left="4260"/>
      </w:pPr>
      <w:r w:rsidRPr="00906B09">
        <w:lastRenderedPageBreak/>
        <w:tab/>
        <w:t>Indicates if color layer of the field is shown or not.</w:t>
      </w:r>
    </w:p>
    <w:p w14:paraId="724F64F7" w14:textId="77777777" w:rsidR="00F25A25" w:rsidRPr="00906B09" w:rsidRDefault="00F25A25" w:rsidP="00B13AFB">
      <w:pPr>
        <w:ind w:left="4260"/>
      </w:pPr>
      <w:r w:rsidRPr="00906B09">
        <w:tab/>
        <w:t>(Default=Yes)</w:t>
      </w:r>
    </w:p>
    <w:p w14:paraId="6AE1401A" w14:textId="77777777" w:rsidR="00F25A25" w:rsidRPr="00906B09" w:rsidRDefault="00F25A25" w:rsidP="00F25A25"/>
    <w:p w14:paraId="5E6526B2" w14:textId="77777777" w:rsidR="00675BB6" w:rsidRPr="00906B09" w:rsidRDefault="00675BB6" w:rsidP="00F25A25">
      <w:pPr>
        <w:sectPr w:rsidR="00675BB6" w:rsidRPr="00906B09" w:rsidSect="003A3291">
          <w:type w:val="continuous"/>
          <w:pgSz w:w="11907" w:h="16840" w:code="9"/>
          <w:pgMar w:top="1418" w:right="1134" w:bottom="1418" w:left="1134" w:header="709" w:footer="399" w:gutter="0"/>
          <w:cols w:space="708"/>
          <w:docGrid w:linePitch="360"/>
        </w:sectPr>
      </w:pPr>
    </w:p>
    <w:p w14:paraId="698A613D" w14:textId="77777777" w:rsidR="00675BB6" w:rsidRPr="00906B09" w:rsidRDefault="00F25A25" w:rsidP="00F25A25">
      <w:pPr>
        <w:rPr>
          <w:b/>
        </w:rPr>
      </w:pPr>
      <w:r w:rsidRPr="00906B09">
        <w:rPr>
          <w:b/>
        </w:rPr>
        <w:lastRenderedPageBreak/>
        <w:t>DISPLAY_EAST_COMPONENT</w:t>
      </w:r>
    </w:p>
    <w:p w14:paraId="7CC1548C" w14:textId="77777777" w:rsidR="00F25A25" w:rsidRPr="00906B09" w:rsidRDefault="00F25A25" w:rsidP="00F25A25">
      <w:r w:rsidRPr="00906B09">
        <w:lastRenderedPageBreak/>
        <w:t>Type : Bool       Count : 0 or W</w:t>
      </w:r>
    </w:p>
    <w:p w14:paraId="1FD57493" w14:textId="77777777" w:rsidR="00675BB6" w:rsidRPr="00906B09" w:rsidRDefault="00675BB6" w:rsidP="00F25A25">
      <w:pPr>
        <w:sectPr w:rsidR="00675BB6" w:rsidRPr="00906B09" w:rsidSect="00675BB6">
          <w:type w:val="continuous"/>
          <w:pgSz w:w="11907" w:h="16840" w:code="9"/>
          <w:pgMar w:top="1418" w:right="1134" w:bottom="1418" w:left="1134" w:header="709" w:footer="399" w:gutter="0"/>
          <w:cols w:num="2" w:space="708" w:equalWidth="0">
            <w:col w:w="3856" w:space="708"/>
            <w:col w:w="5075"/>
          </w:cols>
          <w:docGrid w:linePitch="360"/>
        </w:sectPr>
      </w:pPr>
    </w:p>
    <w:p w14:paraId="5AE5ECAA" w14:textId="77777777" w:rsidR="00F25A25" w:rsidRPr="00906B09" w:rsidRDefault="00F25A25" w:rsidP="00675BB6">
      <w:pPr>
        <w:ind w:left="4544"/>
      </w:pPr>
      <w:r w:rsidRPr="00906B09">
        <w:lastRenderedPageBreak/>
        <w:t>Indicates if this field is the East component of a vector plot.</w:t>
      </w:r>
    </w:p>
    <w:p w14:paraId="41B5179D" w14:textId="77777777" w:rsidR="00F25A25" w:rsidRPr="00906B09" w:rsidRDefault="00F25A25" w:rsidP="00675BB6">
      <w:pPr>
        <w:ind w:left="4544"/>
      </w:pPr>
      <w:r w:rsidRPr="00906B09">
        <w:t>(Default=No)</w:t>
      </w:r>
    </w:p>
    <w:p w14:paraId="5B57C46A" w14:textId="77777777" w:rsidR="00F25A25" w:rsidRPr="00906B09" w:rsidRDefault="00F25A25" w:rsidP="00F25A25"/>
    <w:p w14:paraId="5117034E" w14:textId="77777777" w:rsidR="005F0577" w:rsidRPr="00906B09" w:rsidRDefault="005F0577" w:rsidP="00F25A25">
      <w:pPr>
        <w:sectPr w:rsidR="005F0577" w:rsidRPr="00906B09" w:rsidSect="003A3291">
          <w:type w:val="continuous"/>
          <w:pgSz w:w="11907" w:h="16840" w:code="9"/>
          <w:pgMar w:top="1418" w:right="1134" w:bottom="1418" w:left="1134" w:header="709" w:footer="399" w:gutter="0"/>
          <w:cols w:space="708"/>
          <w:docGrid w:linePitch="360"/>
        </w:sectPr>
      </w:pPr>
    </w:p>
    <w:p w14:paraId="7AE69748" w14:textId="77777777" w:rsidR="005F0577" w:rsidRPr="00906B09" w:rsidRDefault="00F25A25" w:rsidP="00F25A25">
      <w:pPr>
        <w:rPr>
          <w:b/>
        </w:rPr>
      </w:pPr>
      <w:r w:rsidRPr="00906B09">
        <w:rPr>
          <w:b/>
        </w:rPr>
        <w:lastRenderedPageBreak/>
        <w:t>DISPLAY_NORTH_COMPONENT</w:t>
      </w:r>
    </w:p>
    <w:p w14:paraId="7B469E16" w14:textId="77777777" w:rsidR="00F25A25" w:rsidRPr="00906B09" w:rsidRDefault="00F25A25" w:rsidP="00F25A25">
      <w:r w:rsidRPr="00906B09">
        <w:lastRenderedPageBreak/>
        <w:t>Type : Bool       Count : 0 or W</w:t>
      </w:r>
    </w:p>
    <w:p w14:paraId="5F2BB8C9" w14:textId="77777777" w:rsidR="005F0577" w:rsidRPr="00906B09" w:rsidRDefault="005F0577" w:rsidP="00F25A25">
      <w:pPr>
        <w:sectPr w:rsidR="005F0577" w:rsidRPr="00906B09" w:rsidSect="005F0577">
          <w:type w:val="continuous"/>
          <w:pgSz w:w="11907" w:h="16840" w:code="9"/>
          <w:pgMar w:top="1418" w:right="1134" w:bottom="1418" w:left="1134" w:header="709" w:footer="399" w:gutter="0"/>
          <w:cols w:num="2" w:space="708" w:equalWidth="0">
            <w:col w:w="3856" w:space="708"/>
            <w:col w:w="5075"/>
          </w:cols>
          <w:docGrid w:linePitch="360"/>
        </w:sectPr>
      </w:pPr>
    </w:p>
    <w:p w14:paraId="2B5CEE88" w14:textId="77777777" w:rsidR="00F25A25" w:rsidRPr="00906B09" w:rsidRDefault="00F25A25" w:rsidP="005F0577">
      <w:pPr>
        <w:ind w:left="4544"/>
      </w:pPr>
      <w:r w:rsidRPr="00906B09">
        <w:lastRenderedPageBreak/>
        <w:t>Indicates if this field is the North component of a vector plot.</w:t>
      </w:r>
    </w:p>
    <w:p w14:paraId="2737A662" w14:textId="77777777" w:rsidR="00F25A25" w:rsidRPr="00906B09" w:rsidRDefault="00F25A25" w:rsidP="005F0577">
      <w:pPr>
        <w:ind w:left="4544"/>
      </w:pPr>
      <w:r w:rsidRPr="00906B09">
        <w:t>(Default=No)</w:t>
      </w:r>
    </w:p>
    <w:p w14:paraId="1CF6C250" w14:textId="77777777" w:rsidR="00F25A25" w:rsidRPr="00906B09" w:rsidRDefault="00F25A25" w:rsidP="00F25A25"/>
    <w:p w14:paraId="41894031" w14:textId="77777777" w:rsidR="005E3792" w:rsidRPr="00906B09" w:rsidRDefault="005E3792" w:rsidP="00F25A25">
      <w:pPr>
        <w:sectPr w:rsidR="005E3792" w:rsidRPr="00906B09" w:rsidSect="003A3291">
          <w:type w:val="continuous"/>
          <w:pgSz w:w="11907" w:h="16840" w:code="9"/>
          <w:pgMar w:top="1418" w:right="1134" w:bottom="1418" w:left="1134" w:header="709" w:footer="399" w:gutter="0"/>
          <w:cols w:space="708"/>
          <w:docGrid w:linePitch="360"/>
        </w:sectPr>
      </w:pPr>
    </w:p>
    <w:p w14:paraId="49707C6E" w14:textId="77777777" w:rsidR="005E3792" w:rsidRPr="00906B09" w:rsidRDefault="005E3792" w:rsidP="00F25A25">
      <w:pPr>
        <w:rPr>
          <w:b/>
        </w:rPr>
      </w:pPr>
      <w:r w:rsidRPr="00906B09">
        <w:rPr>
          <w:b/>
        </w:rPr>
        <w:lastRenderedPageBreak/>
        <w:t>DISPLAY_COLOR</w:t>
      </w:r>
    </w:p>
    <w:p w14:paraId="7B625FA0" w14:textId="77777777" w:rsidR="00F25A25" w:rsidRPr="00906B09" w:rsidRDefault="00F25A25" w:rsidP="00F25A25">
      <w:r w:rsidRPr="00906B09">
        <w:lastRenderedPageBreak/>
        <w:t>Type : KW7</w:t>
      </w:r>
      <w:r w:rsidRPr="00906B09">
        <w:tab/>
        <w:t>Count : 0 or W</w:t>
      </w:r>
    </w:p>
    <w:p w14:paraId="07FB6AE6" w14:textId="77777777" w:rsidR="005E3792" w:rsidRPr="00906B09" w:rsidRDefault="005E3792" w:rsidP="00F25A25">
      <w:pPr>
        <w:sectPr w:rsidR="005E3792" w:rsidRPr="00906B09" w:rsidSect="005E3792">
          <w:type w:val="continuous"/>
          <w:pgSz w:w="11907" w:h="16840" w:code="9"/>
          <w:pgMar w:top="1418" w:right="1134" w:bottom="1418" w:left="1134" w:header="709" w:footer="399" w:gutter="0"/>
          <w:cols w:num="2" w:space="708" w:equalWidth="0">
            <w:col w:w="3856" w:space="708"/>
            <w:col w:w="5075"/>
          </w:cols>
          <w:docGrid w:linePitch="360"/>
        </w:sectPr>
      </w:pPr>
    </w:p>
    <w:p w14:paraId="5340B113" w14:textId="77777777" w:rsidR="00F25A25" w:rsidRPr="00906B09" w:rsidRDefault="00F25A25" w:rsidP="005E3792">
      <w:pPr>
        <w:ind w:left="4260"/>
      </w:pPr>
      <w:r w:rsidRPr="00906B09">
        <w:lastRenderedPageBreak/>
        <w:tab/>
        <w:t>Color name of the XY plot field.</w:t>
      </w:r>
    </w:p>
    <w:p w14:paraId="73D61697" w14:textId="77777777" w:rsidR="00F25A25" w:rsidRPr="00906B09" w:rsidRDefault="00F25A25" w:rsidP="005E3792">
      <w:pPr>
        <w:ind w:left="4260"/>
      </w:pPr>
      <w:r w:rsidRPr="00906B09">
        <w:tab/>
        <w:t>(Default=randow color)</w:t>
      </w:r>
    </w:p>
    <w:p w14:paraId="772DA63F" w14:textId="77777777" w:rsidR="00F25A25" w:rsidRPr="00906B09" w:rsidRDefault="00F25A25" w:rsidP="00F25A25"/>
    <w:p w14:paraId="2D4FC7C8" w14:textId="77777777" w:rsidR="003527AD" w:rsidRPr="00906B09" w:rsidRDefault="003527AD" w:rsidP="00F25A25">
      <w:pPr>
        <w:sectPr w:rsidR="003527AD" w:rsidRPr="00906B09" w:rsidSect="003A3291">
          <w:type w:val="continuous"/>
          <w:pgSz w:w="11907" w:h="16840" w:code="9"/>
          <w:pgMar w:top="1418" w:right="1134" w:bottom="1418" w:left="1134" w:header="709" w:footer="399" w:gutter="0"/>
          <w:cols w:space="708"/>
          <w:docGrid w:linePitch="360"/>
        </w:sectPr>
      </w:pPr>
    </w:p>
    <w:p w14:paraId="68B01819" w14:textId="77777777" w:rsidR="003527AD" w:rsidRPr="00906B09" w:rsidRDefault="003527AD" w:rsidP="00F25A25">
      <w:pPr>
        <w:rPr>
          <w:b/>
        </w:rPr>
      </w:pPr>
      <w:r w:rsidRPr="00906B09">
        <w:rPr>
          <w:b/>
        </w:rPr>
        <w:lastRenderedPageBreak/>
        <w:t>DISPLAY_POINTS</w:t>
      </w:r>
    </w:p>
    <w:p w14:paraId="46996C1F" w14:textId="77777777" w:rsidR="00F25A25" w:rsidRPr="00906B09" w:rsidRDefault="00F25A25" w:rsidP="00F25A25">
      <w:r w:rsidRPr="00906B09">
        <w:lastRenderedPageBreak/>
        <w:t>Type : Bool Count : 0 or W</w:t>
      </w:r>
    </w:p>
    <w:p w14:paraId="06D5B077" w14:textId="77777777" w:rsidR="003527AD" w:rsidRPr="00906B09" w:rsidRDefault="003527AD" w:rsidP="00F25A25">
      <w:pPr>
        <w:sectPr w:rsidR="003527AD" w:rsidRPr="00906B09" w:rsidSect="003527AD">
          <w:type w:val="continuous"/>
          <w:pgSz w:w="11907" w:h="16840" w:code="9"/>
          <w:pgMar w:top="1418" w:right="1134" w:bottom="1418" w:left="1134" w:header="709" w:footer="399" w:gutter="0"/>
          <w:cols w:num="2" w:space="708" w:equalWidth="0">
            <w:col w:w="3856" w:space="708"/>
            <w:col w:w="5075"/>
          </w:cols>
          <w:docGrid w:linePitch="360"/>
        </w:sectPr>
      </w:pPr>
    </w:p>
    <w:p w14:paraId="4EDF787B" w14:textId="77777777" w:rsidR="00F25A25" w:rsidRPr="00906B09" w:rsidRDefault="00F25A25" w:rsidP="003527AD">
      <w:pPr>
        <w:ind w:left="4544"/>
      </w:pPr>
      <w:r w:rsidRPr="00906B09">
        <w:lastRenderedPageBreak/>
        <w:t>Indicates if points are displayed in a XY plot(for the field).</w:t>
      </w:r>
    </w:p>
    <w:p w14:paraId="6E1DE9D0" w14:textId="77777777" w:rsidR="00F25A25" w:rsidRPr="00906B09" w:rsidRDefault="00F25A25" w:rsidP="003527AD">
      <w:pPr>
        <w:ind w:left="4544"/>
      </w:pPr>
      <w:r w:rsidRPr="00906B09">
        <w:t>(Default=No)</w:t>
      </w:r>
    </w:p>
    <w:p w14:paraId="0C9FB652" w14:textId="77777777" w:rsidR="00F25A25" w:rsidRPr="00906B09" w:rsidRDefault="00F25A25" w:rsidP="00F25A25"/>
    <w:p w14:paraId="66220EAD" w14:textId="77777777" w:rsidR="003527AD" w:rsidRPr="00906B09" w:rsidRDefault="003527AD" w:rsidP="00F25A25">
      <w:pPr>
        <w:sectPr w:rsidR="003527AD" w:rsidRPr="00906B09" w:rsidSect="003A3291">
          <w:type w:val="continuous"/>
          <w:pgSz w:w="11907" w:h="16840" w:code="9"/>
          <w:pgMar w:top="1418" w:right="1134" w:bottom="1418" w:left="1134" w:header="709" w:footer="399" w:gutter="0"/>
          <w:cols w:space="708"/>
          <w:docGrid w:linePitch="360"/>
        </w:sectPr>
      </w:pPr>
    </w:p>
    <w:p w14:paraId="4399E71A" w14:textId="77777777" w:rsidR="003527AD" w:rsidRPr="00906B09" w:rsidRDefault="003527AD" w:rsidP="00F25A25">
      <w:pPr>
        <w:rPr>
          <w:b/>
        </w:rPr>
      </w:pPr>
      <w:r w:rsidRPr="00906B09">
        <w:rPr>
          <w:b/>
        </w:rPr>
        <w:lastRenderedPageBreak/>
        <w:t>DISPLAY_LINES</w:t>
      </w:r>
    </w:p>
    <w:p w14:paraId="0243ABA3" w14:textId="77777777" w:rsidR="00F25A25" w:rsidRPr="00906B09" w:rsidRDefault="00F25A25" w:rsidP="00F25A25">
      <w:r w:rsidRPr="00906B09">
        <w:lastRenderedPageBreak/>
        <w:t>Type : Bool Count : 0 or W</w:t>
      </w:r>
    </w:p>
    <w:p w14:paraId="791C41DC" w14:textId="77777777" w:rsidR="003527AD" w:rsidRPr="00906B09" w:rsidRDefault="003527AD" w:rsidP="00F25A25">
      <w:pPr>
        <w:sectPr w:rsidR="003527AD" w:rsidRPr="00906B09" w:rsidSect="003527AD">
          <w:type w:val="continuous"/>
          <w:pgSz w:w="11907" w:h="16840" w:code="9"/>
          <w:pgMar w:top="1418" w:right="1134" w:bottom="1418" w:left="1134" w:header="709" w:footer="399" w:gutter="0"/>
          <w:cols w:num="2" w:space="708" w:equalWidth="0">
            <w:col w:w="3856" w:space="708"/>
            <w:col w:w="5075"/>
          </w:cols>
          <w:docGrid w:linePitch="360"/>
        </w:sectPr>
      </w:pPr>
    </w:p>
    <w:p w14:paraId="4C179739" w14:textId="77777777" w:rsidR="00F25A25" w:rsidRPr="00906B09" w:rsidRDefault="00F25A25" w:rsidP="003527AD">
      <w:pPr>
        <w:ind w:left="4260"/>
      </w:pPr>
      <w:r w:rsidRPr="00906B09">
        <w:lastRenderedPageBreak/>
        <w:tab/>
        <w:t>Indicates if line is displayed in a XY plot (for the field).</w:t>
      </w:r>
    </w:p>
    <w:p w14:paraId="401151AE" w14:textId="77777777" w:rsidR="00F25A25" w:rsidRPr="00906B09" w:rsidRDefault="00F25A25" w:rsidP="003527AD">
      <w:pPr>
        <w:ind w:left="4260"/>
      </w:pPr>
      <w:r w:rsidRPr="00906B09">
        <w:tab/>
        <w:t>(Default=Yes)</w:t>
      </w:r>
    </w:p>
    <w:p w14:paraId="7377503B" w14:textId="77777777" w:rsidR="00F25A25" w:rsidRPr="00906B09" w:rsidRDefault="00F25A25" w:rsidP="00F25A25"/>
    <w:p w14:paraId="434DE756" w14:textId="77777777" w:rsidR="00A46A72" w:rsidRPr="00906B09" w:rsidRDefault="00A46A72" w:rsidP="00F25A25">
      <w:pPr>
        <w:sectPr w:rsidR="00A46A72" w:rsidRPr="00906B09" w:rsidSect="003A3291">
          <w:type w:val="continuous"/>
          <w:pgSz w:w="11907" w:h="16840" w:code="9"/>
          <w:pgMar w:top="1418" w:right="1134" w:bottom="1418" w:left="1134" w:header="709" w:footer="399" w:gutter="0"/>
          <w:cols w:space="708"/>
          <w:docGrid w:linePitch="360"/>
        </w:sectPr>
      </w:pPr>
    </w:p>
    <w:p w14:paraId="1EB0AA7B" w14:textId="77777777" w:rsidR="00A46A72" w:rsidRPr="00906B09" w:rsidRDefault="00A46A72" w:rsidP="00F25A25">
      <w:pPr>
        <w:rPr>
          <w:b/>
        </w:rPr>
      </w:pPr>
      <w:r w:rsidRPr="00906B09">
        <w:rPr>
          <w:b/>
        </w:rPr>
        <w:lastRenderedPageBreak/>
        <w:t>DISPLAY_POINTSIZE</w:t>
      </w:r>
    </w:p>
    <w:p w14:paraId="7A88FB29" w14:textId="77777777" w:rsidR="00F25A25" w:rsidRPr="00906B09" w:rsidRDefault="00F25A25" w:rsidP="00F25A25">
      <w:r w:rsidRPr="00906B09">
        <w:lastRenderedPageBreak/>
        <w:t>Type : Flt</w:t>
      </w:r>
      <w:r w:rsidRPr="00906B09">
        <w:tab/>
        <w:t>Count : 0 or W</w:t>
      </w:r>
    </w:p>
    <w:p w14:paraId="741842DC" w14:textId="77777777" w:rsidR="00A46A72" w:rsidRPr="00906B09" w:rsidRDefault="00A46A72" w:rsidP="00F25A25">
      <w:pPr>
        <w:sectPr w:rsidR="00A46A72" w:rsidRPr="00906B09" w:rsidSect="00A46A72">
          <w:type w:val="continuous"/>
          <w:pgSz w:w="11907" w:h="16840" w:code="9"/>
          <w:pgMar w:top="1418" w:right="1134" w:bottom="1418" w:left="1134" w:header="709" w:footer="399" w:gutter="0"/>
          <w:cols w:num="2" w:space="708" w:equalWidth="0">
            <w:col w:w="3856" w:space="708"/>
            <w:col w:w="5075"/>
          </w:cols>
          <w:docGrid w:linePitch="360"/>
        </w:sectPr>
      </w:pPr>
    </w:p>
    <w:p w14:paraId="61C9F292" w14:textId="77777777" w:rsidR="00F25A25" w:rsidRPr="00906B09" w:rsidRDefault="00F25A25" w:rsidP="00A46A72">
      <w:pPr>
        <w:ind w:left="4260"/>
      </w:pPr>
      <w:r w:rsidRPr="00906B09">
        <w:lastRenderedPageBreak/>
        <w:tab/>
        <w:t>Size of the points (XY plot, for the field).</w:t>
      </w:r>
    </w:p>
    <w:p w14:paraId="1B6BC699" w14:textId="77777777" w:rsidR="00F25A25" w:rsidRPr="00906B09" w:rsidRDefault="00F25A25" w:rsidP="00A46A72">
      <w:pPr>
        <w:ind w:left="4260"/>
      </w:pPr>
      <w:r w:rsidRPr="00906B09">
        <w:tab/>
        <w:t>(Default=1.0)</w:t>
      </w:r>
    </w:p>
    <w:p w14:paraId="10AEA337" w14:textId="77777777" w:rsidR="00F25A25" w:rsidRPr="00906B09" w:rsidRDefault="00F25A25" w:rsidP="00F25A25"/>
    <w:p w14:paraId="16B84156" w14:textId="77777777" w:rsidR="00C47DD5" w:rsidRPr="00906B09" w:rsidRDefault="00C47DD5" w:rsidP="00F25A25">
      <w:pPr>
        <w:sectPr w:rsidR="00C47DD5" w:rsidRPr="00906B09" w:rsidSect="003A3291">
          <w:type w:val="continuous"/>
          <w:pgSz w:w="11907" w:h="16840" w:code="9"/>
          <w:pgMar w:top="1418" w:right="1134" w:bottom="1418" w:left="1134" w:header="709" w:footer="399" w:gutter="0"/>
          <w:cols w:space="708"/>
          <w:docGrid w:linePitch="360"/>
        </w:sectPr>
      </w:pPr>
    </w:p>
    <w:p w14:paraId="35AF373E" w14:textId="77777777" w:rsidR="00C47DD5" w:rsidRPr="00906B09" w:rsidRDefault="00C47DD5" w:rsidP="00F25A25">
      <w:pPr>
        <w:rPr>
          <w:b/>
        </w:rPr>
      </w:pPr>
      <w:r w:rsidRPr="00906B09">
        <w:rPr>
          <w:b/>
        </w:rPr>
        <w:lastRenderedPageBreak/>
        <w:t>DISPLAY_LINEWIDTH</w:t>
      </w:r>
    </w:p>
    <w:p w14:paraId="1DE70571" w14:textId="77777777" w:rsidR="00F25A25" w:rsidRPr="00906B09" w:rsidRDefault="00F25A25" w:rsidP="00F25A25">
      <w:r w:rsidRPr="00906B09">
        <w:lastRenderedPageBreak/>
        <w:t>Type : Flt</w:t>
      </w:r>
      <w:r w:rsidRPr="00906B09">
        <w:tab/>
        <w:t>Count : 0 or W</w:t>
      </w:r>
    </w:p>
    <w:p w14:paraId="42C87134" w14:textId="77777777" w:rsidR="00C47DD5" w:rsidRPr="00906B09" w:rsidRDefault="00C47DD5" w:rsidP="00F25A25">
      <w:pPr>
        <w:sectPr w:rsidR="00C47DD5" w:rsidRPr="00906B09" w:rsidSect="00C47DD5">
          <w:type w:val="continuous"/>
          <w:pgSz w:w="11907" w:h="16840" w:code="9"/>
          <w:pgMar w:top="1418" w:right="1134" w:bottom="1418" w:left="1134" w:header="709" w:footer="399" w:gutter="0"/>
          <w:cols w:num="2" w:space="708" w:equalWidth="0">
            <w:col w:w="3856" w:space="708"/>
            <w:col w:w="5075"/>
          </w:cols>
          <w:docGrid w:linePitch="360"/>
        </w:sectPr>
      </w:pPr>
    </w:p>
    <w:p w14:paraId="1EABB7BA" w14:textId="77777777" w:rsidR="00F25A25" w:rsidRPr="00906B09" w:rsidRDefault="00F25A25" w:rsidP="00C47DD5">
      <w:pPr>
        <w:ind w:left="4260"/>
      </w:pPr>
      <w:r w:rsidRPr="00906B09">
        <w:lastRenderedPageBreak/>
        <w:tab/>
        <w:t>Width of the line (XY plot, for the field).</w:t>
      </w:r>
    </w:p>
    <w:p w14:paraId="3CB41A43" w14:textId="77777777" w:rsidR="00F25A25" w:rsidRPr="00906B09" w:rsidRDefault="00F25A25" w:rsidP="00C47DD5">
      <w:pPr>
        <w:ind w:left="4260"/>
      </w:pPr>
      <w:r w:rsidRPr="00906B09">
        <w:tab/>
        <w:t>(Default=0.8)</w:t>
      </w:r>
    </w:p>
    <w:p w14:paraId="64603EF3" w14:textId="77777777" w:rsidR="00F25A25" w:rsidRPr="00906B09" w:rsidRDefault="00F25A25" w:rsidP="00F25A25"/>
    <w:p w14:paraId="5B5BDC79" w14:textId="77777777" w:rsidR="00B678E6" w:rsidRPr="00906B09" w:rsidRDefault="00B678E6" w:rsidP="00F25A25">
      <w:pPr>
        <w:sectPr w:rsidR="00B678E6" w:rsidRPr="00906B09" w:rsidSect="003A3291">
          <w:type w:val="continuous"/>
          <w:pgSz w:w="11907" w:h="16840" w:code="9"/>
          <w:pgMar w:top="1418" w:right="1134" w:bottom="1418" w:left="1134" w:header="709" w:footer="399" w:gutter="0"/>
          <w:cols w:space="708"/>
          <w:docGrid w:linePitch="360"/>
        </w:sectPr>
      </w:pPr>
    </w:p>
    <w:p w14:paraId="6E25F2E2" w14:textId="77777777" w:rsidR="00B678E6" w:rsidRPr="00906B09" w:rsidRDefault="00B678E6" w:rsidP="00F25A25">
      <w:pPr>
        <w:rPr>
          <w:b/>
        </w:rPr>
      </w:pPr>
      <w:r w:rsidRPr="00906B09">
        <w:rPr>
          <w:b/>
        </w:rPr>
        <w:lastRenderedPageBreak/>
        <w:t>DISPLAY_STIPPLEPATTERN</w:t>
      </w:r>
    </w:p>
    <w:p w14:paraId="40E3BBA4" w14:textId="77777777" w:rsidR="00F25A25" w:rsidRPr="00906B09" w:rsidRDefault="00F25A25" w:rsidP="00F25A25">
      <w:r w:rsidRPr="00906B09">
        <w:lastRenderedPageBreak/>
        <w:t>Type : KW10 Count : 0 or W</w:t>
      </w:r>
    </w:p>
    <w:p w14:paraId="7BA26003" w14:textId="77777777" w:rsidR="00B678E6" w:rsidRPr="00906B09" w:rsidRDefault="00B678E6" w:rsidP="00F25A25">
      <w:pPr>
        <w:sectPr w:rsidR="00B678E6" w:rsidRPr="00906B09" w:rsidSect="00B678E6">
          <w:type w:val="continuous"/>
          <w:pgSz w:w="11907" w:h="16840" w:code="9"/>
          <w:pgMar w:top="1418" w:right="1134" w:bottom="1418" w:left="1134" w:header="709" w:footer="399" w:gutter="0"/>
          <w:cols w:num="2" w:space="708" w:equalWidth="0">
            <w:col w:w="3856" w:space="708"/>
            <w:col w:w="5075"/>
          </w:cols>
          <w:docGrid w:linePitch="360"/>
        </w:sectPr>
      </w:pPr>
    </w:p>
    <w:p w14:paraId="1F4A4056" w14:textId="77777777" w:rsidR="00F25A25" w:rsidRPr="00906B09" w:rsidRDefault="00F25A25" w:rsidP="00B678E6">
      <w:pPr>
        <w:ind w:left="4260"/>
      </w:pPr>
      <w:r w:rsidRPr="00906B09">
        <w:lastRenderedPageBreak/>
        <w:tab/>
        <w:t>Stipple pattern for the line (field) (XY plot).</w:t>
      </w:r>
    </w:p>
    <w:p w14:paraId="7E92F6C9" w14:textId="77777777" w:rsidR="00F25A25" w:rsidRPr="00906B09" w:rsidRDefault="00F25A25" w:rsidP="00B678E6">
      <w:pPr>
        <w:ind w:left="4260"/>
      </w:pPr>
      <w:r w:rsidRPr="00906B09">
        <w:tab/>
        <w:t>(Default=Full)</w:t>
      </w:r>
    </w:p>
    <w:p w14:paraId="67126B29" w14:textId="77777777" w:rsidR="00F25A25" w:rsidRPr="00906B09" w:rsidRDefault="00F25A25" w:rsidP="00F25A25"/>
    <w:p w14:paraId="48A604B2" w14:textId="77777777" w:rsidR="00085DD6" w:rsidRPr="00906B09" w:rsidRDefault="00085DD6" w:rsidP="00F25A25">
      <w:pPr>
        <w:sectPr w:rsidR="00085DD6" w:rsidRPr="00906B09" w:rsidSect="003A3291">
          <w:type w:val="continuous"/>
          <w:pgSz w:w="11907" w:h="16840" w:code="9"/>
          <w:pgMar w:top="1418" w:right="1134" w:bottom="1418" w:left="1134" w:header="709" w:footer="399" w:gutter="0"/>
          <w:cols w:space="708"/>
          <w:docGrid w:linePitch="360"/>
        </w:sectPr>
      </w:pPr>
    </w:p>
    <w:p w14:paraId="240F03B9" w14:textId="77777777" w:rsidR="00085DD6" w:rsidRPr="00906B09" w:rsidRDefault="00085DD6" w:rsidP="00F25A25">
      <w:pPr>
        <w:rPr>
          <w:b/>
        </w:rPr>
      </w:pPr>
      <w:r w:rsidRPr="00906B09">
        <w:rPr>
          <w:b/>
        </w:rPr>
        <w:lastRenderedPageBreak/>
        <w:t>DISPLAY_POINTGLYPH</w:t>
      </w:r>
    </w:p>
    <w:p w14:paraId="6F0E88A0" w14:textId="77777777" w:rsidR="00F25A25" w:rsidRPr="00906B09" w:rsidRDefault="00F25A25" w:rsidP="00F25A25">
      <w:r w:rsidRPr="00906B09">
        <w:lastRenderedPageBreak/>
        <w:t>Type : KW8</w:t>
      </w:r>
      <w:r w:rsidRPr="00906B09">
        <w:tab/>
        <w:t>Count : 0 or W</w:t>
      </w:r>
    </w:p>
    <w:p w14:paraId="1B9C59B7" w14:textId="77777777" w:rsidR="00085DD6" w:rsidRPr="00906B09" w:rsidRDefault="00085DD6" w:rsidP="00F25A25">
      <w:pPr>
        <w:sectPr w:rsidR="00085DD6" w:rsidRPr="00906B09" w:rsidSect="00085DD6">
          <w:type w:val="continuous"/>
          <w:pgSz w:w="11907" w:h="16840" w:code="9"/>
          <w:pgMar w:top="1418" w:right="1134" w:bottom="1418" w:left="1134" w:header="709" w:footer="399" w:gutter="0"/>
          <w:cols w:num="2" w:space="708" w:equalWidth="0">
            <w:col w:w="3856" w:space="708"/>
            <w:col w:w="5075"/>
          </w:cols>
          <w:docGrid w:linePitch="360"/>
        </w:sectPr>
      </w:pPr>
    </w:p>
    <w:p w14:paraId="582A710F" w14:textId="77777777" w:rsidR="00F25A25" w:rsidRPr="00906B09" w:rsidRDefault="00F25A25" w:rsidP="00085DD6">
      <w:pPr>
        <w:ind w:left="4260"/>
      </w:pPr>
      <w:r w:rsidRPr="00906B09">
        <w:lastRenderedPageBreak/>
        <w:tab/>
        <w:t>Glyph of the points (field) (XY plot).</w:t>
      </w:r>
    </w:p>
    <w:p w14:paraId="6F403366" w14:textId="77777777" w:rsidR="00F25A25" w:rsidRPr="00906B09" w:rsidRDefault="00F25A25" w:rsidP="00085DD6">
      <w:pPr>
        <w:ind w:left="4260"/>
      </w:pPr>
      <w:r w:rsidRPr="00906B09">
        <w:tab/>
        <w:t>(Default=Circle)</w:t>
      </w:r>
    </w:p>
    <w:p w14:paraId="0D00BFED" w14:textId="77777777" w:rsidR="00F25A25" w:rsidRPr="00906B09" w:rsidRDefault="00F25A25" w:rsidP="00F25A25"/>
    <w:p w14:paraId="70CFA1EA" w14:textId="77777777" w:rsidR="00796A3E" w:rsidRPr="00906B09" w:rsidRDefault="00796A3E" w:rsidP="00F25A25">
      <w:pPr>
        <w:sectPr w:rsidR="00796A3E" w:rsidRPr="00906B09" w:rsidSect="003A3291">
          <w:type w:val="continuous"/>
          <w:pgSz w:w="11907" w:h="16840" w:code="9"/>
          <w:pgMar w:top="1418" w:right="1134" w:bottom="1418" w:left="1134" w:header="709" w:footer="399" w:gutter="0"/>
          <w:cols w:space="708"/>
          <w:docGrid w:linePitch="360"/>
        </w:sectPr>
      </w:pPr>
    </w:p>
    <w:p w14:paraId="68837E66" w14:textId="77777777" w:rsidR="00796A3E" w:rsidRPr="00906B09" w:rsidRDefault="00796A3E" w:rsidP="00F25A25">
      <w:pPr>
        <w:rPr>
          <w:b/>
        </w:rPr>
      </w:pPr>
      <w:r w:rsidRPr="00906B09">
        <w:rPr>
          <w:b/>
        </w:rPr>
        <w:lastRenderedPageBreak/>
        <w:t>DISPLAY_POINTFILLED</w:t>
      </w:r>
    </w:p>
    <w:p w14:paraId="1794FA94" w14:textId="77777777" w:rsidR="00F25A25" w:rsidRPr="00906B09" w:rsidRDefault="00F25A25" w:rsidP="00F25A25">
      <w:r w:rsidRPr="00906B09">
        <w:lastRenderedPageBreak/>
        <w:t>Type : Bool Count : 0 or W</w:t>
      </w:r>
    </w:p>
    <w:p w14:paraId="495DCC58" w14:textId="77777777" w:rsidR="00796A3E" w:rsidRPr="00906B09" w:rsidRDefault="00796A3E" w:rsidP="00F25A25">
      <w:pPr>
        <w:sectPr w:rsidR="00796A3E" w:rsidRPr="00906B09" w:rsidSect="00796A3E">
          <w:type w:val="continuous"/>
          <w:pgSz w:w="11907" w:h="16840" w:code="9"/>
          <w:pgMar w:top="1418" w:right="1134" w:bottom="1418" w:left="1134" w:header="709" w:footer="399" w:gutter="0"/>
          <w:cols w:num="2" w:space="708" w:equalWidth="0">
            <w:col w:w="3856" w:space="708"/>
            <w:col w:w="5075"/>
          </w:cols>
          <w:docGrid w:linePitch="360"/>
        </w:sectPr>
      </w:pPr>
    </w:p>
    <w:p w14:paraId="2E7517DF" w14:textId="77777777" w:rsidR="00F25A25" w:rsidRPr="00906B09" w:rsidRDefault="00F25A25" w:rsidP="00796A3E">
      <w:pPr>
        <w:ind w:left="4260"/>
      </w:pPr>
      <w:r w:rsidRPr="00906B09">
        <w:lastRenderedPageBreak/>
        <w:tab/>
        <w:t>Indicates if points are filled or not.</w:t>
      </w:r>
    </w:p>
    <w:p w14:paraId="5D219FED" w14:textId="77777777" w:rsidR="00F25A25" w:rsidRPr="00906B09" w:rsidRDefault="00F25A25" w:rsidP="00796A3E">
      <w:pPr>
        <w:ind w:left="4260"/>
      </w:pPr>
      <w:r w:rsidRPr="00906B09">
        <w:tab/>
        <w:t>(Default=Yes)</w:t>
      </w:r>
    </w:p>
    <w:p w14:paraId="6E011FBC" w14:textId="77777777" w:rsidR="00F25A25" w:rsidRPr="00906B09" w:rsidRDefault="00F25A25" w:rsidP="00F25A25"/>
    <w:p w14:paraId="3C2B6AEE" w14:textId="77777777" w:rsidR="00811053" w:rsidRPr="00906B09" w:rsidRDefault="00811053" w:rsidP="00F25A25">
      <w:pPr>
        <w:sectPr w:rsidR="00811053" w:rsidRPr="00906B09" w:rsidSect="003A3291">
          <w:type w:val="continuous"/>
          <w:pgSz w:w="11907" w:h="16840" w:code="9"/>
          <w:pgMar w:top="1418" w:right="1134" w:bottom="1418" w:left="1134" w:header="709" w:footer="399" w:gutter="0"/>
          <w:cols w:space="708"/>
          <w:docGrid w:linePitch="360"/>
        </w:sectPr>
      </w:pPr>
    </w:p>
    <w:p w14:paraId="68B1FB35" w14:textId="77777777" w:rsidR="00811053" w:rsidRPr="00906B09" w:rsidRDefault="00811053" w:rsidP="00F25A25">
      <w:pPr>
        <w:rPr>
          <w:b/>
        </w:rPr>
      </w:pPr>
      <w:r w:rsidRPr="00906B09">
        <w:rPr>
          <w:b/>
        </w:rPr>
        <w:lastRenderedPageBreak/>
        <w:t>ALIAS_NAME</w:t>
      </w:r>
    </w:p>
    <w:p w14:paraId="0EFF1CCA" w14:textId="77777777" w:rsidR="00F25A25" w:rsidRPr="00906B09" w:rsidRDefault="00F25A25" w:rsidP="00F25A25">
      <w:r w:rsidRPr="00906B09">
        <w:lastRenderedPageBreak/>
        <w:t>Type : Name Count : [0-n]=N</w:t>
      </w:r>
    </w:p>
    <w:p w14:paraId="6C002083" w14:textId="77777777" w:rsidR="00811053" w:rsidRPr="00906B09" w:rsidRDefault="00811053" w:rsidP="00F25A25">
      <w:pPr>
        <w:sectPr w:rsidR="00811053" w:rsidRPr="00906B09" w:rsidSect="00811053">
          <w:type w:val="continuous"/>
          <w:pgSz w:w="11907" w:h="16840" w:code="9"/>
          <w:pgMar w:top="1418" w:right="1134" w:bottom="1418" w:left="1134" w:header="709" w:footer="399" w:gutter="0"/>
          <w:cols w:num="2" w:space="708" w:equalWidth="0">
            <w:col w:w="3856" w:space="708"/>
            <w:col w:w="5075"/>
          </w:cols>
          <w:docGrid w:linePitch="360"/>
        </w:sectPr>
      </w:pPr>
    </w:p>
    <w:p w14:paraId="5BEC2518" w14:textId="77777777" w:rsidR="00F25A25" w:rsidRPr="00906B09" w:rsidRDefault="00F25A25" w:rsidP="00811053">
      <w:pPr>
        <w:ind w:left="4544"/>
      </w:pPr>
      <w:r w:rsidRPr="00906B09">
        <w:lastRenderedPageBreak/>
        <w:t>Name of an alias. An alias is a value which can be usedanywhere in another value of field by mean of%{NAME} construct. Names are case sensitive.If a name reference (%{XXX}) does not correspond toan actually defined alias, the expansion is an emptystring.</w:t>
      </w:r>
    </w:p>
    <w:p w14:paraId="0D57EBF4" w14:textId="77777777" w:rsidR="00F25A25" w:rsidRPr="00906B09" w:rsidRDefault="00F25A25" w:rsidP="00811053">
      <w:pPr>
        <w:ind w:left="4544"/>
      </w:pPr>
      <w:r w:rsidRPr="00906B09">
        <w:t>(Default=None)</w:t>
      </w:r>
    </w:p>
    <w:p w14:paraId="0103A824" w14:textId="77777777" w:rsidR="00F25A25" w:rsidRPr="00906B09" w:rsidRDefault="00F25A25" w:rsidP="00F25A25"/>
    <w:p w14:paraId="04561EE9" w14:textId="77777777" w:rsidR="00CF0AEF" w:rsidRPr="00906B09" w:rsidRDefault="00CF0AEF" w:rsidP="00F25A25">
      <w:pPr>
        <w:sectPr w:rsidR="00CF0AEF" w:rsidRPr="00906B09" w:rsidSect="003A3291">
          <w:type w:val="continuous"/>
          <w:pgSz w:w="11907" w:h="16840" w:code="9"/>
          <w:pgMar w:top="1418" w:right="1134" w:bottom="1418" w:left="1134" w:header="709" w:footer="399" w:gutter="0"/>
          <w:cols w:space="708"/>
          <w:docGrid w:linePitch="360"/>
        </w:sectPr>
      </w:pPr>
    </w:p>
    <w:p w14:paraId="76EC7C1A" w14:textId="77777777" w:rsidR="00CF0AEF" w:rsidRPr="00906B09" w:rsidRDefault="00CF0AEF" w:rsidP="00F25A25">
      <w:pPr>
        <w:rPr>
          <w:b/>
        </w:rPr>
      </w:pPr>
      <w:r w:rsidRPr="00906B09">
        <w:rPr>
          <w:b/>
        </w:rPr>
        <w:lastRenderedPageBreak/>
        <w:t>ALIAS_VALUE</w:t>
      </w:r>
    </w:p>
    <w:p w14:paraId="6961E444" w14:textId="77777777" w:rsidR="00F25A25" w:rsidRPr="00906B09" w:rsidRDefault="00F25A25" w:rsidP="00F25A25">
      <w:r w:rsidRPr="00906B09">
        <w:lastRenderedPageBreak/>
        <w:t>Type : Str</w:t>
      </w:r>
      <w:r w:rsidRPr="00906B09">
        <w:tab/>
        <w:t>Count : N</w:t>
      </w:r>
    </w:p>
    <w:p w14:paraId="6B7EF82A" w14:textId="77777777" w:rsidR="00CF0AEF" w:rsidRPr="00906B09" w:rsidRDefault="00CF0AEF" w:rsidP="00F25A25">
      <w:pPr>
        <w:sectPr w:rsidR="00CF0AEF" w:rsidRPr="00906B09" w:rsidSect="00CF0AEF">
          <w:type w:val="continuous"/>
          <w:pgSz w:w="11907" w:h="16840" w:code="9"/>
          <w:pgMar w:top="1418" w:right="1134" w:bottom="1418" w:left="1134" w:header="709" w:footer="399" w:gutter="0"/>
          <w:cols w:num="2" w:space="708" w:equalWidth="0">
            <w:col w:w="3856" w:space="708"/>
            <w:col w:w="5075"/>
          </w:cols>
          <w:docGrid w:linePitch="360"/>
        </w:sectPr>
      </w:pPr>
    </w:p>
    <w:p w14:paraId="01035FF1" w14:textId="77777777" w:rsidR="00F25A25" w:rsidRPr="00906B09" w:rsidRDefault="00F25A25" w:rsidP="00CF0AEF">
      <w:pPr>
        <w:ind w:left="4544"/>
      </w:pPr>
      <w:r w:rsidRPr="00906B09">
        <w:lastRenderedPageBreak/>
        <w:t>The value of the alias. ALIAS_VALUE keyword must have atleast as many occurences as the ALIAS_NAME one.</w:t>
      </w:r>
    </w:p>
    <w:p w14:paraId="79845D9D" w14:textId="77777777" w:rsidR="00F25A25" w:rsidRPr="00906B09" w:rsidRDefault="00F25A25" w:rsidP="00F25A25"/>
    <w:p w14:paraId="660851A9" w14:textId="77777777" w:rsidR="00084654" w:rsidRPr="00906B09" w:rsidRDefault="00084654" w:rsidP="00F25A25">
      <w:pPr>
        <w:sectPr w:rsidR="00084654" w:rsidRPr="00906B09" w:rsidSect="003A3291">
          <w:type w:val="continuous"/>
          <w:pgSz w:w="11907" w:h="16840" w:code="9"/>
          <w:pgMar w:top="1418" w:right="1134" w:bottom="1418" w:left="1134" w:header="709" w:footer="399" w:gutter="0"/>
          <w:cols w:space="708"/>
          <w:docGrid w:linePitch="360"/>
        </w:sectPr>
      </w:pPr>
    </w:p>
    <w:p w14:paraId="6831AEE9" w14:textId="77777777" w:rsidR="00084654" w:rsidRPr="00906B09" w:rsidRDefault="00084654" w:rsidP="00F25A25">
      <w:pPr>
        <w:rPr>
          <w:b/>
        </w:rPr>
      </w:pPr>
      <w:r w:rsidRPr="00906B09">
        <w:rPr>
          <w:b/>
        </w:rPr>
        <w:lastRenderedPageBreak/>
        <w:t>VERBOSE</w:t>
      </w:r>
    </w:p>
    <w:p w14:paraId="55101DC6" w14:textId="77777777" w:rsidR="00F25A25" w:rsidRPr="00906B09" w:rsidRDefault="00F25A25" w:rsidP="00F25A25">
      <w:r w:rsidRPr="00906B09">
        <w:lastRenderedPageBreak/>
        <w:t>Type : Int</w:t>
      </w:r>
      <w:r w:rsidRPr="00906B09">
        <w:tab/>
        <w:t>Count : [0-1]</w:t>
      </w:r>
    </w:p>
    <w:p w14:paraId="66531BCE" w14:textId="77777777" w:rsidR="00084654" w:rsidRPr="00906B09" w:rsidRDefault="00084654" w:rsidP="00F25A25">
      <w:pPr>
        <w:sectPr w:rsidR="00084654" w:rsidRPr="00906B09" w:rsidSect="00084654">
          <w:type w:val="continuous"/>
          <w:pgSz w:w="11907" w:h="16840" w:code="9"/>
          <w:pgMar w:top="1418" w:right="1134" w:bottom="1418" w:left="1134" w:header="709" w:footer="399" w:gutter="0"/>
          <w:cols w:num="2" w:space="708" w:equalWidth="0">
            <w:col w:w="3856" w:space="708"/>
            <w:col w:w="5075"/>
          </w:cols>
          <w:docGrid w:linePitch="360"/>
        </w:sectPr>
      </w:pPr>
    </w:p>
    <w:p w14:paraId="1D5E96BD" w14:textId="77777777" w:rsidR="00F25A25" w:rsidRPr="00906B09" w:rsidRDefault="00F25A25" w:rsidP="00084654">
      <w:pPr>
        <w:ind w:left="4260"/>
      </w:pPr>
      <w:r w:rsidRPr="00906B09">
        <w:lastRenderedPageBreak/>
        <w:tab/>
        <w:t>Amount of output: 0=None...5=Debug.</w:t>
      </w:r>
    </w:p>
    <w:p w14:paraId="50C98F86" w14:textId="77777777" w:rsidR="00F25A25" w:rsidRPr="00906B09" w:rsidRDefault="00F25A25" w:rsidP="00084654">
      <w:pPr>
        <w:ind w:left="4260"/>
      </w:pPr>
      <w:r w:rsidRPr="00906B09">
        <w:tab/>
        <w:t>(Default=0)</w:t>
      </w:r>
    </w:p>
    <w:p w14:paraId="5F93F0BA" w14:textId="77777777" w:rsidR="00F25A25" w:rsidRPr="00906B09" w:rsidRDefault="00F25A25" w:rsidP="00F25A25"/>
    <w:p w14:paraId="498702BC" w14:textId="77777777" w:rsidR="00F25A25" w:rsidRPr="00906B09" w:rsidRDefault="00F25A25" w:rsidP="00F25A25">
      <w:r w:rsidRPr="00906B09">
        <w:t>=====================</w:t>
      </w:r>
    </w:p>
    <w:p w14:paraId="5B80C71A" w14:textId="77777777" w:rsidR="00F25A25" w:rsidRPr="00906B09" w:rsidRDefault="00F25A25" w:rsidP="00F25A25">
      <w:r w:rsidRPr="00906B09">
        <w:t>Description of types:</w:t>
      </w:r>
    </w:p>
    <w:p w14:paraId="7663245B" w14:textId="77777777" w:rsidR="00F25A25" w:rsidRPr="00906B09" w:rsidRDefault="00F25A25" w:rsidP="00F25A25"/>
    <w:p w14:paraId="5476B72F" w14:textId="77777777" w:rsidR="009D5658" w:rsidRPr="00906B09" w:rsidRDefault="009D5658" w:rsidP="00F25A25">
      <w:pPr>
        <w:sectPr w:rsidR="009D5658" w:rsidRPr="00906B09" w:rsidSect="003A3291">
          <w:type w:val="continuous"/>
          <w:pgSz w:w="11907" w:h="16840" w:code="9"/>
          <w:pgMar w:top="1418" w:right="1134" w:bottom="1418" w:left="1134" w:header="709" w:footer="399" w:gutter="0"/>
          <w:cols w:space="708"/>
          <w:docGrid w:linePitch="360"/>
        </w:sectPr>
      </w:pPr>
    </w:p>
    <w:p w14:paraId="695E774A" w14:textId="77777777" w:rsidR="009D5658" w:rsidRPr="00906B09" w:rsidRDefault="00F25A25" w:rsidP="00F25A25">
      <w:pPr>
        <w:rPr>
          <w:b/>
        </w:rPr>
      </w:pPr>
      <w:r w:rsidRPr="00906B09">
        <w:rPr>
          <w:b/>
        </w:rPr>
        <w:lastRenderedPageBreak/>
        <w:t>Name</w:t>
      </w:r>
      <w:r w:rsidRPr="00906B09">
        <w:rPr>
          <w:b/>
        </w:rPr>
        <w:tab/>
      </w:r>
    </w:p>
    <w:p w14:paraId="68133D54" w14:textId="77777777" w:rsidR="00F25A25" w:rsidRPr="00906B09" w:rsidRDefault="00F25A25" w:rsidP="00F25A25">
      <w:r w:rsidRPr="00906B09">
        <w:lastRenderedPageBreak/>
        <w:t>String beginning with a letter and containing only letters,digits and '_'</w:t>
      </w:r>
    </w:p>
    <w:p w14:paraId="4524AB7D" w14:textId="77777777" w:rsidR="009D5658" w:rsidRPr="00906B09" w:rsidRDefault="009D5658" w:rsidP="00F25A25">
      <w:pPr>
        <w:sectPr w:rsidR="009D5658" w:rsidRPr="00906B09" w:rsidSect="009D5658">
          <w:type w:val="continuous"/>
          <w:pgSz w:w="11907" w:h="16840" w:code="9"/>
          <w:pgMar w:top="1418" w:right="1134" w:bottom="1418" w:left="1134" w:header="709" w:footer="399" w:gutter="0"/>
          <w:cols w:num="2" w:space="708" w:equalWidth="0">
            <w:col w:w="2741" w:space="708"/>
            <w:col w:w="6190"/>
          </w:cols>
          <w:docGrid w:linePitch="360"/>
        </w:sectPr>
      </w:pPr>
    </w:p>
    <w:p w14:paraId="2AD3AA6F" w14:textId="77777777" w:rsidR="009D5658" w:rsidRPr="00906B09" w:rsidRDefault="009D5658" w:rsidP="00F25A25">
      <w:pPr>
        <w:rPr>
          <w:b/>
        </w:rPr>
      </w:pPr>
      <w:r w:rsidRPr="00906B09">
        <w:rPr>
          <w:b/>
        </w:rPr>
        <w:lastRenderedPageBreak/>
        <w:t>Bool</w:t>
      </w:r>
    </w:p>
    <w:p w14:paraId="153E3DDE" w14:textId="77777777" w:rsidR="00F25A25" w:rsidRPr="00906B09" w:rsidRDefault="00F25A25" w:rsidP="00F25A25">
      <w:r w:rsidRPr="00906B09">
        <w:lastRenderedPageBreak/>
        <w:t>Boolean</w:t>
      </w:r>
    </w:p>
    <w:p w14:paraId="0FD82373" w14:textId="77777777" w:rsidR="009D5658" w:rsidRPr="00906B09" w:rsidRDefault="009D5658" w:rsidP="00F25A25">
      <w:pPr>
        <w:sectPr w:rsidR="009D5658" w:rsidRPr="00906B09" w:rsidSect="009D5658">
          <w:type w:val="continuous"/>
          <w:pgSz w:w="11907" w:h="16840" w:code="9"/>
          <w:pgMar w:top="1418" w:right="1134" w:bottom="1418" w:left="1134" w:header="709" w:footer="399" w:gutter="0"/>
          <w:cols w:num="2" w:space="708" w:equalWidth="0">
            <w:col w:w="2741" w:space="708"/>
            <w:col w:w="6190"/>
          </w:cols>
          <w:docGrid w:linePitch="360"/>
        </w:sectPr>
      </w:pPr>
    </w:p>
    <w:p w14:paraId="71D4B649" w14:textId="77777777" w:rsidR="00F25A25" w:rsidRPr="00906B09" w:rsidRDefault="00F25A25" w:rsidP="009D5658">
      <w:pPr>
        <w:ind w:left="3124"/>
      </w:pPr>
      <w:r w:rsidRPr="00906B09">
        <w:lastRenderedPageBreak/>
        <w:tab/>
        <w:t>true if : YES/Y/TRUE/T/OUI/O/VRAI/V/1</w:t>
      </w:r>
    </w:p>
    <w:p w14:paraId="0862019D" w14:textId="77777777" w:rsidR="00F25A25" w:rsidRPr="00906B09" w:rsidRDefault="00F25A25" w:rsidP="009D5658">
      <w:pPr>
        <w:ind w:left="3124"/>
      </w:pPr>
      <w:r w:rsidRPr="00906B09">
        <w:tab/>
        <w:t>false if : NO/N/FALSE/F/NON/N/FAUX/0</w:t>
      </w:r>
    </w:p>
    <w:p w14:paraId="32E49783" w14:textId="77777777" w:rsidR="00F25A25" w:rsidRPr="00906B09" w:rsidRDefault="00F25A25" w:rsidP="00F25A25"/>
    <w:p w14:paraId="06954E44" w14:textId="77777777" w:rsidR="009D5658" w:rsidRPr="00906B09" w:rsidRDefault="009D5658" w:rsidP="00F25A25">
      <w:pPr>
        <w:sectPr w:rsidR="009D5658" w:rsidRPr="00906B09" w:rsidSect="003A3291">
          <w:type w:val="continuous"/>
          <w:pgSz w:w="11907" w:h="16840" w:code="9"/>
          <w:pgMar w:top="1418" w:right="1134" w:bottom="1418" w:left="1134" w:header="709" w:footer="399" w:gutter="0"/>
          <w:cols w:space="708"/>
          <w:docGrid w:linePitch="360"/>
        </w:sectPr>
      </w:pPr>
    </w:p>
    <w:p w14:paraId="28E839BB" w14:textId="77777777" w:rsidR="009D5658" w:rsidRPr="00906B09" w:rsidRDefault="009D5658" w:rsidP="00F25A25">
      <w:pPr>
        <w:rPr>
          <w:b/>
        </w:rPr>
      </w:pPr>
      <w:r w:rsidRPr="00906B09">
        <w:rPr>
          <w:b/>
        </w:rPr>
        <w:lastRenderedPageBreak/>
        <w:t>Flt</w:t>
      </w:r>
    </w:p>
    <w:p w14:paraId="6FFB8928" w14:textId="77777777" w:rsidR="00F25A25" w:rsidRPr="00906B09" w:rsidRDefault="00F25A25" w:rsidP="00F25A25">
      <w:r w:rsidRPr="00906B09">
        <w:lastRenderedPageBreak/>
        <w:t>Floating point number</w:t>
      </w:r>
    </w:p>
    <w:p w14:paraId="1FC9B5A6" w14:textId="77777777" w:rsidR="009D5658" w:rsidRPr="00906B09" w:rsidRDefault="009D5658" w:rsidP="00F25A25">
      <w:pPr>
        <w:sectPr w:rsidR="009D5658" w:rsidRPr="00906B09" w:rsidSect="009D5658">
          <w:type w:val="continuous"/>
          <w:pgSz w:w="11907" w:h="16840" w:code="9"/>
          <w:pgMar w:top="1418" w:right="1134" w:bottom="1418" w:left="1134" w:header="709" w:footer="399" w:gutter="0"/>
          <w:cols w:num="2" w:space="708" w:equalWidth="0">
            <w:col w:w="2741" w:space="708"/>
            <w:col w:w="6190"/>
          </w:cols>
          <w:docGrid w:linePitch="360"/>
        </w:sectPr>
      </w:pPr>
    </w:p>
    <w:p w14:paraId="184A6D5C" w14:textId="77777777" w:rsidR="00F25A25" w:rsidRPr="00906B09" w:rsidRDefault="00F25A25" w:rsidP="00F25A25"/>
    <w:p w14:paraId="7A5223E8" w14:textId="77777777" w:rsidR="009D5658" w:rsidRPr="00906B09" w:rsidRDefault="009D5658" w:rsidP="00F25A25">
      <w:pPr>
        <w:sectPr w:rsidR="009D5658" w:rsidRPr="00906B09" w:rsidSect="003A3291">
          <w:type w:val="continuous"/>
          <w:pgSz w:w="11907" w:h="16840" w:code="9"/>
          <w:pgMar w:top="1418" w:right="1134" w:bottom="1418" w:left="1134" w:header="709" w:footer="399" w:gutter="0"/>
          <w:cols w:space="708"/>
          <w:docGrid w:linePitch="360"/>
        </w:sectPr>
      </w:pPr>
    </w:p>
    <w:p w14:paraId="3C38720B" w14:textId="77777777" w:rsidR="009D5658" w:rsidRPr="00906B09" w:rsidRDefault="009D5658" w:rsidP="00F25A25">
      <w:pPr>
        <w:rPr>
          <w:b/>
        </w:rPr>
      </w:pPr>
      <w:r w:rsidRPr="00906B09">
        <w:rPr>
          <w:b/>
        </w:rPr>
        <w:lastRenderedPageBreak/>
        <w:t>Int</w:t>
      </w:r>
    </w:p>
    <w:p w14:paraId="5C7BE616" w14:textId="77777777" w:rsidR="00F25A25" w:rsidRPr="00906B09" w:rsidRDefault="00F25A25" w:rsidP="00F25A25">
      <w:r w:rsidRPr="00906B09">
        <w:lastRenderedPageBreak/>
        <w:t>Integer</w:t>
      </w:r>
    </w:p>
    <w:p w14:paraId="1836CEE2" w14:textId="77777777" w:rsidR="009D5658" w:rsidRPr="00906B09" w:rsidRDefault="009D5658" w:rsidP="00F25A25">
      <w:pPr>
        <w:sectPr w:rsidR="009D5658" w:rsidRPr="00906B09" w:rsidSect="009D5658">
          <w:type w:val="continuous"/>
          <w:pgSz w:w="11907" w:h="16840" w:code="9"/>
          <w:pgMar w:top="1418" w:right="1134" w:bottom="1418" w:left="1134" w:header="709" w:footer="399" w:gutter="0"/>
          <w:cols w:num="2" w:space="708" w:equalWidth="0">
            <w:col w:w="2741" w:space="708"/>
            <w:col w:w="6190"/>
          </w:cols>
          <w:docGrid w:linePitch="360"/>
        </w:sectPr>
      </w:pPr>
    </w:p>
    <w:p w14:paraId="09AB755E" w14:textId="77777777" w:rsidR="00F25A25" w:rsidRPr="00906B09" w:rsidRDefault="00F25A25" w:rsidP="00F25A25"/>
    <w:p w14:paraId="11C252A5" w14:textId="77777777" w:rsidR="009D5658" w:rsidRPr="00906B09" w:rsidRDefault="009D5658" w:rsidP="00F25A25">
      <w:pPr>
        <w:sectPr w:rsidR="009D5658" w:rsidRPr="00906B09" w:rsidSect="003A3291">
          <w:type w:val="continuous"/>
          <w:pgSz w:w="11907" w:h="16840" w:code="9"/>
          <w:pgMar w:top="1418" w:right="1134" w:bottom="1418" w:left="1134" w:header="709" w:footer="399" w:gutter="0"/>
          <w:cols w:space="708"/>
          <w:docGrid w:linePitch="360"/>
        </w:sectPr>
      </w:pPr>
    </w:p>
    <w:p w14:paraId="66E93FF5" w14:textId="77777777" w:rsidR="009D5658" w:rsidRPr="00906B09" w:rsidRDefault="009D5658" w:rsidP="00F25A25">
      <w:pPr>
        <w:rPr>
          <w:b/>
        </w:rPr>
      </w:pPr>
      <w:r w:rsidRPr="00906B09">
        <w:rPr>
          <w:b/>
        </w:rPr>
        <w:lastRenderedPageBreak/>
        <w:t>Expr</w:t>
      </w:r>
    </w:p>
    <w:p w14:paraId="1D4786CD" w14:textId="77777777" w:rsidR="00F25A25" w:rsidRPr="00906B09" w:rsidRDefault="00F25A25" w:rsidP="00F25A25">
      <w:r w:rsidRPr="00906B09">
        <w:lastRenderedPageBreak/>
        <w:t>Combination of fields of the current record.</w:t>
      </w:r>
    </w:p>
    <w:p w14:paraId="5C0B366B" w14:textId="77777777" w:rsidR="009D5658" w:rsidRPr="00906B09" w:rsidRDefault="009D5658" w:rsidP="00F25A25">
      <w:pPr>
        <w:sectPr w:rsidR="009D5658" w:rsidRPr="00906B09" w:rsidSect="009D5658">
          <w:type w:val="continuous"/>
          <w:pgSz w:w="11907" w:h="16840" w:code="9"/>
          <w:pgMar w:top="1418" w:right="1134" w:bottom="1418" w:left="1134" w:header="709" w:footer="399" w:gutter="0"/>
          <w:cols w:num="2" w:space="708" w:equalWidth="0">
            <w:col w:w="2741" w:space="708"/>
            <w:col w:w="6190"/>
          </w:cols>
          <w:docGrid w:linePitch="360"/>
        </w:sectPr>
      </w:pPr>
    </w:p>
    <w:p w14:paraId="35339FCE" w14:textId="77777777" w:rsidR="00F25A25" w:rsidRPr="00906B09" w:rsidRDefault="00F25A25" w:rsidP="009D5658">
      <w:pPr>
        <w:ind w:left="3408"/>
      </w:pPr>
      <w:r w:rsidRPr="00906B09">
        <w:lastRenderedPageBreak/>
        <w:t xml:space="preserve">An expression which </w:t>
      </w:r>
      <w:r w:rsidR="009D5658" w:rsidRPr="00906B09">
        <w:t xml:space="preserve">can contain function calls like </w:t>
      </w:r>
      <w:r w:rsidRPr="00906B09">
        <w:t>trigonometric, conversion, test...</w:t>
      </w:r>
    </w:p>
    <w:p w14:paraId="1886821F" w14:textId="77777777" w:rsidR="00F25A25" w:rsidRPr="00906B09" w:rsidRDefault="00F25A25" w:rsidP="00F25A25"/>
    <w:p w14:paraId="7B3AA265" w14:textId="77777777" w:rsidR="009D5658" w:rsidRPr="00906B09" w:rsidRDefault="009D5658" w:rsidP="00F25A25">
      <w:pPr>
        <w:sectPr w:rsidR="009D5658" w:rsidRPr="00906B09" w:rsidSect="003A3291">
          <w:type w:val="continuous"/>
          <w:pgSz w:w="11907" w:h="16840" w:code="9"/>
          <w:pgMar w:top="1418" w:right="1134" w:bottom="1418" w:left="1134" w:header="709" w:footer="399" w:gutter="0"/>
          <w:cols w:space="708"/>
          <w:docGrid w:linePitch="360"/>
        </w:sectPr>
      </w:pPr>
    </w:p>
    <w:p w14:paraId="1374F34E" w14:textId="77777777" w:rsidR="009D5658" w:rsidRPr="00906B09" w:rsidRDefault="00F25A25" w:rsidP="00F25A25">
      <w:pPr>
        <w:rPr>
          <w:b/>
        </w:rPr>
      </w:pPr>
      <w:r w:rsidRPr="00906B09">
        <w:rPr>
          <w:b/>
        </w:rPr>
        <w:lastRenderedPageBreak/>
        <w:t>Str</w:t>
      </w:r>
      <w:r w:rsidRPr="00906B09">
        <w:rPr>
          <w:b/>
        </w:rPr>
        <w:tab/>
      </w:r>
    </w:p>
    <w:p w14:paraId="08A6BF7F" w14:textId="77777777" w:rsidR="00F25A25" w:rsidRPr="00906B09" w:rsidRDefault="00F25A25" w:rsidP="00F25A25">
      <w:r w:rsidRPr="00906B09">
        <w:lastRenderedPageBreak/>
        <w:t>String. Leading and trailing blanks are ignored.</w:t>
      </w:r>
    </w:p>
    <w:p w14:paraId="000D1B8B" w14:textId="77777777" w:rsidR="009D5658" w:rsidRPr="00906B09" w:rsidRDefault="009D5658" w:rsidP="00F25A25">
      <w:pPr>
        <w:sectPr w:rsidR="009D5658" w:rsidRPr="00906B09" w:rsidSect="009D5658">
          <w:type w:val="continuous"/>
          <w:pgSz w:w="11907" w:h="16840" w:code="9"/>
          <w:pgMar w:top="1418" w:right="1134" w:bottom="1418" w:left="1134" w:header="709" w:footer="399" w:gutter="0"/>
          <w:cols w:num="2" w:space="708" w:equalWidth="0">
            <w:col w:w="2741" w:space="708"/>
            <w:col w:w="6190"/>
          </w:cols>
          <w:docGrid w:linePitch="360"/>
        </w:sectPr>
      </w:pPr>
    </w:p>
    <w:p w14:paraId="11E66403" w14:textId="77777777" w:rsidR="00F25A25" w:rsidRPr="00906B09" w:rsidRDefault="00F25A25" w:rsidP="00F25A25"/>
    <w:p w14:paraId="4E9789A1" w14:textId="77777777" w:rsidR="009D5658" w:rsidRPr="00906B09" w:rsidRDefault="009D5658" w:rsidP="00F25A25">
      <w:pPr>
        <w:sectPr w:rsidR="009D5658" w:rsidRPr="00906B09" w:rsidSect="003A3291">
          <w:type w:val="continuous"/>
          <w:pgSz w:w="11907" w:h="16840" w:code="9"/>
          <w:pgMar w:top="1418" w:right="1134" w:bottom="1418" w:left="1134" w:header="709" w:footer="399" w:gutter="0"/>
          <w:cols w:space="708"/>
          <w:docGrid w:linePitch="360"/>
        </w:sectPr>
      </w:pPr>
    </w:p>
    <w:p w14:paraId="2687B203" w14:textId="77777777" w:rsidR="009D5658" w:rsidRPr="00906B09" w:rsidRDefault="009D5658" w:rsidP="00F25A25">
      <w:pPr>
        <w:rPr>
          <w:b/>
        </w:rPr>
      </w:pPr>
      <w:r w:rsidRPr="00906B09">
        <w:rPr>
          <w:b/>
        </w:rPr>
        <w:lastRenderedPageBreak/>
        <w:t>KW5</w:t>
      </w:r>
    </w:p>
    <w:p w14:paraId="3EC4DA28" w14:textId="77777777" w:rsidR="00F25A25" w:rsidRPr="00906B09" w:rsidRDefault="00F25A25" w:rsidP="00F25A25">
      <w:r w:rsidRPr="00906B09">
        <w:lastRenderedPageBreak/>
        <w:t>Keywords: cosine, linear, sqrt (square root)</w:t>
      </w:r>
    </w:p>
    <w:p w14:paraId="20F20BCC" w14:textId="77777777" w:rsidR="009D5658" w:rsidRPr="00906B09" w:rsidRDefault="009D5658" w:rsidP="00F25A25">
      <w:pPr>
        <w:sectPr w:rsidR="009D5658" w:rsidRPr="00906B09" w:rsidSect="009D5658">
          <w:type w:val="continuous"/>
          <w:pgSz w:w="11907" w:h="16840" w:code="9"/>
          <w:pgMar w:top="1418" w:right="1134" w:bottom="1418" w:left="1134" w:header="709" w:footer="399" w:gutter="0"/>
          <w:cols w:num="2" w:space="708" w:equalWidth="0">
            <w:col w:w="2741" w:space="708"/>
            <w:col w:w="6190"/>
          </w:cols>
          <w:docGrid w:linePitch="360"/>
        </w:sectPr>
      </w:pPr>
    </w:p>
    <w:p w14:paraId="00BB4DBB" w14:textId="77777777" w:rsidR="00F25A25" w:rsidRPr="00906B09" w:rsidRDefault="00F25A25" w:rsidP="00F25A25"/>
    <w:p w14:paraId="2CA1B063" w14:textId="77777777" w:rsidR="009D5658" w:rsidRPr="00906B09" w:rsidRDefault="009D5658" w:rsidP="00F25A25">
      <w:pPr>
        <w:sectPr w:rsidR="009D5658" w:rsidRPr="00906B09" w:rsidSect="003A3291">
          <w:type w:val="continuous"/>
          <w:pgSz w:w="11907" w:h="16840" w:code="9"/>
          <w:pgMar w:top="1418" w:right="1134" w:bottom="1418" w:left="1134" w:header="709" w:footer="399" w:gutter="0"/>
          <w:cols w:space="708"/>
          <w:docGrid w:linePitch="360"/>
        </w:sectPr>
      </w:pPr>
    </w:p>
    <w:p w14:paraId="51F89B4F" w14:textId="77777777" w:rsidR="009D5658" w:rsidRPr="00906B09" w:rsidRDefault="009D5658" w:rsidP="00F25A25">
      <w:pPr>
        <w:rPr>
          <w:b/>
        </w:rPr>
      </w:pPr>
      <w:r w:rsidRPr="00906B09">
        <w:rPr>
          <w:b/>
        </w:rPr>
        <w:lastRenderedPageBreak/>
        <w:t>KW6</w:t>
      </w:r>
    </w:p>
    <w:p w14:paraId="496B06C5" w14:textId="77777777" w:rsidR="00F25A25" w:rsidRPr="00906B09" w:rsidRDefault="00F25A25" w:rsidP="00F25A25">
      <w:r w:rsidRPr="00906B09">
        <w:lastRenderedPageBreak/>
        <w:t>Keywords: In incresing resolu</w:t>
      </w:r>
      <w:r w:rsidR="009D5658" w:rsidRPr="00906B09">
        <w:t xml:space="preserve">tion: crude, low, intermediate, </w:t>
      </w:r>
      <w:r w:rsidRPr="00906B09">
        <w:t>full</w:t>
      </w:r>
    </w:p>
    <w:p w14:paraId="29EF864A" w14:textId="77777777" w:rsidR="009D5658" w:rsidRPr="00906B09" w:rsidRDefault="009D5658" w:rsidP="00F25A25">
      <w:pPr>
        <w:sectPr w:rsidR="009D5658" w:rsidRPr="00906B09" w:rsidSect="009D5658">
          <w:type w:val="continuous"/>
          <w:pgSz w:w="11907" w:h="16840" w:code="9"/>
          <w:pgMar w:top="1418" w:right="1134" w:bottom="1418" w:left="1134" w:header="709" w:footer="399" w:gutter="0"/>
          <w:cols w:num="2" w:space="708" w:equalWidth="0">
            <w:col w:w="2741" w:space="708"/>
            <w:col w:w="6190"/>
          </w:cols>
          <w:docGrid w:linePitch="360"/>
        </w:sectPr>
      </w:pPr>
    </w:p>
    <w:p w14:paraId="64FF8CBD" w14:textId="77777777" w:rsidR="00F25A25" w:rsidRPr="00906B09" w:rsidRDefault="00F25A25" w:rsidP="00F25A25"/>
    <w:p w14:paraId="3AC70FEB" w14:textId="77777777" w:rsidR="009D5658" w:rsidRPr="00906B09" w:rsidRDefault="009D5658" w:rsidP="00F25A25">
      <w:pPr>
        <w:sectPr w:rsidR="009D5658" w:rsidRPr="00906B09" w:rsidSect="003A3291">
          <w:type w:val="continuous"/>
          <w:pgSz w:w="11907" w:h="16840" w:code="9"/>
          <w:pgMar w:top="1418" w:right="1134" w:bottom="1418" w:left="1134" w:header="709" w:footer="399" w:gutter="0"/>
          <w:cols w:space="708"/>
          <w:docGrid w:linePitch="360"/>
        </w:sectPr>
      </w:pPr>
    </w:p>
    <w:p w14:paraId="01BA7B5F" w14:textId="77777777" w:rsidR="009D5658" w:rsidRPr="00906B09" w:rsidRDefault="009D5658" w:rsidP="00F25A25">
      <w:pPr>
        <w:rPr>
          <w:b/>
        </w:rPr>
      </w:pPr>
      <w:r w:rsidRPr="00906B09">
        <w:rPr>
          <w:b/>
        </w:rPr>
        <w:lastRenderedPageBreak/>
        <w:t>KW7</w:t>
      </w:r>
    </w:p>
    <w:p w14:paraId="6A1BAC8C" w14:textId="77777777" w:rsidR="00F25A25" w:rsidRPr="00906B09" w:rsidRDefault="00F25A25" w:rsidP="00F25A25">
      <w:r w:rsidRPr="00906B09">
        <w:lastRenderedPageBreak/>
        <w:t>Keywords: AQUAMARINE, BLACK, BLUE, BLUE VIOLET, BROWN,</w:t>
      </w:r>
    </w:p>
    <w:p w14:paraId="42B76A2D" w14:textId="77777777" w:rsidR="009D5658" w:rsidRPr="00906B09" w:rsidRDefault="009D5658" w:rsidP="00F25A25">
      <w:pPr>
        <w:sectPr w:rsidR="009D5658" w:rsidRPr="00906B09" w:rsidSect="009D5658">
          <w:type w:val="continuous"/>
          <w:pgSz w:w="11907" w:h="16840" w:code="9"/>
          <w:pgMar w:top="1418" w:right="1134" w:bottom="1418" w:left="1134" w:header="709" w:footer="399" w:gutter="0"/>
          <w:cols w:num="2" w:space="708" w:equalWidth="0">
            <w:col w:w="2741" w:space="708"/>
            <w:col w:w="6190"/>
          </w:cols>
          <w:docGrid w:linePitch="360"/>
        </w:sectPr>
      </w:pPr>
    </w:p>
    <w:p w14:paraId="11711FBC" w14:textId="77777777" w:rsidR="00F25A25" w:rsidRPr="00906B09" w:rsidRDefault="00F25A25" w:rsidP="009D5658">
      <w:pPr>
        <w:ind w:left="3124"/>
      </w:pPr>
      <w:r w:rsidRPr="00906B09">
        <w:lastRenderedPageBreak/>
        <w:tab/>
        <w:t>CADET BLUE, CORAL, CORNFLOWER BLUE, CYAN, DARK GREY,</w:t>
      </w:r>
    </w:p>
    <w:p w14:paraId="3BDB2B8A" w14:textId="77777777" w:rsidR="00F25A25" w:rsidRPr="00906B09" w:rsidRDefault="00F25A25" w:rsidP="009D5658">
      <w:pPr>
        <w:ind w:left="3124"/>
      </w:pPr>
      <w:r w:rsidRPr="00906B09">
        <w:tab/>
        <w:t>DARK GREEN, DARK OLIVE GREEN, DARK ORCHID,</w:t>
      </w:r>
    </w:p>
    <w:p w14:paraId="62222878" w14:textId="77777777" w:rsidR="00F25A25" w:rsidRPr="00906B09" w:rsidRDefault="00F25A25" w:rsidP="009D5658">
      <w:pPr>
        <w:ind w:left="3124"/>
      </w:pPr>
      <w:r w:rsidRPr="00906B09">
        <w:tab/>
        <w:t>DARK SLATE BLUE, DARK SLATE GREY, DARK TURQUOISE,</w:t>
      </w:r>
    </w:p>
    <w:p w14:paraId="53776D8B" w14:textId="77777777" w:rsidR="00F25A25" w:rsidRPr="00906B09" w:rsidRDefault="00F25A25" w:rsidP="009D5658">
      <w:pPr>
        <w:ind w:left="3124"/>
      </w:pPr>
      <w:r w:rsidRPr="00906B09">
        <w:tab/>
        <w:t>DIM GREY, FIREBRICK, FOREST GREEN, GOLD, GOLDENROD,</w:t>
      </w:r>
    </w:p>
    <w:p w14:paraId="27B24131" w14:textId="77777777" w:rsidR="00F25A25" w:rsidRPr="00906B09" w:rsidRDefault="00F25A25" w:rsidP="009D5658">
      <w:pPr>
        <w:ind w:left="3124"/>
      </w:pPr>
      <w:r w:rsidRPr="00906B09">
        <w:tab/>
        <w:t>GREY, GREEN, GREEN YELLOW, INDIAN RED, KHAKI,</w:t>
      </w:r>
    </w:p>
    <w:p w14:paraId="7C7BCA84" w14:textId="77777777" w:rsidR="00F25A25" w:rsidRPr="00906B09" w:rsidRDefault="00F25A25" w:rsidP="009D5658">
      <w:pPr>
        <w:ind w:left="3124"/>
      </w:pPr>
      <w:r w:rsidRPr="00906B09">
        <w:tab/>
        <w:t>LIGHT BLUE, LIGHT GREY, LIGHT STEEL BLUE, LIME GREEN,</w:t>
      </w:r>
    </w:p>
    <w:p w14:paraId="3415225D" w14:textId="77777777" w:rsidR="00F25A25" w:rsidRPr="00906B09" w:rsidRDefault="00F25A25" w:rsidP="009D5658">
      <w:pPr>
        <w:ind w:left="3124"/>
      </w:pPr>
      <w:r w:rsidRPr="00906B09">
        <w:tab/>
        <w:t>MAGENTA, MAROON, MEDIUM AQUAMARINE, MEDIUM BLUE,</w:t>
      </w:r>
    </w:p>
    <w:p w14:paraId="29D41FBB" w14:textId="77777777" w:rsidR="00F25A25" w:rsidRPr="00906B09" w:rsidRDefault="00F25A25" w:rsidP="009D5658">
      <w:pPr>
        <w:ind w:left="3124"/>
      </w:pPr>
      <w:r w:rsidRPr="00906B09">
        <w:tab/>
        <w:t>MEDIUM FOREST GREEN, MEDIUM GOLDENROD, MEDIUM ORCHID,</w:t>
      </w:r>
    </w:p>
    <w:p w14:paraId="49D20986" w14:textId="77777777" w:rsidR="00F25A25" w:rsidRPr="00906B09" w:rsidRDefault="00F25A25" w:rsidP="009D5658">
      <w:pPr>
        <w:ind w:left="3124"/>
      </w:pPr>
      <w:r w:rsidRPr="00906B09">
        <w:tab/>
        <w:t>MEDIUM SEA GREEN, MEDIUM SLATE BLUE,</w:t>
      </w:r>
    </w:p>
    <w:p w14:paraId="19C42330" w14:textId="77777777" w:rsidR="00F25A25" w:rsidRPr="00906B09" w:rsidRDefault="00F25A25" w:rsidP="009D5658">
      <w:pPr>
        <w:ind w:left="3124"/>
      </w:pPr>
      <w:r w:rsidRPr="00906B09">
        <w:tab/>
        <w:t>MEDIUM SPRING GREEN, MEDIUM TURQUOISE,</w:t>
      </w:r>
    </w:p>
    <w:p w14:paraId="1486A32F" w14:textId="77777777" w:rsidR="00F25A25" w:rsidRPr="00906B09" w:rsidRDefault="00F25A25" w:rsidP="009D5658">
      <w:pPr>
        <w:ind w:left="3124"/>
      </w:pPr>
      <w:r w:rsidRPr="00906B09">
        <w:tab/>
        <w:t>MEDIUM VIOLET RED, MIDNIGHT BLUE, NAVY, ORANGE,</w:t>
      </w:r>
    </w:p>
    <w:p w14:paraId="0C2F0523" w14:textId="77777777" w:rsidR="00F25A25" w:rsidRPr="00906B09" w:rsidRDefault="00F25A25" w:rsidP="009D5658">
      <w:pPr>
        <w:ind w:left="3124"/>
      </w:pPr>
      <w:r w:rsidRPr="00906B09">
        <w:tab/>
        <w:t>ORANGE RED, ORCHID, PALE GREEN, PINK, PLUM, PURPLE,</w:t>
      </w:r>
    </w:p>
    <w:p w14:paraId="02E4D900" w14:textId="77777777" w:rsidR="00F25A25" w:rsidRPr="00906B09" w:rsidRDefault="00F25A25" w:rsidP="009D5658">
      <w:pPr>
        <w:ind w:left="3124"/>
      </w:pPr>
      <w:r w:rsidRPr="00906B09">
        <w:tab/>
        <w:t>RED, SALMON, SEA GREEN, SIENNA, SKY BLUE, SLATE BLUE,</w:t>
      </w:r>
    </w:p>
    <w:p w14:paraId="20657AD7" w14:textId="77777777" w:rsidR="00F25A25" w:rsidRPr="00906B09" w:rsidRDefault="00F25A25" w:rsidP="009D5658">
      <w:pPr>
        <w:ind w:left="3124"/>
      </w:pPr>
      <w:r w:rsidRPr="00906B09">
        <w:tab/>
        <w:t>SPRING GREEN, STEEL BLUE, TAN, THISTLE, TURQUOISE,</w:t>
      </w:r>
    </w:p>
    <w:p w14:paraId="70265987" w14:textId="77777777" w:rsidR="00F25A25" w:rsidRPr="00906B09" w:rsidRDefault="00F25A25" w:rsidP="009D5658">
      <w:pPr>
        <w:ind w:left="3124"/>
      </w:pPr>
      <w:r w:rsidRPr="00906B09">
        <w:tab/>
        <w:t>VIOLET, VIOLET RED, WHEAT, WHITE, YELLOW,</w:t>
      </w:r>
    </w:p>
    <w:p w14:paraId="0A459592" w14:textId="77777777" w:rsidR="00F25A25" w:rsidRPr="00906B09" w:rsidRDefault="00F25A25" w:rsidP="009D5658">
      <w:pPr>
        <w:ind w:left="3124"/>
      </w:pPr>
      <w:r w:rsidRPr="00906B09">
        <w:tab/>
        <w:t>YELLOW GREEN.</w:t>
      </w:r>
    </w:p>
    <w:p w14:paraId="2A87A987" w14:textId="77777777" w:rsidR="00F25A25" w:rsidRPr="00906B09" w:rsidRDefault="00F25A25" w:rsidP="00F25A25"/>
    <w:p w14:paraId="317F6F51" w14:textId="77777777" w:rsidR="006F640E" w:rsidRPr="00906B09" w:rsidRDefault="006F640E" w:rsidP="00F25A25">
      <w:pPr>
        <w:sectPr w:rsidR="006F640E" w:rsidRPr="00906B09" w:rsidSect="003A3291">
          <w:type w:val="continuous"/>
          <w:pgSz w:w="11907" w:h="16840" w:code="9"/>
          <w:pgMar w:top="1418" w:right="1134" w:bottom="1418" w:left="1134" w:header="709" w:footer="399" w:gutter="0"/>
          <w:cols w:space="708"/>
          <w:docGrid w:linePitch="360"/>
        </w:sectPr>
      </w:pPr>
    </w:p>
    <w:p w14:paraId="00DE5703" w14:textId="77777777" w:rsidR="006F640E" w:rsidRPr="00906B09" w:rsidRDefault="006F640E" w:rsidP="00F25A25">
      <w:pPr>
        <w:rPr>
          <w:b/>
        </w:rPr>
      </w:pPr>
      <w:r w:rsidRPr="00906B09">
        <w:rPr>
          <w:b/>
        </w:rPr>
        <w:lastRenderedPageBreak/>
        <w:t>KW8</w:t>
      </w:r>
    </w:p>
    <w:p w14:paraId="6CBCC6BC" w14:textId="77777777" w:rsidR="00F25A25" w:rsidRPr="00906B09" w:rsidRDefault="00F25A25" w:rsidP="00F25A25">
      <w:r w:rsidRPr="00906B09">
        <w:lastRenderedPageBreak/>
        <w:t>Keywords: ARROW, CIRCLE, CROS</w:t>
      </w:r>
      <w:r w:rsidR="006F640E" w:rsidRPr="00906B09">
        <w:t xml:space="preserve">S, DASH, DIAMOND, HOOKEDARROW, </w:t>
      </w:r>
      <w:r w:rsidRPr="00906B09">
        <w:t>SQUARE, THICKARROW, THICKCROSS, TRIANGLE</w:t>
      </w:r>
    </w:p>
    <w:p w14:paraId="2121006D" w14:textId="77777777" w:rsidR="006F640E" w:rsidRPr="00906B09" w:rsidRDefault="006F640E" w:rsidP="00F25A25">
      <w:pPr>
        <w:sectPr w:rsidR="006F640E" w:rsidRPr="00906B09" w:rsidSect="006F640E">
          <w:type w:val="continuous"/>
          <w:pgSz w:w="11907" w:h="16840" w:code="9"/>
          <w:pgMar w:top="1418" w:right="1134" w:bottom="1418" w:left="1134" w:header="709" w:footer="399" w:gutter="0"/>
          <w:cols w:num="2" w:space="708" w:equalWidth="0">
            <w:col w:w="2741" w:space="708"/>
            <w:col w:w="6190"/>
          </w:cols>
          <w:docGrid w:linePitch="360"/>
        </w:sectPr>
      </w:pPr>
    </w:p>
    <w:p w14:paraId="0A1A2ACB" w14:textId="77777777" w:rsidR="00F25A25" w:rsidRPr="00906B09" w:rsidRDefault="00F25A25" w:rsidP="00F25A25"/>
    <w:p w14:paraId="28E87561" w14:textId="77777777" w:rsidR="003C1420" w:rsidRPr="00906B09" w:rsidRDefault="003C1420" w:rsidP="00F25A25"/>
    <w:p w14:paraId="78EBD696" w14:textId="77777777" w:rsidR="003C1420" w:rsidRPr="00906B09" w:rsidRDefault="003C1420" w:rsidP="00F25A25"/>
    <w:p w14:paraId="0A943C38" w14:textId="77777777" w:rsidR="003C1420" w:rsidRPr="00906B09" w:rsidRDefault="003C1420" w:rsidP="00F25A25">
      <w:pPr>
        <w:sectPr w:rsidR="003C1420" w:rsidRPr="00906B09" w:rsidSect="003A3291">
          <w:type w:val="continuous"/>
          <w:pgSz w:w="11907" w:h="16840" w:code="9"/>
          <w:pgMar w:top="1418" w:right="1134" w:bottom="1418" w:left="1134" w:header="709" w:footer="399" w:gutter="0"/>
          <w:cols w:space="708"/>
          <w:docGrid w:linePitch="360"/>
        </w:sectPr>
      </w:pPr>
    </w:p>
    <w:p w14:paraId="73D6F068" w14:textId="77777777" w:rsidR="003C1420" w:rsidRPr="00906B09" w:rsidRDefault="003C1420" w:rsidP="00F25A25">
      <w:pPr>
        <w:rPr>
          <w:b/>
        </w:rPr>
      </w:pPr>
      <w:r w:rsidRPr="00906B09">
        <w:rPr>
          <w:b/>
        </w:rPr>
        <w:lastRenderedPageBreak/>
        <w:t>KW9</w:t>
      </w:r>
    </w:p>
    <w:p w14:paraId="17D1AB3D" w14:textId="77777777" w:rsidR="00F25A25" w:rsidRPr="00906B09" w:rsidRDefault="00F25A25" w:rsidP="00F25A25">
      <w:r w:rsidRPr="00906B09">
        <w:lastRenderedPageBreak/>
        <w:t>Keywords: 3D, Azimuthal Eq</w:t>
      </w:r>
      <w:r w:rsidR="003C1420" w:rsidRPr="00906B09">
        <w:t xml:space="preserve">uidistant, Lambert Cylindrical, </w:t>
      </w:r>
      <w:r w:rsidRPr="00906B09">
        <w:t>Lambert Azimuthal, Mercator, Mollweide, Plate Caree,Robinson</w:t>
      </w:r>
    </w:p>
    <w:p w14:paraId="61A2F489" w14:textId="77777777" w:rsidR="003C1420" w:rsidRPr="00906B09" w:rsidRDefault="003C1420" w:rsidP="00F25A25">
      <w:pPr>
        <w:sectPr w:rsidR="003C1420" w:rsidRPr="00906B09" w:rsidSect="003C1420">
          <w:type w:val="continuous"/>
          <w:pgSz w:w="11907" w:h="16840" w:code="9"/>
          <w:pgMar w:top="1418" w:right="1134" w:bottom="1418" w:left="1134" w:header="709" w:footer="399" w:gutter="0"/>
          <w:cols w:num="2" w:space="708" w:equalWidth="0">
            <w:col w:w="2741" w:space="708"/>
            <w:col w:w="6190"/>
          </w:cols>
          <w:docGrid w:linePitch="360"/>
        </w:sectPr>
      </w:pPr>
    </w:p>
    <w:p w14:paraId="438C2082" w14:textId="77777777" w:rsidR="00F25A25" w:rsidRPr="00906B09" w:rsidRDefault="00F25A25" w:rsidP="00F25A25"/>
    <w:p w14:paraId="71C7F4EA" w14:textId="77777777" w:rsidR="003C1420" w:rsidRPr="00906B09" w:rsidRDefault="003C1420" w:rsidP="00F25A25">
      <w:pPr>
        <w:sectPr w:rsidR="003C1420" w:rsidRPr="00906B09" w:rsidSect="003A3291">
          <w:type w:val="continuous"/>
          <w:pgSz w:w="11907" w:h="16840" w:code="9"/>
          <w:pgMar w:top="1418" w:right="1134" w:bottom="1418" w:left="1134" w:header="709" w:footer="399" w:gutter="0"/>
          <w:cols w:space="708"/>
          <w:docGrid w:linePitch="360"/>
        </w:sectPr>
      </w:pPr>
    </w:p>
    <w:p w14:paraId="1F0B9F1C" w14:textId="77777777" w:rsidR="003C1420" w:rsidRPr="00906B09" w:rsidRDefault="003C1420" w:rsidP="00F25A25">
      <w:pPr>
        <w:rPr>
          <w:b/>
        </w:rPr>
      </w:pPr>
      <w:r w:rsidRPr="00906B09">
        <w:rPr>
          <w:b/>
        </w:rPr>
        <w:lastRenderedPageBreak/>
        <w:t>KW10</w:t>
      </w:r>
    </w:p>
    <w:p w14:paraId="1BE3B071" w14:textId="77777777" w:rsidR="00F25A25" w:rsidRPr="00906B09" w:rsidRDefault="00F25A25" w:rsidP="00F25A25">
      <w:r w:rsidRPr="00906B09">
        <w:lastRenderedPageBreak/>
        <w:t>Keywords: DASHTINY, DASH, DASHDOT, DOT, FULL</w:t>
      </w:r>
    </w:p>
    <w:p w14:paraId="08F4AC88" w14:textId="77777777" w:rsidR="003C1420" w:rsidRPr="00906B09" w:rsidRDefault="003C1420" w:rsidP="000109C5">
      <w:pPr>
        <w:sectPr w:rsidR="003C1420" w:rsidRPr="00906B09" w:rsidSect="003C1420">
          <w:type w:val="continuous"/>
          <w:pgSz w:w="11907" w:h="16840" w:code="9"/>
          <w:pgMar w:top="1418" w:right="1134" w:bottom="1418" w:left="1134" w:header="709" w:footer="399" w:gutter="0"/>
          <w:cols w:num="2" w:space="708" w:equalWidth="0">
            <w:col w:w="2741" w:space="708"/>
            <w:col w:w="6190"/>
          </w:cols>
          <w:docGrid w:linePitch="360"/>
        </w:sectPr>
      </w:pPr>
    </w:p>
    <w:p w14:paraId="2D8B89D7" w14:textId="77777777" w:rsidR="00F25A25" w:rsidRPr="00906B09" w:rsidRDefault="00F25A25" w:rsidP="000109C5"/>
    <w:p w14:paraId="5D33CBEE" w14:textId="77777777" w:rsidR="00F25A25" w:rsidRPr="00906B09" w:rsidRDefault="008A46EF" w:rsidP="008A46EF">
      <w:pPr>
        <w:pStyle w:val="Heading1"/>
      </w:pPr>
      <w:bookmarkStart w:id="524" w:name="_Toc449978516"/>
      <w:r w:rsidRPr="00906B09">
        <w:lastRenderedPageBreak/>
        <w:t>ANNEX E: BRATHL-MATLAB API</w:t>
      </w:r>
      <w:bookmarkEnd w:id="524"/>
    </w:p>
    <w:p w14:paraId="27234699" w14:textId="77777777" w:rsidR="008A46EF" w:rsidRPr="00906B09" w:rsidRDefault="008A46EF" w:rsidP="008A46EF">
      <w:r w:rsidRPr="00906B09">
        <w:t>The BRATHL-MATLAB API consists of just a handful of MATLAB structures and functions.</w:t>
      </w:r>
    </w:p>
    <w:p w14:paraId="0F582CF5" w14:textId="77777777" w:rsidR="008A46EF" w:rsidRPr="00906B09" w:rsidRDefault="008A46EF" w:rsidP="008A46EF"/>
    <w:p w14:paraId="44C17085" w14:textId="77777777" w:rsidR="008A46EF" w:rsidRPr="00906B09" w:rsidRDefault="008A46EF" w:rsidP="008A46EF">
      <w:r w:rsidRPr="00906B09">
        <w:t xml:space="preserve">                                          ==================</w:t>
      </w:r>
    </w:p>
    <w:p w14:paraId="4C067D06" w14:textId="77777777" w:rsidR="008A46EF" w:rsidRPr="00906B09" w:rsidRDefault="008A46EF" w:rsidP="008A46EF">
      <w:r w:rsidRPr="00906B09">
        <w:t xml:space="preserve">                                              structures</w:t>
      </w:r>
    </w:p>
    <w:p w14:paraId="2FF73FCC" w14:textId="77777777" w:rsidR="008A46EF" w:rsidRPr="00906B09" w:rsidRDefault="008A46EF" w:rsidP="008A46EF">
      <w:r w:rsidRPr="00906B09">
        <w:t xml:space="preserve">                                          ==================</w:t>
      </w:r>
    </w:p>
    <w:p w14:paraId="3B574F2C" w14:textId="77777777" w:rsidR="008A46EF" w:rsidRPr="00906B09" w:rsidRDefault="008A46EF" w:rsidP="008A46EF"/>
    <w:p w14:paraId="1F853190" w14:textId="77777777" w:rsidR="008A46EF" w:rsidRPr="00906B09" w:rsidRDefault="008A46EF" w:rsidP="008A46EF">
      <w:r w:rsidRPr="00906B09">
        <w:t>BRATHL_DATEYMDHMSM = 0</w:t>
      </w:r>
    </w:p>
    <w:p w14:paraId="53CB2E57" w14:textId="77777777" w:rsidR="008A46EF" w:rsidRPr="00906B09" w:rsidRDefault="008A46EF" w:rsidP="008A46EF">
      <w:r w:rsidRPr="00906B09">
        <w:t>BRATHL_DATEDSM = 1</w:t>
      </w:r>
    </w:p>
    <w:p w14:paraId="34BD8EF5" w14:textId="77777777" w:rsidR="008A46EF" w:rsidRPr="00906B09" w:rsidRDefault="008A46EF" w:rsidP="008A46EF">
      <w:r w:rsidRPr="00906B09">
        <w:t>BRATHL_DATESECOND = 2</w:t>
      </w:r>
    </w:p>
    <w:p w14:paraId="67220E31" w14:textId="77777777" w:rsidR="008A46EF" w:rsidRPr="00906B09" w:rsidRDefault="008A46EF" w:rsidP="008A46EF">
      <w:r w:rsidRPr="00906B09">
        <w:t>BRATHL_DATEJULIAN = 3</w:t>
      </w:r>
    </w:p>
    <w:p w14:paraId="208748B1" w14:textId="77777777" w:rsidR="008A46EF" w:rsidRPr="00906B09" w:rsidRDefault="008A46EF" w:rsidP="008A46EF"/>
    <w:p w14:paraId="00FC6E72" w14:textId="77777777" w:rsidR="008A46EF" w:rsidRPr="00906B09" w:rsidRDefault="008A46EF" w:rsidP="008A46EF">
      <w:r w:rsidRPr="00906B09">
        <w:t>To create a structure, use BRATHL_CREATESTRUCT (see description below)</w:t>
      </w:r>
    </w:p>
    <w:p w14:paraId="6F25AB1B" w14:textId="77777777" w:rsidR="008A46EF" w:rsidRPr="00906B09" w:rsidRDefault="008A46EF" w:rsidP="008A46EF"/>
    <w:p w14:paraId="132224A5" w14:textId="77777777" w:rsidR="008A46EF" w:rsidRPr="00906B09" w:rsidRDefault="008A46EF" w:rsidP="008A46EF">
      <w:r w:rsidRPr="00906B09">
        <w:t>BRATHL_DATEYMDHMSM structure</w:t>
      </w:r>
    </w:p>
    <w:p w14:paraId="1FE49A4C" w14:textId="77777777" w:rsidR="008A46EF" w:rsidRPr="00906B09" w:rsidRDefault="008A46EF" w:rsidP="008A46EF">
      <w:r w:rsidRPr="00906B09">
        <w:t>------------------------------------</w:t>
      </w:r>
    </w:p>
    <w:p w14:paraId="20000C9C" w14:textId="77777777" w:rsidR="008A46EF" w:rsidRPr="00906B09" w:rsidRDefault="008A46EF" w:rsidP="008A46EF">
      <w:r w:rsidRPr="00906B09">
        <w:t>This structure represents a YYYY-MM-DD HH:MN:SS:MS date structure :</w:t>
      </w:r>
    </w:p>
    <w:p w14:paraId="3CF07C96" w14:textId="77777777" w:rsidR="008A46EF" w:rsidRPr="00906B09" w:rsidRDefault="008A46EF" w:rsidP="008A46EF">
      <w:r w:rsidRPr="00906B09">
        <w:t>YEAR</w:t>
      </w:r>
    </w:p>
    <w:p w14:paraId="70E85E01" w14:textId="77777777" w:rsidR="008A46EF" w:rsidRPr="00906B09" w:rsidRDefault="008A46EF" w:rsidP="008A46EF">
      <w:r w:rsidRPr="00906B09">
        <w:t>MONTH</w:t>
      </w:r>
    </w:p>
    <w:p w14:paraId="1D6B5290" w14:textId="77777777" w:rsidR="008A46EF" w:rsidRPr="00906B09" w:rsidRDefault="008A46EF" w:rsidP="008A46EF">
      <w:r w:rsidRPr="00906B09">
        <w:t>DAY</w:t>
      </w:r>
    </w:p>
    <w:p w14:paraId="394B1E14" w14:textId="77777777" w:rsidR="008A46EF" w:rsidRPr="00906B09" w:rsidRDefault="008A46EF" w:rsidP="008A46EF">
      <w:r w:rsidRPr="00906B09">
        <w:t>HOUR</w:t>
      </w:r>
    </w:p>
    <w:p w14:paraId="11CDAED9" w14:textId="77777777" w:rsidR="008A46EF" w:rsidRPr="00906B09" w:rsidRDefault="008A46EF" w:rsidP="008A46EF">
      <w:r w:rsidRPr="00906B09">
        <w:t>MINUTE</w:t>
      </w:r>
    </w:p>
    <w:p w14:paraId="1AB97C8C" w14:textId="77777777" w:rsidR="008A46EF" w:rsidRPr="00906B09" w:rsidRDefault="008A46EF" w:rsidP="008A46EF">
      <w:r w:rsidRPr="00906B09">
        <w:t xml:space="preserve">SECOND  </w:t>
      </w:r>
    </w:p>
    <w:p w14:paraId="58EBC5CC" w14:textId="77777777" w:rsidR="008A46EF" w:rsidRPr="00906B09" w:rsidRDefault="008A46EF" w:rsidP="008A46EF">
      <w:r w:rsidRPr="00906B09">
        <w:t>MUSECOND</w:t>
      </w:r>
    </w:p>
    <w:p w14:paraId="68101320" w14:textId="77777777" w:rsidR="008A46EF" w:rsidRPr="00906B09" w:rsidRDefault="008A46EF" w:rsidP="008A46EF"/>
    <w:p w14:paraId="4BBAA1AB" w14:textId="77777777" w:rsidR="008A46EF" w:rsidRPr="00906B09" w:rsidRDefault="008A46EF" w:rsidP="008A46EF">
      <w:r w:rsidRPr="00906B09">
        <w:t>Example :</w:t>
      </w:r>
    </w:p>
    <w:p w14:paraId="51D8FE4D" w14:textId="77777777" w:rsidR="008A46EF" w:rsidRPr="00906B09" w:rsidRDefault="008A46EF" w:rsidP="008A46EF"/>
    <w:p w14:paraId="0CA0C05E" w14:textId="77777777" w:rsidR="008A46EF" w:rsidRPr="00906B09" w:rsidRDefault="008A46EF" w:rsidP="008A46EF">
      <w:r w:rsidRPr="00906B09">
        <w:t>MyDate=BRATHL_CREATESTRUCT(0)</w:t>
      </w:r>
    </w:p>
    <w:p w14:paraId="0E009B50" w14:textId="77777777" w:rsidR="008A46EF" w:rsidRPr="00906B09" w:rsidRDefault="008A46EF" w:rsidP="008A46EF"/>
    <w:p w14:paraId="4852F247" w14:textId="77777777" w:rsidR="008A46EF" w:rsidRPr="00906B09" w:rsidRDefault="008A46EF" w:rsidP="008A46EF">
      <w:r w:rsidRPr="00906B09">
        <w:t>MyDate.YEAR=2003</w:t>
      </w:r>
    </w:p>
    <w:p w14:paraId="312559B2" w14:textId="77777777" w:rsidR="008A46EF" w:rsidRPr="00906B09" w:rsidRDefault="008A46EF" w:rsidP="008A46EF">
      <w:r w:rsidRPr="00906B09">
        <w:t>MyDate.MONTH=12</w:t>
      </w:r>
    </w:p>
    <w:p w14:paraId="00EEDB95" w14:textId="77777777" w:rsidR="008A46EF" w:rsidRPr="00906B09" w:rsidRDefault="008A46EF" w:rsidP="008A46EF">
      <w:r w:rsidRPr="00906B09">
        <w:t>MyDate.DAY=5</w:t>
      </w:r>
    </w:p>
    <w:p w14:paraId="666A9567" w14:textId="77777777" w:rsidR="008A46EF" w:rsidRPr="00906B09" w:rsidRDefault="008A46EF" w:rsidP="008A46EF">
      <w:r w:rsidRPr="00906B09">
        <w:t>MyDate.HOUR=18</w:t>
      </w:r>
    </w:p>
    <w:p w14:paraId="21F28C0E" w14:textId="77777777" w:rsidR="008A46EF" w:rsidRPr="00906B09" w:rsidRDefault="008A46EF" w:rsidP="008A46EF">
      <w:r w:rsidRPr="00906B09">
        <w:t>MyDate.MINUTE=0</w:t>
      </w:r>
    </w:p>
    <w:p w14:paraId="70F3A8C9" w14:textId="77777777" w:rsidR="008A46EF" w:rsidRPr="00906B09" w:rsidRDefault="008A46EF" w:rsidP="008A46EF">
      <w:r w:rsidRPr="00906B09">
        <w:t>MyDate.SECOND=21</w:t>
      </w:r>
    </w:p>
    <w:p w14:paraId="4E9F0D99" w14:textId="77777777" w:rsidR="008A46EF" w:rsidRPr="00906B09" w:rsidRDefault="008A46EF" w:rsidP="008A46EF">
      <w:r w:rsidRPr="00906B09">
        <w:t>MyDate.MUSECOND=1069</w:t>
      </w:r>
    </w:p>
    <w:p w14:paraId="46D973AF" w14:textId="77777777" w:rsidR="008A46EF" w:rsidRPr="00906B09" w:rsidRDefault="008A46EF" w:rsidP="008A46EF"/>
    <w:p w14:paraId="1F37D6E5" w14:textId="77777777" w:rsidR="008A46EF" w:rsidRPr="00906B09" w:rsidRDefault="008A46EF">
      <w:pPr>
        <w:spacing w:before="0"/>
        <w:jc w:val="left"/>
      </w:pPr>
      <w:r w:rsidRPr="00906B09">
        <w:br w:type="page"/>
      </w:r>
    </w:p>
    <w:p w14:paraId="3C3BCC42" w14:textId="77777777" w:rsidR="008A46EF" w:rsidRPr="00906B09" w:rsidRDefault="008A46EF" w:rsidP="008A46EF">
      <w:r w:rsidRPr="00906B09">
        <w:lastRenderedPageBreak/>
        <w:t>BRATHL_DATEDSM structure</w:t>
      </w:r>
    </w:p>
    <w:p w14:paraId="5D17DB3D" w14:textId="77777777" w:rsidR="008A46EF" w:rsidRPr="00906B09" w:rsidRDefault="008A46EF" w:rsidP="008A46EF">
      <w:r w:rsidRPr="00906B09">
        <w:t>------------------------------------</w:t>
      </w:r>
    </w:p>
    <w:p w14:paraId="77429623" w14:textId="77777777" w:rsidR="008A46EF" w:rsidRPr="00906B09" w:rsidRDefault="008A46EF" w:rsidP="008A46EF">
      <w:r w:rsidRPr="00906B09">
        <w:t>This structure represents a day/seconds/microseconds date structure:</w:t>
      </w:r>
    </w:p>
    <w:p w14:paraId="5086BAE5" w14:textId="77777777" w:rsidR="008A46EF" w:rsidRPr="00906B09" w:rsidRDefault="008A46EF" w:rsidP="008A46EF">
      <w:r w:rsidRPr="00906B09">
        <w:t>REFDATE              reference date</w:t>
      </w:r>
    </w:p>
    <w:p w14:paraId="5BBCB889" w14:textId="77777777" w:rsidR="008A46EF" w:rsidRPr="00906B09" w:rsidRDefault="008A46EF" w:rsidP="008A46EF">
      <w:r w:rsidRPr="00906B09">
        <w:t>DAYS                   numbers of days</w:t>
      </w:r>
    </w:p>
    <w:p w14:paraId="72003556" w14:textId="77777777" w:rsidR="008A46EF" w:rsidRPr="00906B09" w:rsidRDefault="008A46EF" w:rsidP="008A46EF">
      <w:r w:rsidRPr="00906B09">
        <w:t>SECONDS             numbers of seconds</w:t>
      </w:r>
    </w:p>
    <w:p w14:paraId="0D0B0EB8" w14:textId="77777777" w:rsidR="008A46EF" w:rsidRPr="00906B09" w:rsidRDefault="008A46EF" w:rsidP="008A46EF">
      <w:r w:rsidRPr="00906B09">
        <w:t>MUSECONDS         numbers of microseconds</w:t>
      </w:r>
    </w:p>
    <w:p w14:paraId="7C4060A9" w14:textId="77777777" w:rsidR="008A46EF" w:rsidRPr="00906B09" w:rsidRDefault="008A46EF" w:rsidP="008A46EF"/>
    <w:p w14:paraId="4CC93FF6" w14:textId="77777777" w:rsidR="008A46EF" w:rsidRPr="00906B09" w:rsidRDefault="008A46EF" w:rsidP="008A46EF"/>
    <w:p w14:paraId="5FA790EA" w14:textId="77777777" w:rsidR="008A46EF" w:rsidRPr="00906B09" w:rsidRDefault="008A46EF" w:rsidP="008A46EF">
      <w:r w:rsidRPr="00906B09">
        <w:t>REFDATE is the reference date i.e :</w:t>
      </w:r>
    </w:p>
    <w:p w14:paraId="3A6F44F6" w14:textId="77777777" w:rsidR="008A46EF" w:rsidRPr="00906B09" w:rsidRDefault="008A46EF" w:rsidP="008A46EF">
      <w:r w:rsidRPr="00906B09">
        <w:t xml:space="preserve">  0: 1950-01-01 00:00:00.0</w:t>
      </w:r>
    </w:p>
    <w:p w14:paraId="59B5770B" w14:textId="77777777" w:rsidR="008A46EF" w:rsidRPr="00906B09" w:rsidRDefault="008A46EF" w:rsidP="008A46EF">
      <w:r w:rsidRPr="00906B09">
        <w:t xml:space="preserve">  1: 1958-01-01 00:00:00.0</w:t>
      </w:r>
    </w:p>
    <w:p w14:paraId="21A4CD7F" w14:textId="77777777" w:rsidR="008A46EF" w:rsidRPr="00906B09" w:rsidRDefault="008A46EF" w:rsidP="008A46EF">
      <w:r w:rsidRPr="00906B09">
        <w:t xml:space="preserve">  2: 1985-01-01 00:00:00.0</w:t>
      </w:r>
    </w:p>
    <w:p w14:paraId="4A6C3536" w14:textId="77777777" w:rsidR="008A46EF" w:rsidRPr="00906B09" w:rsidRDefault="008A46EF" w:rsidP="008A46EF">
      <w:r w:rsidRPr="00906B09">
        <w:t xml:space="preserve">  3: 1990-01-01 00:00:00.0</w:t>
      </w:r>
    </w:p>
    <w:p w14:paraId="34423BAC" w14:textId="77777777" w:rsidR="008A46EF" w:rsidRPr="00906B09" w:rsidRDefault="008A46EF" w:rsidP="008A46EF">
      <w:r w:rsidRPr="00906B09">
        <w:t xml:space="preserve">  4: 2000-01-01 00:00:00.0</w:t>
      </w:r>
    </w:p>
    <w:p w14:paraId="6BF81444" w14:textId="77777777" w:rsidR="008A46EF" w:rsidRPr="00906B09" w:rsidRDefault="008A46EF" w:rsidP="008A46EF">
      <w:r w:rsidRPr="00906B09">
        <w:t xml:space="preserve">  5: user reference 1</w:t>
      </w:r>
    </w:p>
    <w:p w14:paraId="272E6C4A" w14:textId="77777777" w:rsidR="008A46EF" w:rsidRPr="00906B09" w:rsidRDefault="008A46EF" w:rsidP="008A46EF">
      <w:r w:rsidRPr="00906B09">
        <w:t xml:space="preserve">  6: user reference 2</w:t>
      </w:r>
    </w:p>
    <w:p w14:paraId="3AFD28D4" w14:textId="77777777" w:rsidR="008A46EF" w:rsidRPr="00906B09" w:rsidRDefault="008A46EF" w:rsidP="008A46EF"/>
    <w:p w14:paraId="1D140D9B" w14:textId="77777777" w:rsidR="008A46EF" w:rsidRPr="00906B09" w:rsidRDefault="008A46EF" w:rsidP="008A46EF">
      <w:r w:rsidRPr="00906B09">
        <w:t>values of 5 and 6 allow the user to set two specifics reference date of his choice</w:t>
      </w:r>
    </w:p>
    <w:p w14:paraId="255ABCD1" w14:textId="77777777" w:rsidR="008A46EF" w:rsidRPr="00906B09" w:rsidRDefault="008A46EF" w:rsidP="008A46EF">
      <w:r w:rsidRPr="00906B09">
        <w:t>(see BRATHL_SETREFUSER1 and BRATHL_SETREFUSER2 functions)</w:t>
      </w:r>
    </w:p>
    <w:p w14:paraId="250A58AC" w14:textId="77777777" w:rsidR="008A46EF" w:rsidRPr="00906B09" w:rsidRDefault="008A46EF" w:rsidP="008A46EF"/>
    <w:p w14:paraId="18F8818C" w14:textId="77777777" w:rsidR="008A46EF" w:rsidRPr="00906B09" w:rsidRDefault="002557EE" w:rsidP="008A46EF">
      <w:r w:rsidRPr="00906B09">
        <w:t>Example</w:t>
      </w:r>
      <w:r w:rsidR="008A46EF" w:rsidRPr="00906B09">
        <w:t>:</w:t>
      </w:r>
    </w:p>
    <w:p w14:paraId="108EA124" w14:textId="77777777" w:rsidR="008A46EF" w:rsidRPr="00906B09" w:rsidRDefault="008A46EF" w:rsidP="008A46EF"/>
    <w:p w14:paraId="4AC8AE48" w14:textId="77777777" w:rsidR="008A46EF" w:rsidRPr="00906B09" w:rsidRDefault="008A46EF" w:rsidP="008A46EF">
      <w:r w:rsidRPr="00906B09">
        <w:t>MyDate=BRATHL_CREATESTRUCT(1)</w:t>
      </w:r>
    </w:p>
    <w:p w14:paraId="0FD2CF95" w14:textId="77777777" w:rsidR="008A46EF" w:rsidRPr="00906B09" w:rsidRDefault="008A46EF" w:rsidP="008A46EF"/>
    <w:p w14:paraId="25724F49" w14:textId="77777777" w:rsidR="008A46EF" w:rsidRPr="00906B09" w:rsidRDefault="008A46EF" w:rsidP="008A46EF">
      <w:r w:rsidRPr="00906B09">
        <w:t>MyDate.REFDATE=3</w:t>
      </w:r>
    </w:p>
    <w:p w14:paraId="2D587A4A" w14:textId="77777777" w:rsidR="008A46EF" w:rsidRPr="00906B09" w:rsidRDefault="008A46EF" w:rsidP="008A46EF">
      <w:r w:rsidRPr="00906B09">
        <w:t>MyDate.DAYS=423</w:t>
      </w:r>
    </w:p>
    <w:p w14:paraId="36582966" w14:textId="77777777" w:rsidR="008A46EF" w:rsidRPr="00906B09" w:rsidRDefault="008A46EF" w:rsidP="008A46EF">
      <w:r w:rsidRPr="00906B09">
        <w:t>MyDate.SECONDS=5</w:t>
      </w:r>
    </w:p>
    <w:p w14:paraId="6F38F097" w14:textId="77777777" w:rsidR="008A46EF" w:rsidRPr="00906B09" w:rsidRDefault="008A46EF" w:rsidP="008A46EF">
      <w:r w:rsidRPr="00906B09">
        <w:t>MyDate.MUSECONDS=0</w:t>
      </w:r>
    </w:p>
    <w:p w14:paraId="7672B615" w14:textId="77777777" w:rsidR="008A46EF" w:rsidRPr="00906B09" w:rsidRDefault="008A46EF" w:rsidP="008A46EF"/>
    <w:p w14:paraId="29C02CC1" w14:textId="77777777" w:rsidR="008A46EF" w:rsidRPr="00906B09" w:rsidRDefault="008A46EF" w:rsidP="008A46EF">
      <w:r w:rsidRPr="00906B09">
        <w:t>BRATHL_DATESECONDS structure</w:t>
      </w:r>
    </w:p>
    <w:p w14:paraId="4C81BBF5" w14:textId="77777777" w:rsidR="008A46EF" w:rsidRPr="00906B09" w:rsidRDefault="008A46EF" w:rsidP="008A46EF">
      <w:r w:rsidRPr="00906B09">
        <w:t>------------------------------------</w:t>
      </w:r>
    </w:p>
    <w:p w14:paraId="281489A9" w14:textId="77777777" w:rsidR="008A46EF" w:rsidRPr="00906B09" w:rsidRDefault="008A46EF" w:rsidP="008A46EF">
      <w:r w:rsidRPr="00906B09">
        <w:t>This structure represents a decimal seconds date structure:</w:t>
      </w:r>
    </w:p>
    <w:p w14:paraId="36F1E233" w14:textId="77777777" w:rsidR="008A46EF" w:rsidRPr="00906B09" w:rsidRDefault="002557EE" w:rsidP="008A46EF">
      <w:r w:rsidRPr="00906B09">
        <w:t xml:space="preserve">REFDATE                </w:t>
      </w:r>
      <w:r w:rsidR="008A46EF" w:rsidRPr="00906B09">
        <w:t>reference date - see :BRATHL_DATEDSM</w:t>
      </w:r>
    </w:p>
    <w:p w14:paraId="787F9524" w14:textId="77777777" w:rsidR="008A46EF" w:rsidRPr="00906B09" w:rsidRDefault="008A46EF" w:rsidP="008A46EF">
      <w:r w:rsidRPr="00906B09">
        <w:t>NBSECONDS           decimal numbers of seconds (seconds.microseconds)</w:t>
      </w:r>
    </w:p>
    <w:p w14:paraId="51898561" w14:textId="77777777" w:rsidR="002557EE" w:rsidRPr="00906B09" w:rsidRDefault="002557EE" w:rsidP="008A46EF"/>
    <w:p w14:paraId="23CECB75" w14:textId="77777777" w:rsidR="008A46EF" w:rsidRPr="00906B09" w:rsidRDefault="002557EE" w:rsidP="008A46EF">
      <w:r w:rsidRPr="00906B09">
        <w:t>Example</w:t>
      </w:r>
      <w:r w:rsidR="008A46EF" w:rsidRPr="00906B09">
        <w:t>:</w:t>
      </w:r>
    </w:p>
    <w:p w14:paraId="4F600C96" w14:textId="77777777" w:rsidR="008A46EF" w:rsidRPr="00906B09" w:rsidRDefault="008A46EF" w:rsidP="008A46EF"/>
    <w:p w14:paraId="32CFC277" w14:textId="77777777" w:rsidR="008A46EF" w:rsidRPr="00906B09" w:rsidRDefault="008A46EF" w:rsidP="008A46EF">
      <w:r w:rsidRPr="00906B09">
        <w:t>MyDate=BRATHL_CREATESTRUCT(2)</w:t>
      </w:r>
    </w:p>
    <w:p w14:paraId="67641F40" w14:textId="77777777" w:rsidR="008A46EF" w:rsidRPr="00906B09" w:rsidRDefault="008A46EF" w:rsidP="008A46EF"/>
    <w:p w14:paraId="070FDA28" w14:textId="77777777" w:rsidR="008A46EF" w:rsidRPr="00906B09" w:rsidRDefault="008A46EF" w:rsidP="008A46EF">
      <w:r w:rsidRPr="00906B09">
        <w:lastRenderedPageBreak/>
        <w:t>MyDate.REFDATE=0</w:t>
      </w:r>
    </w:p>
    <w:p w14:paraId="0630E655" w14:textId="77777777" w:rsidR="008A46EF" w:rsidRPr="00906B09" w:rsidRDefault="008A46EF" w:rsidP="008A46EF">
      <w:r w:rsidRPr="00906B09">
        <w:t>MyDate.NBSECONDS=56236.0253</w:t>
      </w:r>
    </w:p>
    <w:p w14:paraId="1D010E64" w14:textId="77777777" w:rsidR="008A46EF" w:rsidRPr="00906B09" w:rsidRDefault="008A46EF" w:rsidP="008A46EF"/>
    <w:p w14:paraId="4C91DF0E" w14:textId="77777777" w:rsidR="008A46EF" w:rsidRPr="00906B09" w:rsidRDefault="008A46EF" w:rsidP="008A46EF"/>
    <w:p w14:paraId="1326F5EE" w14:textId="77777777" w:rsidR="008A46EF" w:rsidRPr="00906B09" w:rsidRDefault="008A46EF" w:rsidP="008A46EF">
      <w:r w:rsidRPr="00906B09">
        <w:t>BRATHL_DATEJULIAN structure</w:t>
      </w:r>
    </w:p>
    <w:p w14:paraId="58B556C5" w14:textId="77777777" w:rsidR="008A46EF" w:rsidRPr="00906B09" w:rsidRDefault="008A46EF" w:rsidP="008A46EF">
      <w:r w:rsidRPr="00906B09">
        <w:t>------------------------------------</w:t>
      </w:r>
    </w:p>
    <w:p w14:paraId="3FCE9CF5" w14:textId="77777777" w:rsidR="008A46EF" w:rsidRPr="00906B09" w:rsidRDefault="008A46EF" w:rsidP="008A46EF">
      <w:r w:rsidRPr="00906B09">
        <w:t>This structure represents a decimal julian date structure:</w:t>
      </w:r>
    </w:p>
    <w:p w14:paraId="7468313A" w14:textId="77777777" w:rsidR="008A46EF" w:rsidRPr="00906B09" w:rsidRDefault="008A46EF" w:rsidP="008A46EF">
      <w:r w:rsidRPr="00906B09">
        <w:t>REFDATE             reference date - see :BRATHL_DATEDSM</w:t>
      </w:r>
    </w:p>
    <w:p w14:paraId="5C35702F" w14:textId="77777777" w:rsidR="008A46EF" w:rsidRPr="00906B09" w:rsidRDefault="008A46EF" w:rsidP="008A46EF">
      <w:r w:rsidRPr="00906B09">
        <w:t>JULIAN                decimal julian day</w:t>
      </w:r>
    </w:p>
    <w:p w14:paraId="091DAD7E" w14:textId="77777777" w:rsidR="002557EE" w:rsidRPr="00906B09" w:rsidRDefault="002557EE" w:rsidP="008A46EF"/>
    <w:p w14:paraId="52957C43" w14:textId="77777777" w:rsidR="008A46EF" w:rsidRPr="00906B09" w:rsidRDefault="002557EE" w:rsidP="008A46EF">
      <w:r w:rsidRPr="00906B09">
        <w:t>Example</w:t>
      </w:r>
      <w:r w:rsidR="008A46EF" w:rsidRPr="00906B09">
        <w:t>:</w:t>
      </w:r>
    </w:p>
    <w:p w14:paraId="4BCCE6BD" w14:textId="77777777" w:rsidR="008A46EF" w:rsidRPr="00906B09" w:rsidRDefault="008A46EF" w:rsidP="008A46EF"/>
    <w:p w14:paraId="0EBCB6AE" w14:textId="77777777" w:rsidR="008A46EF" w:rsidRPr="00906B09" w:rsidRDefault="008A46EF" w:rsidP="008A46EF">
      <w:r w:rsidRPr="00906B09">
        <w:t>MyDate=BRATHL_CREATESTRUCT(3)</w:t>
      </w:r>
    </w:p>
    <w:p w14:paraId="78B8F8C4" w14:textId="77777777" w:rsidR="008A46EF" w:rsidRPr="00906B09" w:rsidRDefault="008A46EF" w:rsidP="008A46EF"/>
    <w:p w14:paraId="6B2C62F3" w14:textId="77777777" w:rsidR="008A46EF" w:rsidRPr="00906B09" w:rsidRDefault="008A46EF" w:rsidP="008A46EF">
      <w:r w:rsidRPr="00906B09">
        <w:t>MyDate.REFDATE=0</w:t>
      </w:r>
    </w:p>
    <w:p w14:paraId="20DCE5E9" w14:textId="77777777" w:rsidR="008A46EF" w:rsidRPr="00906B09" w:rsidRDefault="008A46EF" w:rsidP="008A46EF">
      <w:r w:rsidRPr="00906B09">
        <w:t>MyDate.JULIAN=123.569</w:t>
      </w:r>
    </w:p>
    <w:p w14:paraId="556CE932" w14:textId="77777777" w:rsidR="008A46EF" w:rsidRPr="00906B09" w:rsidRDefault="008A46EF" w:rsidP="008A46EF"/>
    <w:p w14:paraId="4E3AFCED" w14:textId="77777777" w:rsidR="008A46EF" w:rsidRPr="00906B09" w:rsidRDefault="008A46EF" w:rsidP="008A46EF"/>
    <w:p w14:paraId="4806012A" w14:textId="77777777" w:rsidR="008A46EF" w:rsidRPr="00906B09" w:rsidRDefault="008A46EF" w:rsidP="008A46EF"/>
    <w:p w14:paraId="296785C5" w14:textId="77777777" w:rsidR="008A46EF" w:rsidRPr="00906B09" w:rsidRDefault="008A46EF" w:rsidP="008A46EF">
      <w:r w:rsidRPr="00906B09">
        <w:t xml:space="preserve">                                          ==================</w:t>
      </w:r>
    </w:p>
    <w:p w14:paraId="0383A46C" w14:textId="77777777" w:rsidR="008A46EF" w:rsidRPr="00906B09" w:rsidRDefault="008A46EF" w:rsidP="008A46EF">
      <w:r w:rsidRPr="00906B09">
        <w:t xml:space="preserve">                                              Functions</w:t>
      </w:r>
    </w:p>
    <w:p w14:paraId="6C476C25" w14:textId="77777777" w:rsidR="008A46EF" w:rsidRPr="00906B09" w:rsidRDefault="008A46EF" w:rsidP="008A46EF">
      <w:r w:rsidRPr="00906B09">
        <w:t xml:space="preserve">                                          ==================</w:t>
      </w:r>
    </w:p>
    <w:p w14:paraId="0B0CA807" w14:textId="77777777" w:rsidR="002557EE" w:rsidRPr="00906B09" w:rsidRDefault="002557EE" w:rsidP="008A46EF"/>
    <w:p w14:paraId="7F96CD43" w14:textId="77777777" w:rsidR="008A46EF" w:rsidRPr="00906B09" w:rsidRDefault="008A46EF" w:rsidP="008A46EF">
      <w:r w:rsidRPr="00906B09">
        <w:t>==================</w:t>
      </w:r>
    </w:p>
    <w:p w14:paraId="574D706F" w14:textId="77777777" w:rsidR="008A46EF" w:rsidRPr="00906B09" w:rsidRDefault="008A46EF" w:rsidP="008A46EF">
      <w:r w:rsidRPr="00906B09">
        <w:t>structure creation functions</w:t>
      </w:r>
    </w:p>
    <w:p w14:paraId="50DF3E25" w14:textId="77777777" w:rsidR="008A46EF" w:rsidRPr="00906B09" w:rsidRDefault="008A46EF" w:rsidP="008A46EF">
      <w:r w:rsidRPr="00906B09">
        <w:t>==================</w:t>
      </w:r>
    </w:p>
    <w:p w14:paraId="1F5FF9E5" w14:textId="77777777" w:rsidR="008A46EF" w:rsidRPr="00906B09" w:rsidRDefault="008A46EF" w:rsidP="008A46EF">
      <w:r w:rsidRPr="00906B09">
        <w:t>BRATHL_CREATESTRUCT</w:t>
      </w:r>
    </w:p>
    <w:p w14:paraId="4002819C" w14:textId="77777777" w:rsidR="008A46EF" w:rsidRPr="00906B09" w:rsidRDefault="008A46EF" w:rsidP="008A46EF"/>
    <w:p w14:paraId="3B331916" w14:textId="77777777" w:rsidR="008A46EF" w:rsidRPr="00906B09" w:rsidRDefault="008A46EF" w:rsidP="008A46EF">
      <w:r w:rsidRPr="00906B09">
        <w:t>==================</w:t>
      </w:r>
    </w:p>
    <w:p w14:paraId="32562B8C" w14:textId="77777777" w:rsidR="008A46EF" w:rsidRPr="00906B09" w:rsidRDefault="008A46EF" w:rsidP="008A46EF">
      <w:r w:rsidRPr="00906B09">
        <w:t>Date conversion/computation functions</w:t>
      </w:r>
    </w:p>
    <w:p w14:paraId="2ED1696F" w14:textId="77777777" w:rsidR="008A46EF" w:rsidRPr="00906B09" w:rsidRDefault="008A46EF" w:rsidP="008A46EF">
      <w:r w:rsidRPr="00906B09">
        <w:t>==================</w:t>
      </w:r>
    </w:p>
    <w:p w14:paraId="32C69D6B" w14:textId="77777777" w:rsidR="008A46EF" w:rsidRPr="00906B09" w:rsidRDefault="008A46EF" w:rsidP="008A46EF">
      <w:r w:rsidRPr="00906B09">
        <w:t>BRATHL_DAYOFYEAR</w:t>
      </w:r>
    </w:p>
    <w:p w14:paraId="0891E066" w14:textId="77777777" w:rsidR="008A46EF" w:rsidRPr="00906B09" w:rsidRDefault="008A46EF" w:rsidP="008A46EF"/>
    <w:p w14:paraId="5F5A6A51" w14:textId="77777777" w:rsidR="008A46EF" w:rsidRPr="00906B09" w:rsidRDefault="008A46EF" w:rsidP="008A46EF">
      <w:r w:rsidRPr="00906B09">
        <w:t>BRATHL_DIFFDSM</w:t>
      </w:r>
    </w:p>
    <w:p w14:paraId="2AAD8749" w14:textId="77777777" w:rsidR="008A46EF" w:rsidRPr="00906B09" w:rsidRDefault="008A46EF" w:rsidP="008A46EF">
      <w:r w:rsidRPr="00906B09">
        <w:t>BRATHL_DIFFJULIAN</w:t>
      </w:r>
    </w:p>
    <w:p w14:paraId="5E2BB789" w14:textId="77777777" w:rsidR="008A46EF" w:rsidRPr="00906B09" w:rsidRDefault="008A46EF" w:rsidP="008A46EF">
      <w:r w:rsidRPr="00906B09">
        <w:t>BRATHL_DIFFYMDHMSM</w:t>
      </w:r>
    </w:p>
    <w:p w14:paraId="4E2CEF91" w14:textId="77777777" w:rsidR="008A46EF" w:rsidRPr="00906B09" w:rsidRDefault="008A46EF" w:rsidP="008A46EF"/>
    <w:p w14:paraId="2CEF5DA0" w14:textId="77777777" w:rsidR="008A46EF" w:rsidRPr="00906B09" w:rsidRDefault="008A46EF" w:rsidP="008A46EF">
      <w:r w:rsidRPr="00906B09">
        <w:t>BRATHL_DSM2JULIAN</w:t>
      </w:r>
    </w:p>
    <w:p w14:paraId="75E795B1" w14:textId="77777777" w:rsidR="008A46EF" w:rsidRPr="00906B09" w:rsidRDefault="008A46EF" w:rsidP="008A46EF">
      <w:r w:rsidRPr="00906B09">
        <w:t>BRATHL_DSM2SECONDS</w:t>
      </w:r>
    </w:p>
    <w:p w14:paraId="5066ADF2" w14:textId="77777777" w:rsidR="008A46EF" w:rsidRPr="00906B09" w:rsidRDefault="008A46EF" w:rsidP="008A46EF">
      <w:r w:rsidRPr="00906B09">
        <w:t>BRATHL_DSM2YMDHMSM</w:t>
      </w:r>
    </w:p>
    <w:p w14:paraId="0E2C067E" w14:textId="77777777" w:rsidR="008A46EF" w:rsidRPr="00906B09" w:rsidRDefault="008A46EF" w:rsidP="008A46EF">
      <w:r w:rsidRPr="00906B09">
        <w:lastRenderedPageBreak/>
        <w:t>BRATHL_JULIAN2DSM</w:t>
      </w:r>
    </w:p>
    <w:p w14:paraId="4A01C0A0" w14:textId="77777777" w:rsidR="008A46EF" w:rsidRPr="00906B09" w:rsidRDefault="008A46EF" w:rsidP="008A46EF">
      <w:r w:rsidRPr="00906B09">
        <w:t>BRATHL_JULIAN2SECONDS</w:t>
      </w:r>
    </w:p>
    <w:p w14:paraId="4047A473" w14:textId="77777777" w:rsidR="008A46EF" w:rsidRPr="00906B09" w:rsidRDefault="008A46EF" w:rsidP="008A46EF">
      <w:r w:rsidRPr="00906B09">
        <w:t>BRATHL_JULIAN2YMDHMSM</w:t>
      </w:r>
    </w:p>
    <w:p w14:paraId="177C9FF4" w14:textId="77777777" w:rsidR="008A46EF" w:rsidRPr="00906B09" w:rsidRDefault="008A46EF" w:rsidP="008A46EF"/>
    <w:p w14:paraId="231114C1" w14:textId="77777777" w:rsidR="008A46EF" w:rsidRPr="00906B09" w:rsidRDefault="008A46EF" w:rsidP="008A46EF">
      <w:r w:rsidRPr="00906B09">
        <w:t>BRATHL_SECONDS2DSM</w:t>
      </w:r>
    </w:p>
    <w:p w14:paraId="61560408" w14:textId="77777777" w:rsidR="008A46EF" w:rsidRPr="00906B09" w:rsidRDefault="008A46EF" w:rsidP="008A46EF">
      <w:r w:rsidRPr="00906B09">
        <w:t>BRATHL_SECONDS2JULIAN</w:t>
      </w:r>
    </w:p>
    <w:p w14:paraId="3BE59188" w14:textId="77777777" w:rsidR="008A46EF" w:rsidRPr="00906B09" w:rsidRDefault="008A46EF" w:rsidP="008A46EF">
      <w:r w:rsidRPr="00906B09">
        <w:t>BRATHL_SECONDS2YMDHMSM</w:t>
      </w:r>
    </w:p>
    <w:p w14:paraId="710CD416" w14:textId="77777777" w:rsidR="008A46EF" w:rsidRPr="00906B09" w:rsidRDefault="008A46EF" w:rsidP="008A46EF"/>
    <w:p w14:paraId="14314D5A" w14:textId="77777777" w:rsidR="008A46EF" w:rsidRPr="00906B09" w:rsidRDefault="008A46EF" w:rsidP="008A46EF">
      <w:r w:rsidRPr="00906B09">
        <w:t>BRATHL_NOWYMDHMSM</w:t>
      </w:r>
    </w:p>
    <w:p w14:paraId="427124D3" w14:textId="77777777" w:rsidR="008A46EF" w:rsidRPr="00906B09" w:rsidRDefault="008A46EF" w:rsidP="008A46EF"/>
    <w:p w14:paraId="099E9629" w14:textId="77777777" w:rsidR="008A46EF" w:rsidRPr="00906B09" w:rsidRDefault="008A46EF" w:rsidP="008A46EF">
      <w:r w:rsidRPr="00906B09">
        <w:t>BRATHL_YMDHMSM2DSM</w:t>
      </w:r>
    </w:p>
    <w:p w14:paraId="23F35EC4" w14:textId="77777777" w:rsidR="008A46EF" w:rsidRPr="00906B09" w:rsidRDefault="008A46EF" w:rsidP="008A46EF">
      <w:r w:rsidRPr="00906B09">
        <w:t>BRATHL_YMDHMSM2JULIAN</w:t>
      </w:r>
    </w:p>
    <w:p w14:paraId="4A873DB3" w14:textId="77777777" w:rsidR="008A46EF" w:rsidRPr="00906B09" w:rsidRDefault="008A46EF" w:rsidP="008A46EF">
      <w:r w:rsidRPr="00906B09">
        <w:t>BRATHL_YMDHMSM2SECONDS</w:t>
      </w:r>
    </w:p>
    <w:p w14:paraId="4156D438" w14:textId="77777777" w:rsidR="008A46EF" w:rsidRPr="00906B09" w:rsidRDefault="008A46EF" w:rsidP="008A46EF"/>
    <w:p w14:paraId="3B183A2B" w14:textId="77777777" w:rsidR="008A46EF" w:rsidRPr="00906B09" w:rsidRDefault="008A46EF" w:rsidP="008A46EF">
      <w:r w:rsidRPr="00906B09">
        <w:t>BRATHL_SETREFUSER1</w:t>
      </w:r>
    </w:p>
    <w:p w14:paraId="2B7C4496" w14:textId="77777777" w:rsidR="008A46EF" w:rsidRPr="00906B09" w:rsidRDefault="008A46EF" w:rsidP="008A46EF">
      <w:r w:rsidRPr="00906B09">
        <w:t>BRATHL_SETREFUSER2</w:t>
      </w:r>
    </w:p>
    <w:p w14:paraId="595FF479" w14:textId="77777777" w:rsidR="008A46EF" w:rsidRPr="00906B09" w:rsidRDefault="008A46EF" w:rsidP="008A46EF"/>
    <w:p w14:paraId="5132B8D2" w14:textId="77777777" w:rsidR="008A46EF" w:rsidRPr="00906B09" w:rsidRDefault="008A46EF" w:rsidP="008A46EF">
      <w:r w:rsidRPr="00906B09">
        <w:t>==================</w:t>
      </w:r>
    </w:p>
    <w:p w14:paraId="21E93B97" w14:textId="77777777" w:rsidR="008A46EF" w:rsidRPr="00906B09" w:rsidRDefault="008A46EF" w:rsidP="008A46EF">
      <w:r w:rsidRPr="00906B09">
        <w:t>Cycle/date conversion functions</w:t>
      </w:r>
    </w:p>
    <w:p w14:paraId="0B9FC788" w14:textId="77777777" w:rsidR="008A46EF" w:rsidRPr="00906B09" w:rsidRDefault="008A46EF" w:rsidP="008A46EF">
      <w:r w:rsidRPr="00906B09">
        <w:t>==================</w:t>
      </w:r>
    </w:p>
    <w:p w14:paraId="0BB65E50" w14:textId="77777777" w:rsidR="008A46EF" w:rsidRPr="00906B09" w:rsidRDefault="008A46EF" w:rsidP="008A46EF">
      <w:r w:rsidRPr="00906B09">
        <w:t>To convert cycle &lt;-&gt; date, these functions use an asci parameter file (ascii file) with records :</w:t>
      </w:r>
    </w:p>
    <w:p w14:paraId="6E4CD57D" w14:textId="77777777" w:rsidR="008A46EF" w:rsidRPr="00906B09" w:rsidRDefault="008A46EF" w:rsidP="008A46EF"/>
    <w:p w14:paraId="14A6FF9E" w14:textId="77777777" w:rsidR="008A46EF" w:rsidRPr="00906B09" w:rsidRDefault="008A46EF" w:rsidP="008A46EF">
      <w:r w:rsidRPr="00906B09">
        <w:t xml:space="preserve">     field 1 : Name of the mission</w:t>
      </w:r>
    </w:p>
    <w:p w14:paraId="65A916C1" w14:textId="77777777" w:rsidR="008A46EF" w:rsidRPr="00906B09" w:rsidRDefault="008A46EF" w:rsidP="008A46EF">
      <w:r w:rsidRPr="00906B09">
        <w:t xml:space="preserve">     field 2 : Cycle reference</w:t>
      </w:r>
    </w:p>
    <w:p w14:paraId="22DAD975" w14:textId="77777777" w:rsidR="008A46EF" w:rsidRPr="00906B09" w:rsidRDefault="008A46EF" w:rsidP="008A46EF">
      <w:r w:rsidRPr="00906B09">
        <w:t xml:space="preserve">     field 3 : Pass reference</w:t>
      </w:r>
    </w:p>
    <w:p w14:paraId="40D53432" w14:textId="77777777" w:rsidR="008A46EF" w:rsidRPr="00906B09" w:rsidRDefault="008A46EF" w:rsidP="008A46EF">
      <w:r w:rsidRPr="00906B09">
        <w:t xml:space="preserve">     field 4 : Reference date  in decimal julian day</w:t>
      </w:r>
    </w:p>
    <w:p w14:paraId="4E404212" w14:textId="77777777" w:rsidR="008A46EF" w:rsidRPr="00906B09" w:rsidRDefault="008A46EF" w:rsidP="008A46EF"/>
    <w:p w14:paraId="12339990" w14:textId="77777777" w:rsidR="008A46EF" w:rsidRPr="00906B09" w:rsidRDefault="008A46EF" w:rsidP="008A46EF">
      <w:r w:rsidRPr="00906B09">
        <w:t>Each field has to be separated by, at least, a non-numeric character</w:t>
      </w:r>
    </w:p>
    <w:p w14:paraId="6096E7CD" w14:textId="77777777" w:rsidR="008A46EF" w:rsidRPr="00906B09" w:rsidRDefault="008A46EF" w:rsidP="008A46EF">
      <w:r w:rsidRPr="00906B09">
        <w:t>The file can contained several records for a same mission.</w:t>
      </w:r>
    </w:p>
    <w:p w14:paraId="1847900C" w14:textId="77777777" w:rsidR="008A46EF" w:rsidRPr="00906B09" w:rsidRDefault="008A46EF" w:rsidP="008A46EF">
      <w:r w:rsidRPr="00906B09">
        <w:t>Only the field with the greatest date is taken into account</w:t>
      </w:r>
    </w:p>
    <w:p w14:paraId="0C6DD768" w14:textId="77777777" w:rsidR="008A46EF" w:rsidRPr="00906B09" w:rsidRDefault="008A46EF" w:rsidP="008A46EF">
      <w:r w:rsidRPr="00906B09">
        <w:t>You can add records.</w:t>
      </w:r>
    </w:p>
    <w:p w14:paraId="6CED695A" w14:textId="77777777" w:rsidR="008A46EF" w:rsidRPr="00906B09" w:rsidRDefault="008A46EF" w:rsidP="008A46EF">
      <w:r w:rsidRPr="00906B09">
        <w:t>You can add c</w:t>
      </w:r>
      <w:r w:rsidR="002557EE" w:rsidRPr="00906B09">
        <w:t xml:space="preserve">omments, commented lines start </w:t>
      </w:r>
      <w:r w:rsidRPr="00906B09">
        <w:t>by '#' character.</w:t>
      </w:r>
    </w:p>
    <w:p w14:paraId="6AEF80DA" w14:textId="77777777" w:rsidR="008A46EF" w:rsidRPr="00906B09" w:rsidRDefault="008A46EF" w:rsidP="008A46EF"/>
    <w:p w14:paraId="012F1F6A" w14:textId="77777777" w:rsidR="008A46EF" w:rsidRPr="00906B09" w:rsidRDefault="008A46EF" w:rsidP="008A46EF">
      <w:r w:rsidRPr="00906B09">
        <w:t>If the file do</w:t>
      </w:r>
      <w:r w:rsidR="002557EE" w:rsidRPr="00906B09">
        <w:t>esn't exist, default values are</w:t>
      </w:r>
      <w:r w:rsidRPr="00906B09">
        <w:t>:</w:t>
      </w:r>
    </w:p>
    <w:p w14:paraId="07D4CE7F" w14:textId="77777777" w:rsidR="008A46EF" w:rsidRPr="00906B09" w:rsidRDefault="008A46EF" w:rsidP="008A46EF"/>
    <w:p w14:paraId="0A029F54" w14:textId="77777777" w:rsidR="008A46EF" w:rsidRPr="00906B09" w:rsidRDefault="008A46EF" w:rsidP="008A46EF">
      <w:r w:rsidRPr="00906B09">
        <w:t xml:space="preserve">Name           </w:t>
      </w:r>
      <w:r w:rsidRPr="00906B09">
        <w:tab/>
        <w:t xml:space="preserve">Cycle     </w:t>
      </w:r>
      <w:r w:rsidRPr="00906B09">
        <w:tab/>
        <w:t>Pass    Reference date</w:t>
      </w:r>
    </w:p>
    <w:p w14:paraId="21A7198B" w14:textId="77777777" w:rsidR="008A46EF" w:rsidRPr="00906B09" w:rsidRDefault="008A46EF" w:rsidP="008A46EF">
      <w:r w:rsidRPr="00906B09">
        <w:t xml:space="preserve">Jason-1         </w:t>
      </w:r>
      <w:r w:rsidRPr="00906B09">
        <w:tab/>
        <w:t>99        230     19987.9081795</w:t>
      </w:r>
    </w:p>
    <w:p w14:paraId="228BB849" w14:textId="77777777" w:rsidR="008A46EF" w:rsidRPr="00906B09" w:rsidRDefault="008A46EF" w:rsidP="008A46EF">
      <w:r w:rsidRPr="00906B09">
        <w:t>Topex/Poseidon  442      230     19987.9127535</w:t>
      </w:r>
    </w:p>
    <w:p w14:paraId="65298EFD" w14:textId="77777777" w:rsidR="008A46EF" w:rsidRPr="00906B09" w:rsidRDefault="008A46EF" w:rsidP="008A46EF">
      <w:r w:rsidRPr="00906B09">
        <w:t xml:space="preserve">ERS2            </w:t>
      </w:r>
      <w:r w:rsidRPr="00906B09">
        <w:tab/>
        <w:t>66       598     18831.768334</w:t>
      </w:r>
    </w:p>
    <w:p w14:paraId="065F6687" w14:textId="77777777" w:rsidR="008A46EF" w:rsidRPr="00906B09" w:rsidRDefault="008A46EF" w:rsidP="008A46EF">
      <w:r w:rsidRPr="00906B09">
        <w:t xml:space="preserve">ERS1-A          </w:t>
      </w:r>
      <w:r w:rsidRPr="00906B09">
        <w:tab/>
        <w:t xml:space="preserve">15        </w:t>
      </w:r>
      <w:r w:rsidRPr="00906B09">
        <w:tab/>
      </w:r>
      <w:r w:rsidRPr="00906B09">
        <w:tab/>
        <w:t>1         15636.938955</w:t>
      </w:r>
    </w:p>
    <w:p w14:paraId="14ED0656" w14:textId="77777777" w:rsidR="008A46EF" w:rsidRPr="00906B09" w:rsidRDefault="008A46EF" w:rsidP="008A46EF">
      <w:r w:rsidRPr="00906B09">
        <w:lastRenderedPageBreak/>
        <w:t xml:space="preserve">ERS1-B          </w:t>
      </w:r>
      <w:r w:rsidRPr="00906B09">
        <w:tab/>
        <w:t xml:space="preserve">42        </w:t>
      </w:r>
      <w:r w:rsidRPr="00906B09">
        <w:tab/>
      </w:r>
      <w:r w:rsidRPr="00906B09">
        <w:tab/>
        <w:t>108     16538.6732895</w:t>
      </w:r>
    </w:p>
    <w:p w14:paraId="6418DB0B" w14:textId="77777777" w:rsidR="008A46EF" w:rsidRPr="00906B09" w:rsidRDefault="008A46EF" w:rsidP="008A46EF">
      <w:r w:rsidRPr="00906B09">
        <w:t xml:space="preserve">ENVISAT         </w:t>
      </w:r>
      <w:r w:rsidRPr="00906B09">
        <w:tab/>
        <w:t xml:space="preserve">30        </w:t>
      </w:r>
      <w:r w:rsidRPr="00906B09">
        <w:tab/>
      </w:r>
      <w:r w:rsidRPr="00906B09">
        <w:tab/>
        <w:t>579     19986.106016</w:t>
      </w:r>
    </w:p>
    <w:p w14:paraId="289831FA" w14:textId="77777777" w:rsidR="008A46EF" w:rsidRPr="00906B09" w:rsidRDefault="008A46EF" w:rsidP="008A46EF"/>
    <w:p w14:paraId="71C21CC2" w14:textId="77777777" w:rsidR="008A46EF" w:rsidRPr="00906B09" w:rsidRDefault="008A46EF" w:rsidP="008A46EF">
      <w:r w:rsidRPr="00906B09">
        <w:t>BRATHL_CYCLE2YMDHMSM</w:t>
      </w:r>
    </w:p>
    <w:p w14:paraId="3ED62F9E" w14:textId="77777777" w:rsidR="008A46EF" w:rsidRPr="00906B09" w:rsidRDefault="008A46EF" w:rsidP="008A46EF">
      <w:r w:rsidRPr="00906B09">
        <w:t>BRATHL_YMDHMSM2CYCLE</w:t>
      </w:r>
    </w:p>
    <w:p w14:paraId="39EDA507" w14:textId="77777777" w:rsidR="008A46EF" w:rsidRPr="00906B09" w:rsidRDefault="008A46EF" w:rsidP="008A46EF"/>
    <w:p w14:paraId="6CE0D535" w14:textId="77777777" w:rsidR="008A46EF" w:rsidRPr="00906B09" w:rsidRDefault="008A46EF" w:rsidP="008A46EF">
      <w:r w:rsidRPr="00906B09">
        <w:t>BRATHL_DAYOFYEAR</w:t>
      </w:r>
    </w:p>
    <w:p w14:paraId="08604007" w14:textId="77777777" w:rsidR="008A46EF" w:rsidRPr="00906B09" w:rsidRDefault="008A46EF" w:rsidP="008A46EF">
      <w:r w:rsidRPr="00906B09">
        <w:t>------------------------------------</w:t>
      </w:r>
    </w:p>
    <w:p w14:paraId="6F850410" w14:textId="77777777" w:rsidR="008A46EF" w:rsidRPr="00906B09" w:rsidRDefault="008A46EF" w:rsidP="008A46EF">
      <w:r w:rsidRPr="00906B09">
        <w:t>Retrieves the day of year of a date</w:t>
      </w:r>
    </w:p>
    <w:p w14:paraId="5CF9CA81" w14:textId="77777777" w:rsidR="008A46EF" w:rsidRPr="00906B09" w:rsidRDefault="008A46EF" w:rsidP="008A46EF"/>
    <w:p w14:paraId="75DA97E4" w14:textId="77777777" w:rsidR="008A46EF" w:rsidRPr="00906B09" w:rsidRDefault="008A46EF" w:rsidP="008A46EF">
      <w:r w:rsidRPr="00906B09">
        <w:t>dayOfYear = BRATHL_DAYOFYEAR(BRATHL_DATEYMDHMSM dateYMDHMSM)</w:t>
      </w:r>
    </w:p>
    <w:p w14:paraId="5E020EA5" w14:textId="77777777" w:rsidR="008A46EF" w:rsidRPr="00906B09" w:rsidRDefault="008A46EF" w:rsidP="008A46EF"/>
    <w:p w14:paraId="0FF8C3DC" w14:textId="77777777" w:rsidR="008A46EF" w:rsidRPr="00906B09" w:rsidRDefault="008A46EF" w:rsidP="008A46EF">
      <w:r w:rsidRPr="00906B09">
        <w:t>[in] dateYMDHMSM : date</w:t>
      </w:r>
    </w:p>
    <w:p w14:paraId="557E8252" w14:textId="77777777" w:rsidR="008A46EF" w:rsidRPr="00906B09" w:rsidRDefault="008A46EF" w:rsidP="008A46EF">
      <w:r w:rsidRPr="00906B09">
        <w:t>[out] dayOfYear : day of year of the date parameter</w:t>
      </w:r>
    </w:p>
    <w:p w14:paraId="715A74DA" w14:textId="77777777" w:rsidR="008A46EF" w:rsidRPr="00906B09" w:rsidRDefault="008A46EF" w:rsidP="008A46EF"/>
    <w:p w14:paraId="3641D312" w14:textId="77777777" w:rsidR="008A46EF" w:rsidRPr="00906B09" w:rsidRDefault="00CE7EC9" w:rsidP="008A46EF">
      <w:r w:rsidRPr="00906B09">
        <w:t>Example</w:t>
      </w:r>
      <w:r w:rsidR="008A46EF" w:rsidRPr="00906B09">
        <w:t>:</w:t>
      </w:r>
    </w:p>
    <w:p w14:paraId="164B2764" w14:textId="77777777" w:rsidR="008A46EF" w:rsidRPr="00906B09" w:rsidRDefault="008A46EF" w:rsidP="008A46EF"/>
    <w:p w14:paraId="5C32F69A" w14:textId="77777777" w:rsidR="008A46EF" w:rsidRPr="00906B09" w:rsidRDefault="008A46EF" w:rsidP="008A46EF">
      <w:r w:rsidRPr="00906B09">
        <w:t>MyDate={BRATHL_DATEYMDHMSM}</w:t>
      </w:r>
    </w:p>
    <w:p w14:paraId="2A2B5288" w14:textId="77777777" w:rsidR="008A46EF" w:rsidRPr="00906B09" w:rsidRDefault="008A46EF" w:rsidP="008A46EF"/>
    <w:p w14:paraId="5B09E40D" w14:textId="77777777" w:rsidR="008A46EF" w:rsidRPr="00906B09" w:rsidRDefault="008A46EF" w:rsidP="008A46EF">
      <w:r w:rsidRPr="00906B09">
        <w:t>MyDate.YEAR=2003</w:t>
      </w:r>
    </w:p>
    <w:p w14:paraId="257EACDA" w14:textId="77777777" w:rsidR="008A46EF" w:rsidRPr="00906B09" w:rsidRDefault="008A46EF" w:rsidP="008A46EF">
      <w:r w:rsidRPr="00906B09">
        <w:t>MyDate.MONTH=12</w:t>
      </w:r>
    </w:p>
    <w:p w14:paraId="07B9F0C7" w14:textId="77777777" w:rsidR="008A46EF" w:rsidRPr="00906B09" w:rsidRDefault="008A46EF" w:rsidP="008A46EF">
      <w:r w:rsidRPr="00906B09">
        <w:t>MyDate.DAY=5</w:t>
      </w:r>
    </w:p>
    <w:p w14:paraId="0356C402" w14:textId="77777777" w:rsidR="008A46EF" w:rsidRPr="00906B09" w:rsidRDefault="008A46EF" w:rsidP="008A46EF">
      <w:r w:rsidRPr="00906B09">
        <w:t>MyDate.HOUR=18</w:t>
      </w:r>
    </w:p>
    <w:p w14:paraId="32AA3FAB" w14:textId="77777777" w:rsidR="008A46EF" w:rsidRPr="00906B09" w:rsidRDefault="008A46EF" w:rsidP="008A46EF">
      <w:r w:rsidRPr="00906B09">
        <w:t>MyDate.MINUTE=0</w:t>
      </w:r>
    </w:p>
    <w:p w14:paraId="48594CC7" w14:textId="77777777" w:rsidR="008A46EF" w:rsidRPr="00906B09" w:rsidRDefault="008A46EF" w:rsidP="008A46EF">
      <w:r w:rsidRPr="00906B09">
        <w:t>MyDate.SECOND=21</w:t>
      </w:r>
    </w:p>
    <w:p w14:paraId="24E336FA" w14:textId="77777777" w:rsidR="008A46EF" w:rsidRPr="00906B09" w:rsidRDefault="008A46EF" w:rsidP="008A46EF">
      <w:r w:rsidRPr="00906B09">
        <w:t>MyDate.MUSECOND=1069</w:t>
      </w:r>
    </w:p>
    <w:p w14:paraId="3BC0CFA4" w14:textId="77777777" w:rsidR="008A46EF" w:rsidRPr="00906B09" w:rsidRDefault="008A46EF" w:rsidP="008A46EF"/>
    <w:p w14:paraId="6EEA909B" w14:textId="77777777" w:rsidR="008A46EF" w:rsidRPr="00906B09" w:rsidRDefault="008A46EF" w:rsidP="008A46EF">
      <w:r w:rsidRPr="00906B09">
        <w:t>dayOfYear=0L</w:t>
      </w:r>
    </w:p>
    <w:p w14:paraId="37BA75D5" w14:textId="77777777" w:rsidR="008A46EF" w:rsidRPr="00906B09" w:rsidRDefault="008A46EF" w:rsidP="008A46EF">
      <w:r w:rsidRPr="00906B09">
        <w:t>r =  BRATHL_DAYOFYEAR(MyDate, dayOfYear)</w:t>
      </w:r>
    </w:p>
    <w:p w14:paraId="07473909" w14:textId="77777777" w:rsidR="008A46EF" w:rsidRPr="00906B09" w:rsidRDefault="008A46EF" w:rsidP="008A46EF">
      <w:r w:rsidRPr="00906B09">
        <w:t>print, r, dayOfYear</w:t>
      </w:r>
    </w:p>
    <w:p w14:paraId="5263BAC7" w14:textId="77777777" w:rsidR="008A46EF" w:rsidRPr="00906B09" w:rsidRDefault="008A46EF" w:rsidP="008A46EF"/>
    <w:p w14:paraId="57013A16" w14:textId="77777777" w:rsidR="008A46EF" w:rsidRPr="00906B09" w:rsidRDefault="008A46EF" w:rsidP="008A46EF"/>
    <w:p w14:paraId="651E3701" w14:textId="77777777" w:rsidR="008A46EF" w:rsidRPr="00906B09" w:rsidRDefault="008A46EF" w:rsidP="008A46EF">
      <w:r w:rsidRPr="00906B09">
        <w:t>BRATHL_DIFFDSM</w:t>
      </w:r>
    </w:p>
    <w:p w14:paraId="53311979" w14:textId="77777777" w:rsidR="008A46EF" w:rsidRPr="00906B09" w:rsidRDefault="008A46EF" w:rsidP="008A46EF">
      <w:r w:rsidRPr="00906B09">
        <w:t>------------------------------------</w:t>
      </w:r>
    </w:p>
    <w:p w14:paraId="1DAB1751" w14:textId="77777777" w:rsidR="008A46EF" w:rsidRPr="00906B09" w:rsidRDefault="008A46EF" w:rsidP="008A46EF">
      <w:r w:rsidRPr="00906B09">
        <w:t>Computes the difference between two dates (date1 - date2)</w:t>
      </w:r>
    </w:p>
    <w:p w14:paraId="47AA4888" w14:textId="77777777" w:rsidR="008A46EF" w:rsidRPr="00906B09" w:rsidRDefault="008A46EF" w:rsidP="008A46EF">
      <w:r w:rsidRPr="00906B09">
        <w:t>the result is expressed in a decimal number of seconds</w:t>
      </w:r>
    </w:p>
    <w:p w14:paraId="6AAD5588" w14:textId="77777777" w:rsidR="008A46EF" w:rsidRPr="00906B09" w:rsidRDefault="008A46EF" w:rsidP="008A46EF"/>
    <w:p w14:paraId="16B7313A" w14:textId="77777777" w:rsidR="008A46EF" w:rsidRPr="00906B09" w:rsidRDefault="008A46EF" w:rsidP="008A46EF">
      <w:r w:rsidRPr="00906B09">
        <w:t>BRATHL_DIFFDSM(BRATHL_DATEDSM date1, BRATHL_DATEDSM date2, DOUBLE diff)</w:t>
      </w:r>
    </w:p>
    <w:p w14:paraId="0CE84A5A" w14:textId="77777777" w:rsidR="008A46EF" w:rsidRPr="00906B09" w:rsidRDefault="008A46EF" w:rsidP="008A46EF"/>
    <w:p w14:paraId="46790EB9" w14:textId="77777777" w:rsidR="008A46EF" w:rsidRPr="00906B09" w:rsidRDefault="008A46EF" w:rsidP="008A46EF">
      <w:r w:rsidRPr="00906B09">
        <w:t>[in] date1</w:t>
      </w:r>
    </w:p>
    <w:p w14:paraId="2D36B99B" w14:textId="77777777" w:rsidR="008A46EF" w:rsidRPr="00906B09" w:rsidRDefault="008A46EF" w:rsidP="008A46EF">
      <w:r w:rsidRPr="00906B09">
        <w:lastRenderedPageBreak/>
        <w:t>[in] date2</w:t>
      </w:r>
    </w:p>
    <w:p w14:paraId="277B4674" w14:textId="77777777" w:rsidR="008A46EF" w:rsidRPr="00906B09" w:rsidRDefault="008A46EF" w:rsidP="008A46EF">
      <w:r w:rsidRPr="00906B09">
        <w:t>[out] diff : difference in seconds (date1 - date2)</w:t>
      </w:r>
    </w:p>
    <w:p w14:paraId="3F4A8D22" w14:textId="77777777" w:rsidR="008A46EF" w:rsidRPr="00906B09" w:rsidRDefault="008A46EF" w:rsidP="008A46EF"/>
    <w:p w14:paraId="2A1525A6" w14:textId="77777777" w:rsidR="008A46EF" w:rsidRPr="00906B09" w:rsidRDefault="008A46EF" w:rsidP="008A46EF">
      <w:r w:rsidRPr="00906B09">
        <w:t>return 0 or error code (see Date error codes in brathl general documentation)</w:t>
      </w:r>
    </w:p>
    <w:p w14:paraId="0852120C" w14:textId="77777777" w:rsidR="008A46EF" w:rsidRPr="00906B09" w:rsidRDefault="008A46EF" w:rsidP="008A46EF"/>
    <w:p w14:paraId="4F8B0770" w14:textId="77777777" w:rsidR="008A46EF" w:rsidRPr="00906B09" w:rsidRDefault="008A46EF" w:rsidP="008A46EF">
      <w:r w:rsidRPr="00906B09">
        <w:t>Example:</w:t>
      </w:r>
    </w:p>
    <w:p w14:paraId="23A92C8E" w14:textId="77777777" w:rsidR="008A46EF" w:rsidRPr="00906B09" w:rsidRDefault="008A46EF" w:rsidP="008A46EF"/>
    <w:p w14:paraId="2C1F0766" w14:textId="77777777" w:rsidR="008A46EF" w:rsidRPr="00906B09" w:rsidRDefault="008A46EF" w:rsidP="008A46EF">
      <w:r w:rsidRPr="00906B09">
        <w:t>d1={BRATHL_DATEDSM}</w:t>
      </w:r>
    </w:p>
    <w:p w14:paraId="3D6B964B" w14:textId="77777777" w:rsidR="008A46EF" w:rsidRPr="00906B09" w:rsidRDefault="008A46EF" w:rsidP="008A46EF">
      <w:r w:rsidRPr="00906B09">
        <w:t>d1.REFDATE=3</w:t>
      </w:r>
    </w:p>
    <w:p w14:paraId="63718499" w14:textId="77777777" w:rsidR="008A46EF" w:rsidRPr="00906B09" w:rsidRDefault="008A46EF" w:rsidP="008A46EF">
      <w:r w:rsidRPr="00906B09">
        <w:t>d1.DAYS=423</w:t>
      </w:r>
    </w:p>
    <w:p w14:paraId="14F8DB1E" w14:textId="77777777" w:rsidR="008A46EF" w:rsidRPr="00906B09" w:rsidRDefault="008A46EF" w:rsidP="008A46EF">
      <w:r w:rsidRPr="00906B09">
        <w:t>d1.SECONDS=5</w:t>
      </w:r>
    </w:p>
    <w:p w14:paraId="29FAD934" w14:textId="77777777" w:rsidR="008A46EF" w:rsidRPr="00906B09" w:rsidRDefault="008A46EF" w:rsidP="008A46EF">
      <w:r w:rsidRPr="00906B09">
        <w:t>d1.MUSECONDS=0</w:t>
      </w:r>
    </w:p>
    <w:p w14:paraId="176B686D" w14:textId="77777777" w:rsidR="008A46EF" w:rsidRPr="00906B09" w:rsidRDefault="008A46EF" w:rsidP="008A46EF"/>
    <w:p w14:paraId="0E91CA7C" w14:textId="77777777" w:rsidR="008A46EF" w:rsidRPr="00906B09" w:rsidRDefault="008A46EF" w:rsidP="008A46EF">
      <w:r w:rsidRPr="00906B09">
        <w:t>d2={BRATHL_DATEDSM}</w:t>
      </w:r>
    </w:p>
    <w:p w14:paraId="0A11A2F5" w14:textId="77777777" w:rsidR="008A46EF" w:rsidRPr="00906B09" w:rsidRDefault="008A46EF" w:rsidP="008A46EF">
      <w:r w:rsidRPr="00906B09">
        <w:t>d2.REFDATE=2</w:t>
      </w:r>
    </w:p>
    <w:p w14:paraId="61A55569" w14:textId="77777777" w:rsidR="008A46EF" w:rsidRPr="00906B09" w:rsidRDefault="008A46EF" w:rsidP="008A46EF">
      <w:r w:rsidRPr="00906B09">
        <w:t>d2.DAYS=36</w:t>
      </w:r>
    </w:p>
    <w:p w14:paraId="1ECA9721" w14:textId="77777777" w:rsidR="008A46EF" w:rsidRPr="00906B09" w:rsidRDefault="008A46EF" w:rsidP="008A46EF">
      <w:r w:rsidRPr="00906B09">
        <w:t>d2.SECONDS=54</w:t>
      </w:r>
    </w:p>
    <w:p w14:paraId="5D149BBD" w14:textId="77777777" w:rsidR="008A46EF" w:rsidRPr="00906B09" w:rsidRDefault="008A46EF" w:rsidP="008A46EF">
      <w:r w:rsidRPr="00906B09">
        <w:t>d2.MUSECONDS=2536</w:t>
      </w:r>
    </w:p>
    <w:p w14:paraId="7AA777D3" w14:textId="77777777" w:rsidR="008A46EF" w:rsidRPr="00906B09" w:rsidRDefault="008A46EF" w:rsidP="008A46EF"/>
    <w:p w14:paraId="05ACD583" w14:textId="77777777" w:rsidR="008A46EF" w:rsidRPr="00906B09" w:rsidRDefault="008A46EF" w:rsidP="008A46EF">
      <w:r w:rsidRPr="00906B09">
        <w:t>diff = 0.0D</w:t>
      </w:r>
    </w:p>
    <w:p w14:paraId="5287BFCE" w14:textId="77777777" w:rsidR="008A46EF" w:rsidRPr="00906B09" w:rsidRDefault="008A46EF" w:rsidP="008A46EF">
      <w:r w:rsidRPr="00906B09">
        <w:t>r =  BRATHL_DIFFYMDHMSM(d1, d2, diff)</w:t>
      </w:r>
    </w:p>
    <w:p w14:paraId="3CD62B09" w14:textId="77777777" w:rsidR="008A46EF" w:rsidRPr="00906B09" w:rsidRDefault="008A46EF" w:rsidP="008A46EF">
      <w:r w:rsidRPr="00906B09">
        <w:t>print, r, diff</w:t>
      </w:r>
    </w:p>
    <w:p w14:paraId="7F3DD301" w14:textId="77777777" w:rsidR="008A46EF" w:rsidRPr="00906B09" w:rsidRDefault="008A46EF" w:rsidP="008A46EF"/>
    <w:p w14:paraId="01D4CC4C" w14:textId="77777777" w:rsidR="008A46EF" w:rsidRPr="00906B09" w:rsidRDefault="008A46EF" w:rsidP="008A46EF">
      <w:r w:rsidRPr="00906B09">
        <w:t>BRATHL_DIFFJULIAN</w:t>
      </w:r>
    </w:p>
    <w:p w14:paraId="5BAE27B2" w14:textId="77777777" w:rsidR="008A46EF" w:rsidRPr="00906B09" w:rsidRDefault="008A46EF" w:rsidP="008A46EF">
      <w:r w:rsidRPr="00906B09">
        <w:t>------------------------------------</w:t>
      </w:r>
    </w:p>
    <w:p w14:paraId="4335B853" w14:textId="77777777" w:rsidR="008A46EF" w:rsidRPr="00906B09" w:rsidRDefault="008A46EF" w:rsidP="008A46EF">
      <w:r w:rsidRPr="00906B09">
        <w:t>Computes the difference between two dates (date1 - date2)</w:t>
      </w:r>
    </w:p>
    <w:p w14:paraId="7EED1EC4" w14:textId="77777777" w:rsidR="008A46EF" w:rsidRPr="00906B09" w:rsidRDefault="008A46EF" w:rsidP="008A46EF">
      <w:r w:rsidRPr="00906B09">
        <w:t>the result is expressed in a decimal number of seconds</w:t>
      </w:r>
    </w:p>
    <w:p w14:paraId="69C24481" w14:textId="77777777" w:rsidR="008A46EF" w:rsidRPr="00906B09" w:rsidRDefault="008A46EF" w:rsidP="008A46EF"/>
    <w:p w14:paraId="5CCAFA14" w14:textId="77777777" w:rsidR="008A46EF" w:rsidRPr="00906B09" w:rsidRDefault="008A46EF" w:rsidP="008A46EF">
      <w:r w:rsidRPr="00906B09">
        <w:t>BRATHL_DIFFJULIAN(BRATHL_DIFFJULIAN date1, BRATHL_DIFFJULIAN date2, DOUBLE diff)</w:t>
      </w:r>
    </w:p>
    <w:p w14:paraId="71E8BCB6" w14:textId="77777777" w:rsidR="008A46EF" w:rsidRPr="00906B09" w:rsidRDefault="008A46EF" w:rsidP="008A46EF"/>
    <w:p w14:paraId="089C7E18" w14:textId="77777777" w:rsidR="008A46EF" w:rsidRPr="00906B09" w:rsidRDefault="008A46EF" w:rsidP="008A46EF">
      <w:r w:rsidRPr="00906B09">
        <w:t>[in] date1</w:t>
      </w:r>
    </w:p>
    <w:p w14:paraId="769E0873" w14:textId="77777777" w:rsidR="008A46EF" w:rsidRPr="00906B09" w:rsidRDefault="008A46EF" w:rsidP="008A46EF">
      <w:r w:rsidRPr="00906B09">
        <w:t>[in] date2</w:t>
      </w:r>
    </w:p>
    <w:p w14:paraId="27B72AA6" w14:textId="77777777" w:rsidR="008A46EF" w:rsidRPr="00906B09" w:rsidRDefault="008A46EF" w:rsidP="008A46EF">
      <w:r w:rsidRPr="00906B09">
        <w:t>[out] diff : difference in seconds (date1 - date2)</w:t>
      </w:r>
    </w:p>
    <w:p w14:paraId="38EBFA59" w14:textId="77777777" w:rsidR="008A46EF" w:rsidRPr="00906B09" w:rsidRDefault="008A46EF" w:rsidP="008A46EF"/>
    <w:p w14:paraId="4FEFEC37" w14:textId="77777777" w:rsidR="008A46EF" w:rsidRPr="00906B09" w:rsidRDefault="008A46EF" w:rsidP="008A46EF">
      <w:r w:rsidRPr="00906B09">
        <w:t>return 0 or error code (see Date error codes in brathl general documentation)</w:t>
      </w:r>
    </w:p>
    <w:p w14:paraId="4245E98D" w14:textId="77777777" w:rsidR="008A46EF" w:rsidRPr="00906B09" w:rsidRDefault="008A46EF" w:rsidP="008A46EF"/>
    <w:p w14:paraId="0F1D8B76" w14:textId="77777777" w:rsidR="008A46EF" w:rsidRPr="00906B09" w:rsidRDefault="008A46EF" w:rsidP="008A46EF">
      <w:r w:rsidRPr="00906B09">
        <w:t>Example: see BRATHL_DIFFDSM</w:t>
      </w:r>
    </w:p>
    <w:p w14:paraId="7B7BDB0C" w14:textId="77777777" w:rsidR="008A46EF" w:rsidRPr="00906B09" w:rsidRDefault="008A46EF" w:rsidP="008A46EF"/>
    <w:p w14:paraId="598F4981" w14:textId="77777777" w:rsidR="00CE7EC9" w:rsidRPr="00906B09" w:rsidRDefault="00CE7EC9">
      <w:pPr>
        <w:spacing w:before="0"/>
        <w:jc w:val="left"/>
      </w:pPr>
      <w:r w:rsidRPr="00906B09">
        <w:br w:type="page"/>
      </w:r>
    </w:p>
    <w:p w14:paraId="6903B44D" w14:textId="77777777" w:rsidR="008A46EF" w:rsidRPr="00906B09" w:rsidRDefault="008A46EF" w:rsidP="008A46EF">
      <w:r w:rsidRPr="00906B09">
        <w:lastRenderedPageBreak/>
        <w:t>BRATHL_DIFFYMDHMSM</w:t>
      </w:r>
    </w:p>
    <w:p w14:paraId="4E28D107" w14:textId="77777777" w:rsidR="008A46EF" w:rsidRPr="00906B09" w:rsidRDefault="008A46EF" w:rsidP="008A46EF">
      <w:r w:rsidRPr="00906B09">
        <w:t>------------------------------------</w:t>
      </w:r>
    </w:p>
    <w:p w14:paraId="0EE7D855" w14:textId="77777777" w:rsidR="008A46EF" w:rsidRPr="00906B09" w:rsidRDefault="008A46EF" w:rsidP="008A46EF">
      <w:r w:rsidRPr="00906B09">
        <w:t>Computes the difference between two dates (date1 - date2)</w:t>
      </w:r>
    </w:p>
    <w:p w14:paraId="6F62DFBC" w14:textId="77777777" w:rsidR="008A46EF" w:rsidRPr="00906B09" w:rsidRDefault="008A46EF" w:rsidP="008A46EF">
      <w:r w:rsidRPr="00906B09">
        <w:t>the result is expressed in a decimal number of seconds</w:t>
      </w:r>
    </w:p>
    <w:p w14:paraId="3F2E2B9A" w14:textId="77777777" w:rsidR="008A46EF" w:rsidRPr="00906B09" w:rsidRDefault="008A46EF" w:rsidP="008A46EF"/>
    <w:p w14:paraId="694B99F8" w14:textId="77777777" w:rsidR="008A46EF" w:rsidRPr="00906B09" w:rsidRDefault="008A46EF" w:rsidP="008A46EF">
      <w:r w:rsidRPr="00906B09">
        <w:t>BRATHL_DIFFYMDHMSM(BRATHL_DIFFYMDHMSM date1, BRATHL_DIFFYMDHMSM date2, DOUBLE diff)</w:t>
      </w:r>
    </w:p>
    <w:p w14:paraId="145EB5EF" w14:textId="77777777" w:rsidR="008A46EF" w:rsidRPr="00906B09" w:rsidRDefault="008A46EF" w:rsidP="008A46EF"/>
    <w:p w14:paraId="10764873" w14:textId="77777777" w:rsidR="008A46EF" w:rsidRPr="00906B09" w:rsidRDefault="008A46EF" w:rsidP="008A46EF">
      <w:r w:rsidRPr="00906B09">
        <w:t>[in] date1</w:t>
      </w:r>
    </w:p>
    <w:p w14:paraId="24C62737" w14:textId="77777777" w:rsidR="008A46EF" w:rsidRPr="00906B09" w:rsidRDefault="008A46EF" w:rsidP="008A46EF">
      <w:r w:rsidRPr="00906B09">
        <w:t>[in] date2</w:t>
      </w:r>
    </w:p>
    <w:p w14:paraId="60DB2EBD" w14:textId="77777777" w:rsidR="008A46EF" w:rsidRPr="00906B09" w:rsidRDefault="008A46EF" w:rsidP="008A46EF">
      <w:r w:rsidRPr="00906B09">
        <w:t>[out] diff : difference in seconds (date1 - date2)</w:t>
      </w:r>
    </w:p>
    <w:p w14:paraId="539CE69F" w14:textId="77777777" w:rsidR="008A46EF" w:rsidRPr="00906B09" w:rsidRDefault="008A46EF" w:rsidP="008A46EF"/>
    <w:p w14:paraId="4548330F" w14:textId="77777777" w:rsidR="008A46EF" w:rsidRPr="00906B09" w:rsidRDefault="008A46EF" w:rsidP="008A46EF">
      <w:r w:rsidRPr="00906B09">
        <w:t>return 0 or error code (see Date error codes in brathl general documentation)</w:t>
      </w:r>
    </w:p>
    <w:p w14:paraId="7DDBA35B" w14:textId="77777777" w:rsidR="008A46EF" w:rsidRPr="00906B09" w:rsidRDefault="008A46EF" w:rsidP="008A46EF"/>
    <w:p w14:paraId="6E16E340" w14:textId="77777777" w:rsidR="008A46EF" w:rsidRPr="00906B09" w:rsidRDefault="008A46EF" w:rsidP="008A46EF">
      <w:r w:rsidRPr="00906B09">
        <w:t>Example: see BRATHL_DIFFDSM</w:t>
      </w:r>
    </w:p>
    <w:p w14:paraId="7F18FE90" w14:textId="77777777" w:rsidR="008A46EF" w:rsidRPr="00906B09" w:rsidRDefault="008A46EF" w:rsidP="008A46EF"/>
    <w:p w14:paraId="7CEAE54D" w14:textId="77777777" w:rsidR="008A46EF" w:rsidRPr="00906B09" w:rsidRDefault="008A46EF" w:rsidP="008A46EF">
      <w:r w:rsidRPr="00906B09">
        <w:t>BRATHL_DSM2JULIAN</w:t>
      </w:r>
    </w:p>
    <w:p w14:paraId="5A6BB913" w14:textId="77777777" w:rsidR="008A46EF" w:rsidRPr="00906B09" w:rsidRDefault="008A46EF" w:rsidP="008A46EF">
      <w:r w:rsidRPr="00906B09">
        <w:t>------------------------------------</w:t>
      </w:r>
    </w:p>
    <w:p w14:paraId="71A802B6" w14:textId="77777777" w:rsidR="008A46EF" w:rsidRPr="00906B09" w:rsidRDefault="008A46EF" w:rsidP="008A46EF">
      <w:r w:rsidRPr="00906B09">
        <w:t>Converts a days-seconds-microseconds date into a decimal julian date, according to refDate parameter</w:t>
      </w:r>
    </w:p>
    <w:p w14:paraId="557D0723" w14:textId="77777777" w:rsidR="008A46EF" w:rsidRPr="00906B09" w:rsidRDefault="008A46EF" w:rsidP="008A46EF"/>
    <w:p w14:paraId="3887AFD8" w14:textId="77777777" w:rsidR="008A46EF" w:rsidRPr="00906B09" w:rsidRDefault="008A46EF" w:rsidP="008A46EF">
      <w:r w:rsidRPr="00906B09">
        <w:t>BRATHL_DSM2JULIAN(BRATHL_DATEDSM dateDSM, INT refDate, BRATHL_DATEJULIAN dateJulian);</w:t>
      </w:r>
    </w:p>
    <w:p w14:paraId="4871BB0C" w14:textId="77777777" w:rsidR="008A46EF" w:rsidRPr="00906B09" w:rsidRDefault="008A46EF" w:rsidP="008A46EF"/>
    <w:p w14:paraId="4E21A36F" w14:textId="77777777" w:rsidR="008A46EF" w:rsidRPr="00906B09" w:rsidRDefault="008A46EF" w:rsidP="008A46EF">
      <w:r w:rsidRPr="00906B09">
        <w:t>[in] dateDSM : date to convert</w:t>
      </w:r>
    </w:p>
    <w:p w14:paraId="7B87BEA0" w14:textId="77777777" w:rsidR="008A46EF" w:rsidRPr="00906B09" w:rsidRDefault="008A46EF" w:rsidP="008A46EF">
      <w:r w:rsidRPr="00906B09">
        <w:t>[in] refDate : date reference conversion</w:t>
      </w:r>
    </w:p>
    <w:p w14:paraId="21A8F025" w14:textId="77777777" w:rsidR="008A46EF" w:rsidRPr="00906B09" w:rsidRDefault="008A46EF" w:rsidP="008A46EF">
      <w:r w:rsidRPr="00906B09">
        <w:t>[out] dateJulian : result of the conversion</w:t>
      </w:r>
    </w:p>
    <w:p w14:paraId="69118432" w14:textId="77777777" w:rsidR="008A46EF" w:rsidRPr="00906B09" w:rsidRDefault="008A46EF" w:rsidP="008A46EF"/>
    <w:p w14:paraId="60095A50" w14:textId="77777777" w:rsidR="008A46EF" w:rsidRPr="00906B09" w:rsidRDefault="008A46EF" w:rsidP="008A46EF">
      <w:r w:rsidRPr="00906B09">
        <w:t>return 0 or error code (see Date error codes in brathl general documentation)</w:t>
      </w:r>
    </w:p>
    <w:p w14:paraId="61DA9B55" w14:textId="77777777" w:rsidR="008A46EF" w:rsidRPr="00906B09" w:rsidRDefault="008A46EF" w:rsidP="008A46EF"/>
    <w:p w14:paraId="1A85F7C7" w14:textId="77777777" w:rsidR="008A46EF" w:rsidRPr="00906B09" w:rsidRDefault="008A46EF" w:rsidP="008A46EF">
      <w:r w:rsidRPr="00906B09">
        <w:t>Example :</w:t>
      </w:r>
    </w:p>
    <w:p w14:paraId="207F565A" w14:textId="77777777" w:rsidR="008A46EF" w:rsidRPr="00906B09" w:rsidRDefault="008A46EF" w:rsidP="008A46EF"/>
    <w:p w14:paraId="502071FE" w14:textId="77777777" w:rsidR="008A46EF" w:rsidRPr="00906B09" w:rsidRDefault="008A46EF" w:rsidP="008A46EF">
      <w:r w:rsidRPr="00906B09">
        <w:t>dIn={BRATHL_DATEDSM}</w:t>
      </w:r>
    </w:p>
    <w:p w14:paraId="07C1F910" w14:textId="77777777" w:rsidR="008A46EF" w:rsidRPr="00906B09" w:rsidRDefault="008A46EF" w:rsidP="008A46EF"/>
    <w:p w14:paraId="377CA1D8" w14:textId="77777777" w:rsidR="008A46EF" w:rsidRPr="00906B09" w:rsidRDefault="008A46EF" w:rsidP="008A46EF">
      <w:r w:rsidRPr="00906B09">
        <w:t>dIn.REFDATE=3</w:t>
      </w:r>
    </w:p>
    <w:p w14:paraId="4359BCCD" w14:textId="77777777" w:rsidR="008A46EF" w:rsidRPr="00906B09" w:rsidRDefault="008A46EF" w:rsidP="008A46EF">
      <w:r w:rsidRPr="00906B09">
        <w:t>dIn.DAYS=423</w:t>
      </w:r>
    </w:p>
    <w:p w14:paraId="64ACDC70" w14:textId="77777777" w:rsidR="008A46EF" w:rsidRPr="00906B09" w:rsidRDefault="008A46EF" w:rsidP="008A46EF">
      <w:r w:rsidRPr="00906B09">
        <w:t>dIn.SECONDS=5</w:t>
      </w:r>
    </w:p>
    <w:p w14:paraId="569197F7" w14:textId="77777777" w:rsidR="008A46EF" w:rsidRPr="00906B09" w:rsidRDefault="008A46EF" w:rsidP="008A46EF">
      <w:r w:rsidRPr="00906B09">
        <w:t>dIn.MUSECONDS=0</w:t>
      </w:r>
    </w:p>
    <w:p w14:paraId="2A7FD26C" w14:textId="77777777" w:rsidR="008A46EF" w:rsidRPr="00906B09" w:rsidRDefault="008A46EF" w:rsidP="008A46EF"/>
    <w:p w14:paraId="04B83E19" w14:textId="77777777" w:rsidR="008A46EF" w:rsidRPr="00906B09" w:rsidRDefault="008A46EF" w:rsidP="008A46EF">
      <w:r w:rsidRPr="00906B09">
        <w:t>dOut={BRATHL_DATEJULIAN}</w:t>
      </w:r>
    </w:p>
    <w:p w14:paraId="2B32F5C9" w14:textId="77777777" w:rsidR="008A46EF" w:rsidRPr="00906B09" w:rsidRDefault="008A46EF" w:rsidP="008A46EF"/>
    <w:p w14:paraId="5D0BFC68" w14:textId="77777777" w:rsidR="008A46EF" w:rsidRPr="00906B09" w:rsidRDefault="008A46EF" w:rsidP="008A46EF">
      <w:r w:rsidRPr="00906B09">
        <w:t>refDateDestination = 0</w:t>
      </w:r>
    </w:p>
    <w:p w14:paraId="2FDEFA33" w14:textId="77777777" w:rsidR="008A46EF" w:rsidRPr="00906B09" w:rsidRDefault="008A46EF" w:rsidP="008A46EF"/>
    <w:p w14:paraId="183136E5" w14:textId="77777777" w:rsidR="008A46EF" w:rsidRPr="00906B09" w:rsidRDefault="008A46EF" w:rsidP="008A46EF">
      <w:r w:rsidRPr="00906B09">
        <w:lastRenderedPageBreak/>
        <w:t>r =  BRATHL_DSM2JULIAN(dIn, refDateDestination, dOut)</w:t>
      </w:r>
    </w:p>
    <w:p w14:paraId="3313A3CB" w14:textId="77777777" w:rsidR="008A46EF" w:rsidRPr="00906B09" w:rsidRDefault="008A46EF" w:rsidP="008A46EF">
      <w:r w:rsidRPr="00906B09">
        <w:t>print, r, dOut.REFDATE, dOut.JULIAN</w:t>
      </w:r>
    </w:p>
    <w:p w14:paraId="137F69DB" w14:textId="77777777" w:rsidR="008A46EF" w:rsidRPr="00906B09" w:rsidRDefault="008A46EF" w:rsidP="008A46EF"/>
    <w:p w14:paraId="1A0CB880" w14:textId="77777777" w:rsidR="008A46EF" w:rsidRPr="00906B09" w:rsidRDefault="008A46EF" w:rsidP="008A46EF">
      <w:r w:rsidRPr="00906B09">
        <w:t>BRATHL_DSM2SECONDS</w:t>
      </w:r>
    </w:p>
    <w:p w14:paraId="750EB3FB" w14:textId="77777777" w:rsidR="008A46EF" w:rsidRPr="00906B09" w:rsidRDefault="008A46EF" w:rsidP="008A46EF">
      <w:r w:rsidRPr="00906B09">
        <w:t>------------------------------------</w:t>
      </w:r>
    </w:p>
    <w:p w14:paraId="501B87D6" w14:textId="77777777" w:rsidR="008A46EF" w:rsidRPr="00906B09" w:rsidRDefault="008A46EF" w:rsidP="008A46EF">
      <w:r w:rsidRPr="00906B09">
        <w:t>Converts a days-seconds-microseconds date into secnods, according to refDate parameter</w:t>
      </w:r>
    </w:p>
    <w:p w14:paraId="4B370D0F" w14:textId="77777777" w:rsidR="008A46EF" w:rsidRPr="00906B09" w:rsidRDefault="008A46EF" w:rsidP="008A46EF"/>
    <w:p w14:paraId="19FCDD01" w14:textId="77777777" w:rsidR="008A46EF" w:rsidRPr="00906B09" w:rsidRDefault="008A46EF" w:rsidP="008A46EF">
      <w:r w:rsidRPr="00906B09">
        <w:t>BRATHL_DSM2SECONDS(BRATHL_DATEDSM dateDSM, INT refDate, BRATHL_DATESECOND dateSeconds);</w:t>
      </w:r>
    </w:p>
    <w:p w14:paraId="14B74010" w14:textId="77777777" w:rsidR="008A46EF" w:rsidRPr="00906B09" w:rsidRDefault="008A46EF" w:rsidP="008A46EF"/>
    <w:p w14:paraId="55217157" w14:textId="77777777" w:rsidR="008A46EF" w:rsidRPr="00906B09" w:rsidRDefault="008A46EF" w:rsidP="008A46EF">
      <w:r w:rsidRPr="00906B09">
        <w:t>[in] dateDSM : date to convert</w:t>
      </w:r>
    </w:p>
    <w:p w14:paraId="7F05F40A" w14:textId="77777777" w:rsidR="008A46EF" w:rsidRPr="00906B09" w:rsidRDefault="008A46EF" w:rsidP="008A46EF">
      <w:r w:rsidRPr="00906B09">
        <w:t>[in] refDate : date reference conversion</w:t>
      </w:r>
    </w:p>
    <w:p w14:paraId="227010E1" w14:textId="77777777" w:rsidR="008A46EF" w:rsidRPr="00906B09" w:rsidRDefault="008A46EF" w:rsidP="008A46EF">
      <w:r w:rsidRPr="00906B09">
        <w:t>[out] dateSeconds : result of the conversion</w:t>
      </w:r>
    </w:p>
    <w:p w14:paraId="40445B49" w14:textId="77777777" w:rsidR="008A46EF" w:rsidRPr="00906B09" w:rsidRDefault="008A46EF" w:rsidP="008A46EF"/>
    <w:p w14:paraId="196EC74E" w14:textId="77777777" w:rsidR="008A46EF" w:rsidRPr="00906B09" w:rsidRDefault="008A46EF" w:rsidP="008A46EF">
      <w:r w:rsidRPr="00906B09">
        <w:t>return 0 or error code (see Date error codes in brathl general documentation)</w:t>
      </w:r>
    </w:p>
    <w:p w14:paraId="49E0AF43" w14:textId="77777777" w:rsidR="008A46EF" w:rsidRPr="00906B09" w:rsidRDefault="008A46EF" w:rsidP="008A46EF"/>
    <w:p w14:paraId="4BB07275" w14:textId="77777777" w:rsidR="008A46EF" w:rsidRPr="00906B09" w:rsidRDefault="008A46EF" w:rsidP="008A46EF">
      <w:r w:rsidRPr="00906B09">
        <w:t>Example: see BRATHL_DSM2JULIAN</w:t>
      </w:r>
    </w:p>
    <w:p w14:paraId="4B23D988" w14:textId="77777777" w:rsidR="008A46EF" w:rsidRPr="00906B09" w:rsidRDefault="008A46EF" w:rsidP="008A46EF"/>
    <w:p w14:paraId="395D06E1" w14:textId="77777777" w:rsidR="008A46EF" w:rsidRPr="00906B09" w:rsidRDefault="008A46EF" w:rsidP="008A46EF">
      <w:r w:rsidRPr="00906B09">
        <w:t>BRATHL_DSM2YMDHMSM</w:t>
      </w:r>
    </w:p>
    <w:p w14:paraId="40DDC2B9" w14:textId="77777777" w:rsidR="008A46EF" w:rsidRPr="00906B09" w:rsidRDefault="008A46EF" w:rsidP="008A46EF">
      <w:r w:rsidRPr="00906B09">
        <w:t>------------------------------------</w:t>
      </w:r>
    </w:p>
    <w:p w14:paraId="16841D02" w14:textId="77777777" w:rsidR="008A46EF" w:rsidRPr="00906B09" w:rsidRDefault="008A46EF" w:rsidP="008A46EF">
      <w:r w:rsidRPr="00906B09">
        <w:t>Converts a days-seconds-microseconds date into a year, month, day, hour, minute, second, microsecond date</w:t>
      </w:r>
    </w:p>
    <w:p w14:paraId="65599B7C" w14:textId="77777777" w:rsidR="008A46EF" w:rsidRPr="00906B09" w:rsidRDefault="008A46EF" w:rsidP="008A46EF"/>
    <w:p w14:paraId="39AEC202" w14:textId="77777777" w:rsidR="008A46EF" w:rsidRPr="00906B09" w:rsidRDefault="008A46EF" w:rsidP="008A46EF">
      <w:r w:rsidRPr="00906B09">
        <w:t>BRATHL_DSM2YMDHMSM(BRATHL_DATEDSM dateDSM, BRATHL_DATEYMDHMSM dateYMDHMSM);</w:t>
      </w:r>
    </w:p>
    <w:p w14:paraId="00559807" w14:textId="77777777" w:rsidR="008A46EF" w:rsidRPr="00906B09" w:rsidRDefault="008A46EF" w:rsidP="008A46EF"/>
    <w:p w14:paraId="6EB5FB17" w14:textId="77777777" w:rsidR="008A46EF" w:rsidRPr="00906B09" w:rsidRDefault="008A46EF" w:rsidP="008A46EF">
      <w:r w:rsidRPr="00906B09">
        <w:t>[in] dateDSM : date to convert</w:t>
      </w:r>
    </w:p>
    <w:p w14:paraId="566E8430" w14:textId="77777777" w:rsidR="008A46EF" w:rsidRPr="00906B09" w:rsidRDefault="008A46EF" w:rsidP="008A46EF">
      <w:r w:rsidRPr="00906B09">
        <w:t>[in] refDate : date reference conversion</w:t>
      </w:r>
    </w:p>
    <w:p w14:paraId="68D1FDC7" w14:textId="77777777" w:rsidR="008A46EF" w:rsidRPr="00906B09" w:rsidRDefault="008A46EF" w:rsidP="008A46EF">
      <w:r w:rsidRPr="00906B09">
        <w:t>[out] dateYMDHMSM : result of the conversion</w:t>
      </w:r>
    </w:p>
    <w:p w14:paraId="5B019B0D" w14:textId="77777777" w:rsidR="008A46EF" w:rsidRPr="00906B09" w:rsidRDefault="008A46EF" w:rsidP="008A46EF"/>
    <w:p w14:paraId="67A620CE" w14:textId="77777777" w:rsidR="008A46EF" w:rsidRPr="00906B09" w:rsidRDefault="008A46EF" w:rsidP="008A46EF">
      <w:r w:rsidRPr="00906B09">
        <w:t>return 0 or error code (see Date error codes in brathl general documentation)</w:t>
      </w:r>
    </w:p>
    <w:p w14:paraId="6B456BEE" w14:textId="77777777" w:rsidR="008A46EF" w:rsidRPr="00906B09" w:rsidRDefault="008A46EF" w:rsidP="008A46EF"/>
    <w:p w14:paraId="614A7548" w14:textId="77777777" w:rsidR="008A46EF" w:rsidRPr="00906B09" w:rsidRDefault="008A46EF" w:rsidP="008A46EF">
      <w:r w:rsidRPr="00906B09">
        <w:t>Example:</w:t>
      </w:r>
    </w:p>
    <w:p w14:paraId="008233AF" w14:textId="77777777" w:rsidR="008A46EF" w:rsidRPr="00906B09" w:rsidRDefault="008A46EF" w:rsidP="008A46EF"/>
    <w:p w14:paraId="1E0582F7" w14:textId="77777777" w:rsidR="008A46EF" w:rsidRPr="00906B09" w:rsidRDefault="008A46EF" w:rsidP="008A46EF">
      <w:r w:rsidRPr="00906B09">
        <w:t>dIn={BRATHL_DATEDSM}</w:t>
      </w:r>
    </w:p>
    <w:p w14:paraId="547DEEA9" w14:textId="77777777" w:rsidR="008A46EF" w:rsidRPr="00906B09" w:rsidRDefault="008A46EF" w:rsidP="008A46EF"/>
    <w:p w14:paraId="7E399FD2" w14:textId="77777777" w:rsidR="008A46EF" w:rsidRPr="00906B09" w:rsidRDefault="008A46EF" w:rsidP="008A46EF">
      <w:r w:rsidRPr="00906B09">
        <w:t>dIn.REFDATE=3</w:t>
      </w:r>
    </w:p>
    <w:p w14:paraId="03B53C52" w14:textId="77777777" w:rsidR="008A46EF" w:rsidRPr="00906B09" w:rsidRDefault="008A46EF" w:rsidP="008A46EF">
      <w:r w:rsidRPr="00906B09">
        <w:t>dIn.DAYS=423</w:t>
      </w:r>
    </w:p>
    <w:p w14:paraId="5AD7C12C" w14:textId="77777777" w:rsidR="008A46EF" w:rsidRPr="00906B09" w:rsidRDefault="008A46EF" w:rsidP="008A46EF">
      <w:r w:rsidRPr="00906B09">
        <w:t>dIn.SECONDS=5</w:t>
      </w:r>
    </w:p>
    <w:p w14:paraId="221A9558" w14:textId="77777777" w:rsidR="008A46EF" w:rsidRPr="00906B09" w:rsidRDefault="008A46EF" w:rsidP="008A46EF">
      <w:r w:rsidRPr="00906B09">
        <w:t>dIn.MUSECONDS=0</w:t>
      </w:r>
    </w:p>
    <w:p w14:paraId="70E01B12" w14:textId="77777777" w:rsidR="008A46EF" w:rsidRPr="00906B09" w:rsidRDefault="008A46EF" w:rsidP="008A46EF"/>
    <w:p w14:paraId="607B7407" w14:textId="77777777" w:rsidR="008A46EF" w:rsidRPr="00906B09" w:rsidRDefault="008A46EF" w:rsidP="008A46EF">
      <w:r w:rsidRPr="00906B09">
        <w:t>dOut={BRATHL_DATEYMDHMSM}</w:t>
      </w:r>
    </w:p>
    <w:p w14:paraId="7B1F1F5C" w14:textId="77777777" w:rsidR="008A46EF" w:rsidRPr="00906B09" w:rsidRDefault="008A46EF" w:rsidP="008A46EF">
      <w:r w:rsidRPr="00906B09">
        <w:lastRenderedPageBreak/>
        <w:t>refDateDestination = 0</w:t>
      </w:r>
    </w:p>
    <w:p w14:paraId="7402FF0F" w14:textId="77777777" w:rsidR="008A46EF" w:rsidRPr="00906B09" w:rsidRDefault="008A46EF" w:rsidP="008A46EF"/>
    <w:p w14:paraId="31FFDF5B" w14:textId="77777777" w:rsidR="008A46EF" w:rsidRPr="00906B09" w:rsidRDefault="008A46EF" w:rsidP="008A46EF">
      <w:r w:rsidRPr="00906B09">
        <w:t>r =  BRATHL_DSM2YMDHMSM(dIn, dOut)</w:t>
      </w:r>
    </w:p>
    <w:p w14:paraId="4028781B" w14:textId="77777777" w:rsidR="008A46EF" w:rsidRPr="00906B09" w:rsidRDefault="008A46EF" w:rsidP="008A46EF">
      <w:r w:rsidRPr="00906B09">
        <w:t>print, r, dOut.YEAR, dOut.JULIAN, dOut.MONTH, dOut.DAY, dOut.HOUR, dOut.MINUTE, dOut.SECOND, dOut.MUSECOND</w:t>
      </w:r>
    </w:p>
    <w:p w14:paraId="6B9479AD" w14:textId="77777777" w:rsidR="008A46EF" w:rsidRPr="00906B09" w:rsidRDefault="008A46EF" w:rsidP="008A46EF"/>
    <w:p w14:paraId="3A0CC1D5" w14:textId="77777777" w:rsidR="008A46EF" w:rsidRPr="00906B09" w:rsidRDefault="008A46EF" w:rsidP="008A46EF">
      <w:r w:rsidRPr="00906B09">
        <w:t>BRATHL_JULIAN2DSM</w:t>
      </w:r>
    </w:p>
    <w:p w14:paraId="1674D615" w14:textId="77777777" w:rsidR="008A46EF" w:rsidRPr="00906B09" w:rsidRDefault="008A46EF" w:rsidP="008A46EF">
      <w:r w:rsidRPr="00906B09">
        <w:t>------------------------------------</w:t>
      </w:r>
    </w:p>
    <w:p w14:paraId="1B45A4F8" w14:textId="77777777" w:rsidR="008A46EF" w:rsidRPr="00906B09" w:rsidRDefault="008A46EF" w:rsidP="008A46EF">
      <w:r w:rsidRPr="00906B09">
        <w:t>Converts a decimal julian date into a days-seconds-microseconds date, according to refDate parameter</w:t>
      </w:r>
    </w:p>
    <w:p w14:paraId="59D6808E" w14:textId="77777777" w:rsidR="008A46EF" w:rsidRPr="00906B09" w:rsidRDefault="008A46EF" w:rsidP="008A46EF"/>
    <w:p w14:paraId="150EA5D9" w14:textId="77777777" w:rsidR="008A46EF" w:rsidRPr="00906B09" w:rsidRDefault="008A46EF" w:rsidP="008A46EF">
      <w:r w:rsidRPr="00906B09">
        <w:t>BRATHL_JULIAN2DSM(BRATHL_DATEJULIAN dateJulian, INT refDate, BRATHL_DATEDSM dateDSM);</w:t>
      </w:r>
    </w:p>
    <w:p w14:paraId="6DFD3CA3" w14:textId="77777777" w:rsidR="008A46EF" w:rsidRPr="00906B09" w:rsidRDefault="008A46EF" w:rsidP="008A46EF"/>
    <w:p w14:paraId="270C2C02" w14:textId="77777777" w:rsidR="008A46EF" w:rsidRPr="00906B09" w:rsidRDefault="008A46EF" w:rsidP="008A46EF">
      <w:r w:rsidRPr="00906B09">
        <w:t>[in] dateJulian : date to convert</w:t>
      </w:r>
    </w:p>
    <w:p w14:paraId="190106B2" w14:textId="77777777" w:rsidR="008A46EF" w:rsidRPr="00906B09" w:rsidRDefault="008A46EF" w:rsidP="008A46EF">
      <w:r w:rsidRPr="00906B09">
        <w:t>[in] refDate : date reference conversion</w:t>
      </w:r>
    </w:p>
    <w:p w14:paraId="576A9675" w14:textId="77777777" w:rsidR="008A46EF" w:rsidRPr="00906B09" w:rsidRDefault="008A46EF" w:rsidP="008A46EF">
      <w:r w:rsidRPr="00906B09">
        <w:t>[out] dateDSM : result of conversion</w:t>
      </w:r>
    </w:p>
    <w:p w14:paraId="2F1ADE65" w14:textId="77777777" w:rsidR="008A46EF" w:rsidRPr="00906B09" w:rsidRDefault="008A46EF" w:rsidP="008A46EF">
      <w:r w:rsidRPr="00906B09">
        <w:t>return 0 or error code (see Date error codes in brathl general documentation)</w:t>
      </w:r>
    </w:p>
    <w:p w14:paraId="34D2A501" w14:textId="77777777" w:rsidR="008A46EF" w:rsidRPr="00906B09" w:rsidRDefault="008A46EF" w:rsidP="008A46EF"/>
    <w:p w14:paraId="1010E8D0" w14:textId="77777777" w:rsidR="008A46EF" w:rsidRPr="00906B09" w:rsidRDefault="008A46EF" w:rsidP="008A46EF">
      <w:r w:rsidRPr="00906B09">
        <w:t>BRATHL_DSM2YMDHMSM(BRATHL_DATEDSM dateDSM, BRATHL_DATEYMDHMSM dateYMDHMSM);</w:t>
      </w:r>
    </w:p>
    <w:p w14:paraId="73C0380B" w14:textId="77777777" w:rsidR="008A46EF" w:rsidRPr="00906B09" w:rsidRDefault="008A46EF" w:rsidP="008A46EF"/>
    <w:p w14:paraId="3032FEF3" w14:textId="77777777" w:rsidR="008A46EF" w:rsidRPr="00906B09" w:rsidRDefault="008A46EF" w:rsidP="008A46EF">
      <w:r w:rsidRPr="00906B09">
        <w:t>[in] dateDSM : date to convert</w:t>
      </w:r>
    </w:p>
    <w:p w14:paraId="2F6B7AFB" w14:textId="77777777" w:rsidR="008A46EF" w:rsidRPr="00906B09" w:rsidRDefault="008A46EF" w:rsidP="008A46EF">
      <w:r w:rsidRPr="00906B09">
        <w:t>[in] refDate : date reference conversion</w:t>
      </w:r>
    </w:p>
    <w:p w14:paraId="4959CCB2" w14:textId="77777777" w:rsidR="008A46EF" w:rsidRPr="00906B09" w:rsidRDefault="008A46EF" w:rsidP="008A46EF">
      <w:r w:rsidRPr="00906B09">
        <w:t>[out] dateYMDHMSM : result of the conversion</w:t>
      </w:r>
    </w:p>
    <w:p w14:paraId="150E9684" w14:textId="77777777" w:rsidR="008A46EF" w:rsidRPr="00906B09" w:rsidRDefault="008A46EF" w:rsidP="008A46EF"/>
    <w:p w14:paraId="6BB1153A" w14:textId="77777777" w:rsidR="008A46EF" w:rsidRPr="00906B09" w:rsidRDefault="008A46EF" w:rsidP="008A46EF">
      <w:r w:rsidRPr="00906B09">
        <w:t>return 0 or error code (see Date error codes in brathl general documentation)</w:t>
      </w:r>
    </w:p>
    <w:p w14:paraId="038832A8" w14:textId="77777777" w:rsidR="008A46EF" w:rsidRPr="00906B09" w:rsidRDefault="008A46EF" w:rsidP="008A46EF"/>
    <w:p w14:paraId="1B0C0FC1" w14:textId="77777777" w:rsidR="008A46EF" w:rsidRPr="00906B09" w:rsidRDefault="008A46EF" w:rsidP="008A46EF">
      <w:r w:rsidRPr="00906B09">
        <w:t>Example: see BRATHL_DSM2JULIAN</w:t>
      </w:r>
    </w:p>
    <w:p w14:paraId="38C525D9" w14:textId="77777777" w:rsidR="008A46EF" w:rsidRPr="00906B09" w:rsidRDefault="008A46EF" w:rsidP="008A46EF"/>
    <w:p w14:paraId="7E49BB49" w14:textId="77777777" w:rsidR="008A46EF" w:rsidRPr="00906B09" w:rsidRDefault="008A46EF" w:rsidP="008A46EF">
      <w:r w:rsidRPr="00906B09">
        <w:t>BRATHL_JULIAN2SECONDS</w:t>
      </w:r>
    </w:p>
    <w:p w14:paraId="6DA2EE55" w14:textId="77777777" w:rsidR="008A46EF" w:rsidRPr="00906B09" w:rsidRDefault="008A46EF" w:rsidP="008A46EF">
      <w:r w:rsidRPr="00906B09">
        <w:t>------------------------------------</w:t>
      </w:r>
    </w:p>
    <w:p w14:paraId="1E9E14D0" w14:textId="77777777" w:rsidR="008A46EF" w:rsidRPr="00906B09" w:rsidRDefault="008A46EF" w:rsidP="008A46EF">
      <w:r w:rsidRPr="00906B09">
        <w:t>Converts a decimal julian date into seconds, according to refDate parameter</w:t>
      </w:r>
    </w:p>
    <w:p w14:paraId="319132A0" w14:textId="77777777" w:rsidR="008A46EF" w:rsidRPr="00906B09" w:rsidRDefault="008A46EF" w:rsidP="008A46EF"/>
    <w:p w14:paraId="2A4FED68" w14:textId="77777777" w:rsidR="008A46EF" w:rsidRPr="00906B09" w:rsidRDefault="008A46EF" w:rsidP="008A46EF">
      <w:r w:rsidRPr="00906B09">
        <w:t>BRATHL_JULIAN2SECONDS(BRATHL_DATEJULIAN dateJulian, INT refDate, BRATHL_DATESECOND dateSeconds)</w:t>
      </w:r>
    </w:p>
    <w:p w14:paraId="57537AFB" w14:textId="77777777" w:rsidR="008A46EF" w:rsidRPr="00906B09" w:rsidRDefault="008A46EF" w:rsidP="008A46EF"/>
    <w:p w14:paraId="38A1E4F9" w14:textId="77777777" w:rsidR="008A46EF" w:rsidRPr="00906B09" w:rsidRDefault="008A46EF" w:rsidP="008A46EF">
      <w:r w:rsidRPr="00906B09">
        <w:t>[in] dateJulian : date to convert</w:t>
      </w:r>
    </w:p>
    <w:p w14:paraId="35D9EC9D" w14:textId="77777777" w:rsidR="008A46EF" w:rsidRPr="00906B09" w:rsidRDefault="008A46EF" w:rsidP="008A46EF">
      <w:r w:rsidRPr="00906B09">
        <w:t>[in] refDate : date reference conversion</w:t>
      </w:r>
    </w:p>
    <w:p w14:paraId="045719CE" w14:textId="77777777" w:rsidR="008A46EF" w:rsidRPr="00906B09" w:rsidRDefault="008A46EF" w:rsidP="008A46EF">
      <w:r w:rsidRPr="00906B09">
        <w:t>[out] dateSeconds : result of conversion</w:t>
      </w:r>
    </w:p>
    <w:p w14:paraId="1C85B45A" w14:textId="77777777" w:rsidR="008A46EF" w:rsidRPr="00906B09" w:rsidRDefault="008A46EF" w:rsidP="008A46EF"/>
    <w:p w14:paraId="5064A33B" w14:textId="77777777" w:rsidR="008A46EF" w:rsidRPr="00906B09" w:rsidRDefault="008A46EF" w:rsidP="008A46EF">
      <w:r w:rsidRPr="00906B09">
        <w:t>return 0 or error code (see Date error codes in brathl general documentation)</w:t>
      </w:r>
    </w:p>
    <w:p w14:paraId="3FD6F3A9" w14:textId="77777777" w:rsidR="008A46EF" w:rsidRPr="00906B09" w:rsidRDefault="008A46EF" w:rsidP="008A46EF"/>
    <w:p w14:paraId="344E8372" w14:textId="77777777" w:rsidR="008A46EF" w:rsidRPr="00906B09" w:rsidRDefault="008A46EF" w:rsidP="008A46EF">
      <w:r w:rsidRPr="00906B09">
        <w:t>Example: see BRATHL_DSM2JULIAN</w:t>
      </w:r>
    </w:p>
    <w:p w14:paraId="43157937" w14:textId="77777777" w:rsidR="008A46EF" w:rsidRPr="00906B09" w:rsidRDefault="008A46EF" w:rsidP="008A46EF">
      <w:r w:rsidRPr="00906B09">
        <w:lastRenderedPageBreak/>
        <w:t>BRATHL_JULIAN2YMDHMSM</w:t>
      </w:r>
    </w:p>
    <w:p w14:paraId="29D813CA" w14:textId="77777777" w:rsidR="008A46EF" w:rsidRPr="00906B09" w:rsidRDefault="008A46EF" w:rsidP="008A46EF">
      <w:r w:rsidRPr="00906B09">
        <w:t>------------------------------------</w:t>
      </w:r>
    </w:p>
    <w:p w14:paraId="617BF9EF" w14:textId="77777777" w:rsidR="008A46EF" w:rsidRPr="00906B09" w:rsidRDefault="008A46EF" w:rsidP="008A46EF">
      <w:r w:rsidRPr="00906B09">
        <w:t>Converts a decimal julian date into a year, month, day, hour, minute, second, microsecond date</w:t>
      </w:r>
    </w:p>
    <w:p w14:paraId="6C301F96" w14:textId="77777777" w:rsidR="008A46EF" w:rsidRPr="00906B09" w:rsidRDefault="008A46EF" w:rsidP="008A46EF"/>
    <w:p w14:paraId="0D38AE90" w14:textId="77777777" w:rsidR="008A46EF" w:rsidRPr="00906B09" w:rsidRDefault="008A46EF" w:rsidP="008A46EF">
      <w:r w:rsidRPr="00906B09">
        <w:t>BRATHL_JULIAN2YMDHMSM(BRATHL_DATEJULIAN dateJulian, BRATHL_DATEYMDHMSM dateYMDHMSM);</w:t>
      </w:r>
    </w:p>
    <w:p w14:paraId="528D8189" w14:textId="77777777" w:rsidR="008A46EF" w:rsidRPr="00906B09" w:rsidRDefault="008A46EF" w:rsidP="008A46EF"/>
    <w:p w14:paraId="19AF3997" w14:textId="77777777" w:rsidR="008A46EF" w:rsidRPr="00906B09" w:rsidRDefault="008A46EF" w:rsidP="008A46EF">
      <w:r w:rsidRPr="00906B09">
        <w:t>[in] dateJulian : date to convert</w:t>
      </w:r>
    </w:p>
    <w:p w14:paraId="72412101" w14:textId="77777777" w:rsidR="008A46EF" w:rsidRPr="00906B09" w:rsidRDefault="008A46EF" w:rsidP="008A46EF">
      <w:r w:rsidRPr="00906B09">
        <w:t>[in] refDate : date reference conversion</w:t>
      </w:r>
    </w:p>
    <w:p w14:paraId="479C2AAF" w14:textId="77777777" w:rsidR="008A46EF" w:rsidRPr="00906B09" w:rsidRDefault="008A46EF" w:rsidP="008A46EF">
      <w:r w:rsidRPr="00906B09">
        <w:t>[out] dateYMDHMSM : result of conversion</w:t>
      </w:r>
    </w:p>
    <w:p w14:paraId="4D1E5736" w14:textId="77777777" w:rsidR="008A46EF" w:rsidRPr="00906B09" w:rsidRDefault="008A46EF" w:rsidP="008A46EF"/>
    <w:p w14:paraId="20049214" w14:textId="77777777" w:rsidR="008A46EF" w:rsidRPr="00906B09" w:rsidRDefault="008A46EF" w:rsidP="008A46EF">
      <w:r w:rsidRPr="00906B09">
        <w:t>return 0 or error code (see Date error codes in brathl general documentation)</w:t>
      </w:r>
    </w:p>
    <w:p w14:paraId="6A64CC79" w14:textId="77777777" w:rsidR="008A46EF" w:rsidRPr="00906B09" w:rsidRDefault="008A46EF" w:rsidP="008A46EF"/>
    <w:p w14:paraId="38053B8A" w14:textId="77777777" w:rsidR="008A46EF" w:rsidRPr="00906B09" w:rsidRDefault="008A46EF" w:rsidP="008A46EF">
      <w:r w:rsidRPr="00906B09">
        <w:t>Example: see BRATHL_DSM2YMDHMSM</w:t>
      </w:r>
    </w:p>
    <w:p w14:paraId="3BC9E118" w14:textId="77777777" w:rsidR="008A46EF" w:rsidRPr="00906B09" w:rsidRDefault="008A46EF" w:rsidP="008A46EF"/>
    <w:p w14:paraId="4ACD25E4" w14:textId="77777777" w:rsidR="008A46EF" w:rsidRPr="00906B09" w:rsidRDefault="008A46EF" w:rsidP="008A46EF">
      <w:r w:rsidRPr="00906B09">
        <w:t>BRATHL_SECONDS2DSM</w:t>
      </w:r>
    </w:p>
    <w:p w14:paraId="3B33834E" w14:textId="77777777" w:rsidR="008A46EF" w:rsidRPr="00906B09" w:rsidRDefault="008A46EF" w:rsidP="008A46EF">
      <w:r w:rsidRPr="00906B09">
        <w:t>------------------------------------</w:t>
      </w:r>
    </w:p>
    <w:p w14:paraId="42411B41" w14:textId="77777777" w:rsidR="008A46EF" w:rsidRPr="00906B09" w:rsidRDefault="008A46EF" w:rsidP="008A46EF">
      <w:r w:rsidRPr="00906B09">
        <w:t>Converts seconds into a days-seconds-microseconds date, according to refDate parameter</w:t>
      </w:r>
    </w:p>
    <w:p w14:paraId="56BF773C" w14:textId="77777777" w:rsidR="008A46EF" w:rsidRPr="00906B09" w:rsidRDefault="008A46EF" w:rsidP="008A46EF"/>
    <w:p w14:paraId="0A4E24D9" w14:textId="77777777" w:rsidR="008A46EF" w:rsidRPr="00906B09" w:rsidRDefault="008A46EF" w:rsidP="008A46EF">
      <w:r w:rsidRPr="00906B09">
        <w:t>BRATHL_SECONDS2DSM(BRATHL_DATESECOND dateSeconds, INT refDate, BRATHL_DATEDSM dateDSM);</w:t>
      </w:r>
    </w:p>
    <w:p w14:paraId="72E84975" w14:textId="77777777" w:rsidR="008A46EF" w:rsidRPr="00906B09" w:rsidRDefault="008A46EF" w:rsidP="008A46EF"/>
    <w:p w14:paraId="54570949" w14:textId="77777777" w:rsidR="008A46EF" w:rsidRPr="00906B09" w:rsidRDefault="008A46EF" w:rsidP="008A46EF">
      <w:r w:rsidRPr="00906B09">
        <w:t>[in] dateSeconds : date to convert</w:t>
      </w:r>
    </w:p>
    <w:p w14:paraId="2A0C120F" w14:textId="77777777" w:rsidR="008A46EF" w:rsidRPr="00906B09" w:rsidRDefault="008A46EF" w:rsidP="008A46EF">
      <w:r w:rsidRPr="00906B09">
        <w:t>[in] refDate : date reference conversion</w:t>
      </w:r>
    </w:p>
    <w:p w14:paraId="2C1D8971" w14:textId="77777777" w:rsidR="008A46EF" w:rsidRPr="00906B09" w:rsidRDefault="008A46EF" w:rsidP="008A46EF">
      <w:r w:rsidRPr="00906B09">
        <w:t>[out] dateDSM : result of the conversion</w:t>
      </w:r>
    </w:p>
    <w:p w14:paraId="042E6C2D" w14:textId="77777777" w:rsidR="008A46EF" w:rsidRPr="00906B09" w:rsidRDefault="008A46EF" w:rsidP="008A46EF"/>
    <w:p w14:paraId="03F8AFB3" w14:textId="77777777" w:rsidR="008A46EF" w:rsidRPr="00906B09" w:rsidRDefault="008A46EF" w:rsidP="008A46EF">
      <w:r w:rsidRPr="00906B09">
        <w:t>return 0 or error code (see Date error codes in brathl general documentation)</w:t>
      </w:r>
    </w:p>
    <w:p w14:paraId="76792617" w14:textId="77777777" w:rsidR="008A46EF" w:rsidRPr="00906B09" w:rsidRDefault="008A46EF" w:rsidP="008A46EF"/>
    <w:p w14:paraId="20B725D0" w14:textId="77777777" w:rsidR="008A46EF" w:rsidRPr="00906B09" w:rsidRDefault="008A46EF" w:rsidP="008A46EF">
      <w:r w:rsidRPr="00906B09">
        <w:t>Example: see BRATHL_DSM2JULIAN</w:t>
      </w:r>
    </w:p>
    <w:p w14:paraId="2D324DF1" w14:textId="77777777" w:rsidR="008A46EF" w:rsidRPr="00906B09" w:rsidRDefault="008A46EF" w:rsidP="008A46EF"/>
    <w:p w14:paraId="7DE4E4EC" w14:textId="77777777" w:rsidR="008A46EF" w:rsidRPr="00906B09" w:rsidRDefault="008A46EF" w:rsidP="008A46EF">
      <w:r w:rsidRPr="00906B09">
        <w:t>BRATHL_SECONDS2JULIAN</w:t>
      </w:r>
    </w:p>
    <w:p w14:paraId="512F31C9" w14:textId="77777777" w:rsidR="008A46EF" w:rsidRPr="00906B09" w:rsidRDefault="008A46EF" w:rsidP="008A46EF">
      <w:r w:rsidRPr="00906B09">
        <w:t>------------------------------------</w:t>
      </w:r>
    </w:p>
    <w:p w14:paraId="1A95D632" w14:textId="77777777" w:rsidR="008A46EF" w:rsidRPr="00906B09" w:rsidRDefault="008A46EF" w:rsidP="008A46EF">
      <w:r w:rsidRPr="00906B09">
        <w:t>Converts seconds into a decimal julian date, according to refDate parameter</w:t>
      </w:r>
    </w:p>
    <w:p w14:paraId="0146FE68" w14:textId="77777777" w:rsidR="008A46EF" w:rsidRPr="00906B09" w:rsidRDefault="008A46EF" w:rsidP="008A46EF"/>
    <w:p w14:paraId="1B9A7EC6" w14:textId="77777777" w:rsidR="008A46EF" w:rsidRPr="00906B09" w:rsidRDefault="008A46EF" w:rsidP="008A46EF">
      <w:r w:rsidRPr="00906B09">
        <w:t>BRATHL_SECONDS2JULIAN(BRATHL_DATESECOND dateSeconds, INT refDate, BRATHL_DATEJULIAN dateJulian)</w:t>
      </w:r>
    </w:p>
    <w:p w14:paraId="10FE451B" w14:textId="77777777" w:rsidR="008A46EF" w:rsidRPr="00906B09" w:rsidRDefault="008A46EF" w:rsidP="008A46EF"/>
    <w:p w14:paraId="05ADCD41" w14:textId="77777777" w:rsidR="008A46EF" w:rsidRPr="00906B09" w:rsidRDefault="008A46EF" w:rsidP="008A46EF">
      <w:r w:rsidRPr="00906B09">
        <w:t>[in] dateSeconds : date to convert</w:t>
      </w:r>
    </w:p>
    <w:p w14:paraId="77A7E76D" w14:textId="77777777" w:rsidR="008A46EF" w:rsidRPr="00906B09" w:rsidRDefault="008A46EF" w:rsidP="008A46EF">
      <w:r w:rsidRPr="00906B09">
        <w:t>[in] refDate : date reference conversion</w:t>
      </w:r>
    </w:p>
    <w:p w14:paraId="7F663A9D" w14:textId="77777777" w:rsidR="008A46EF" w:rsidRPr="00906B09" w:rsidRDefault="008A46EF" w:rsidP="008A46EF">
      <w:r w:rsidRPr="00906B09">
        <w:t>[out] dateJulian : result of the conversion</w:t>
      </w:r>
    </w:p>
    <w:p w14:paraId="0FE3A4EE" w14:textId="77777777" w:rsidR="008A46EF" w:rsidRPr="00906B09" w:rsidRDefault="008A46EF" w:rsidP="008A46EF"/>
    <w:p w14:paraId="2B3AF6BC" w14:textId="77777777" w:rsidR="008A46EF" w:rsidRPr="00906B09" w:rsidRDefault="008A46EF" w:rsidP="008A46EF">
      <w:r w:rsidRPr="00906B09">
        <w:t>return 0 or error code (see Date error codes in brathl general documentation)</w:t>
      </w:r>
    </w:p>
    <w:p w14:paraId="10184D96" w14:textId="77777777" w:rsidR="008A46EF" w:rsidRPr="00906B09" w:rsidRDefault="008A46EF" w:rsidP="008A46EF">
      <w:r w:rsidRPr="00906B09">
        <w:lastRenderedPageBreak/>
        <w:t>Example: see BRATHL_DSM2JULIAN</w:t>
      </w:r>
    </w:p>
    <w:p w14:paraId="0F652B51" w14:textId="77777777" w:rsidR="008A46EF" w:rsidRPr="00906B09" w:rsidRDefault="008A46EF" w:rsidP="008A46EF"/>
    <w:p w14:paraId="373B8244" w14:textId="77777777" w:rsidR="008A46EF" w:rsidRPr="00906B09" w:rsidRDefault="008A46EF" w:rsidP="008A46EF">
      <w:r w:rsidRPr="00906B09">
        <w:t>BRATHL_SECONDS2YMDHMSM</w:t>
      </w:r>
    </w:p>
    <w:p w14:paraId="01013B41" w14:textId="77777777" w:rsidR="008A46EF" w:rsidRPr="00906B09" w:rsidRDefault="008A46EF" w:rsidP="008A46EF">
      <w:r w:rsidRPr="00906B09">
        <w:t>------------------------------------</w:t>
      </w:r>
    </w:p>
    <w:p w14:paraId="274AEA35" w14:textId="77777777" w:rsidR="008A46EF" w:rsidRPr="00906B09" w:rsidRDefault="008A46EF" w:rsidP="008A46EF">
      <w:r w:rsidRPr="00906B09">
        <w:t>Converts seconds into a a decimal julian date, according to refDate parameter</w:t>
      </w:r>
    </w:p>
    <w:p w14:paraId="0007B293" w14:textId="77777777" w:rsidR="008A46EF" w:rsidRPr="00906B09" w:rsidRDefault="008A46EF" w:rsidP="008A46EF"/>
    <w:p w14:paraId="425A5CAC" w14:textId="77777777" w:rsidR="008A46EF" w:rsidRPr="00906B09" w:rsidRDefault="008A46EF" w:rsidP="008A46EF">
      <w:r w:rsidRPr="00906B09">
        <w:t>BRATHL_SECONDS2YMDHMSM(BRATHL_DATESECOND dateSeconds, INT refDate, BRATHL_DATEJULIAN dateJulian)</w:t>
      </w:r>
    </w:p>
    <w:p w14:paraId="1FA21B93" w14:textId="77777777" w:rsidR="008A46EF" w:rsidRPr="00906B09" w:rsidRDefault="008A46EF" w:rsidP="008A46EF"/>
    <w:p w14:paraId="2908A12F" w14:textId="77777777" w:rsidR="008A46EF" w:rsidRPr="00906B09" w:rsidRDefault="008A46EF" w:rsidP="008A46EF">
      <w:r w:rsidRPr="00906B09">
        <w:t>[in] dateSeconds : date to convert</w:t>
      </w:r>
    </w:p>
    <w:p w14:paraId="4B1C4630" w14:textId="77777777" w:rsidR="008A46EF" w:rsidRPr="00906B09" w:rsidRDefault="008A46EF" w:rsidP="008A46EF">
      <w:r w:rsidRPr="00906B09">
        <w:t>[in] refDate : date reference conversion</w:t>
      </w:r>
    </w:p>
    <w:p w14:paraId="16BD8F88" w14:textId="77777777" w:rsidR="008A46EF" w:rsidRPr="00906B09" w:rsidRDefault="008A46EF" w:rsidP="008A46EF">
      <w:r w:rsidRPr="00906B09">
        <w:t>[out] dateJulian : result of the conversion</w:t>
      </w:r>
    </w:p>
    <w:p w14:paraId="0138240F" w14:textId="77777777" w:rsidR="008A46EF" w:rsidRPr="00906B09" w:rsidRDefault="008A46EF" w:rsidP="008A46EF"/>
    <w:p w14:paraId="61CC0A25" w14:textId="77777777" w:rsidR="008A46EF" w:rsidRPr="00906B09" w:rsidRDefault="008A46EF" w:rsidP="008A46EF">
      <w:r w:rsidRPr="00906B09">
        <w:t>return 0 or error code (see Date error codes in brathl general documentation)</w:t>
      </w:r>
    </w:p>
    <w:p w14:paraId="6BAE1E35" w14:textId="77777777" w:rsidR="008A46EF" w:rsidRPr="00906B09" w:rsidRDefault="008A46EF" w:rsidP="008A46EF"/>
    <w:p w14:paraId="11C9CAB9" w14:textId="77777777" w:rsidR="008A46EF" w:rsidRPr="00906B09" w:rsidRDefault="008A46EF" w:rsidP="008A46EF">
      <w:r w:rsidRPr="00906B09">
        <w:t>Example: see BRATHL_DSM2JULIAN</w:t>
      </w:r>
    </w:p>
    <w:p w14:paraId="0572CB3D" w14:textId="77777777" w:rsidR="008A46EF" w:rsidRPr="00906B09" w:rsidRDefault="008A46EF" w:rsidP="008A46EF"/>
    <w:p w14:paraId="1FEBA733" w14:textId="77777777" w:rsidR="008A46EF" w:rsidRPr="00906B09" w:rsidRDefault="008A46EF" w:rsidP="008A46EF">
      <w:r w:rsidRPr="00906B09">
        <w:t>BRATHL_NOWYMDHMSM</w:t>
      </w:r>
    </w:p>
    <w:p w14:paraId="2E7A004F" w14:textId="77777777" w:rsidR="008A46EF" w:rsidRPr="00906B09" w:rsidRDefault="008A46EF" w:rsidP="008A46EF">
      <w:r w:rsidRPr="00906B09">
        <w:t>------------------------------------</w:t>
      </w:r>
    </w:p>
    <w:p w14:paraId="196A93B2" w14:textId="77777777" w:rsidR="008A46EF" w:rsidRPr="00906B09" w:rsidRDefault="008A46EF" w:rsidP="008A46EF">
      <w:r w:rsidRPr="00906B09">
        <w:t>Gets the current date/time,</w:t>
      </w:r>
    </w:p>
    <w:p w14:paraId="28B0C199" w14:textId="77777777" w:rsidR="008A46EF" w:rsidRPr="00906B09" w:rsidRDefault="008A46EF" w:rsidP="008A46EF"/>
    <w:p w14:paraId="1FFFCB53" w14:textId="77777777" w:rsidR="008A46EF" w:rsidRPr="00906B09" w:rsidRDefault="008A46EF" w:rsidP="008A46EF">
      <w:r w:rsidRPr="00906B09">
        <w:t>LIBRATHL_API int32_t brathl_NowYMDHMSM(brathl_DateYMDHMSM *dateYMDHMSM);</w:t>
      </w:r>
    </w:p>
    <w:p w14:paraId="3327E03B" w14:textId="77777777" w:rsidR="008A46EF" w:rsidRPr="00906B09" w:rsidRDefault="008A46EF" w:rsidP="008A46EF"/>
    <w:p w14:paraId="1BD2104D" w14:textId="77777777" w:rsidR="008A46EF" w:rsidRPr="00906B09" w:rsidRDefault="008A46EF" w:rsidP="008A46EF">
      <w:r w:rsidRPr="00906B09">
        <w:t>[out] dateYMDHMSM : current date/time</w:t>
      </w:r>
    </w:p>
    <w:p w14:paraId="64C81DC8" w14:textId="77777777" w:rsidR="008A46EF" w:rsidRPr="00906B09" w:rsidRDefault="008A46EF" w:rsidP="008A46EF"/>
    <w:p w14:paraId="6C2B6A41" w14:textId="77777777" w:rsidR="008A46EF" w:rsidRPr="00906B09" w:rsidRDefault="008A46EF" w:rsidP="008A46EF">
      <w:r w:rsidRPr="00906B09">
        <w:t>BRATHL_NOWYMDHMSM(BRATHL_DATEYMDHMSM dateYMDHMSM)</w:t>
      </w:r>
    </w:p>
    <w:p w14:paraId="58982F55" w14:textId="77777777" w:rsidR="008A46EF" w:rsidRPr="00906B09" w:rsidRDefault="008A46EF" w:rsidP="008A46EF"/>
    <w:p w14:paraId="615CA31F" w14:textId="77777777" w:rsidR="008A46EF" w:rsidRPr="00906B09" w:rsidRDefault="008A46EF" w:rsidP="008A46EF">
      <w:r w:rsidRPr="00906B09">
        <w:t>Example: see BRATHL_DSM2JULIAN</w:t>
      </w:r>
    </w:p>
    <w:p w14:paraId="39EAD4E6" w14:textId="77777777" w:rsidR="008A46EF" w:rsidRPr="00906B09" w:rsidRDefault="008A46EF" w:rsidP="008A46EF"/>
    <w:p w14:paraId="00F63FF8" w14:textId="77777777" w:rsidR="008A46EF" w:rsidRPr="00906B09" w:rsidRDefault="008A46EF" w:rsidP="008A46EF">
      <w:r w:rsidRPr="00906B09">
        <w:t>dOut={BRATHL_DATEYMDHMSM}</w:t>
      </w:r>
    </w:p>
    <w:p w14:paraId="0200BA5B" w14:textId="77777777" w:rsidR="008A46EF" w:rsidRPr="00906B09" w:rsidRDefault="008A46EF" w:rsidP="008A46EF">
      <w:r w:rsidRPr="00906B09">
        <w:t>r =  BRATHL_NOWYMDHMSM(dOut)</w:t>
      </w:r>
    </w:p>
    <w:p w14:paraId="70F9DD72" w14:textId="77777777" w:rsidR="008A46EF" w:rsidRPr="00906B09" w:rsidRDefault="008A46EF" w:rsidP="008A46EF">
      <w:r w:rsidRPr="00906B09">
        <w:t>print, r, dOut.YEAR, dOut.JULIAN, dOut.MONTH, dOut.DAY, dOut.HOUR, dOut.MINUTE, dOut.SECOND, dOut.MUSECOND</w:t>
      </w:r>
    </w:p>
    <w:p w14:paraId="3CB14015" w14:textId="77777777" w:rsidR="008A46EF" w:rsidRPr="00906B09" w:rsidRDefault="008A46EF" w:rsidP="008A46EF"/>
    <w:p w14:paraId="76F432E0" w14:textId="77777777" w:rsidR="008A46EF" w:rsidRPr="00906B09" w:rsidRDefault="008A46EF" w:rsidP="008A46EF">
      <w:r w:rsidRPr="00906B09">
        <w:t>BRATHL_YMDHMSM2DSM</w:t>
      </w:r>
    </w:p>
    <w:p w14:paraId="1150C5FF" w14:textId="77777777" w:rsidR="008A46EF" w:rsidRPr="00906B09" w:rsidRDefault="008A46EF" w:rsidP="008A46EF">
      <w:r w:rsidRPr="00906B09">
        <w:t>------------------------------------</w:t>
      </w:r>
    </w:p>
    <w:p w14:paraId="62C87C9C" w14:textId="77777777" w:rsidR="008A46EF" w:rsidRPr="00906B09" w:rsidRDefault="008A46EF" w:rsidP="008A46EF">
      <w:r w:rsidRPr="00906B09">
        <w:t>Converts a year, month, day, hour, minute, second, microsecond date into a days-seconds-m</w:t>
      </w:r>
      <w:r w:rsidR="00CE7EC9" w:rsidRPr="00906B09">
        <w:t xml:space="preserve">icroseconds date, </w:t>
      </w:r>
      <w:r w:rsidRPr="00906B09">
        <w:t>according to refDate parameter</w:t>
      </w:r>
    </w:p>
    <w:p w14:paraId="4061569F" w14:textId="77777777" w:rsidR="008A46EF" w:rsidRPr="00906B09" w:rsidRDefault="008A46EF" w:rsidP="008A46EF"/>
    <w:p w14:paraId="7144E574" w14:textId="77777777" w:rsidR="008A46EF" w:rsidRPr="00906B09" w:rsidRDefault="008A46EF" w:rsidP="008A46EF">
      <w:r w:rsidRPr="00906B09">
        <w:t>BRATHL_YMDHMSM2DSM(BRATHL_DATEYMDHMSM dateYMDHMSM, INT refDate, BRATHL_DATEDSM dateDSM)</w:t>
      </w:r>
    </w:p>
    <w:p w14:paraId="7B238F38" w14:textId="77777777" w:rsidR="008A46EF" w:rsidRPr="00906B09" w:rsidRDefault="008A46EF" w:rsidP="008A46EF"/>
    <w:p w14:paraId="1E3A4FC2" w14:textId="77777777" w:rsidR="008A46EF" w:rsidRPr="00906B09" w:rsidRDefault="008A46EF" w:rsidP="008A46EF">
      <w:r w:rsidRPr="00906B09">
        <w:lastRenderedPageBreak/>
        <w:t>[in] dateYMDHMSM : date to convert</w:t>
      </w:r>
    </w:p>
    <w:p w14:paraId="3E12750E" w14:textId="77777777" w:rsidR="008A46EF" w:rsidRPr="00906B09" w:rsidRDefault="008A46EF" w:rsidP="008A46EF">
      <w:r w:rsidRPr="00906B09">
        <w:t>[in] refDate : date reference conversion</w:t>
      </w:r>
    </w:p>
    <w:p w14:paraId="65218109" w14:textId="77777777" w:rsidR="008A46EF" w:rsidRPr="00906B09" w:rsidRDefault="008A46EF" w:rsidP="008A46EF">
      <w:r w:rsidRPr="00906B09">
        <w:t>[out] dateDSM : result of the conversion</w:t>
      </w:r>
    </w:p>
    <w:p w14:paraId="51602623" w14:textId="77777777" w:rsidR="008A46EF" w:rsidRPr="00906B09" w:rsidRDefault="008A46EF" w:rsidP="008A46EF"/>
    <w:p w14:paraId="70A3EDD2" w14:textId="77777777" w:rsidR="008A46EF" w:rsidRPr="00906B09" w:rsidRDefault="008A46EF" w:rsidP="008A46EF">
      <w:r w:rsidRPr="00906B09">
        <w:t>return 0 or error code (see Date error codes in brathl general documentation)</w:t>
      </w:r>
    </w:p>
    <w:p w14:paraId="5BE77AB6" w14:textId="77777777" w:rsidR="008A46EF" w:rsidRPr="00906B09" w:rsidRDefault="008A46EF" w:rsidP="008A46EF"/>
    <w:p w14:paraId="5A5B87D6" w14:textId="77777777" w:rsidR="008A46EF" w:rsidRPr="00906B09" w:rsidRDefault="008A46EF" w:rsidP="008A46EF">
      <w:r w:rsidRPr="00906B09">
        <w:t>Example: see BRATHL_DSM2JULIAN</w:t>
      </w:r>
    </w:p>
    <w:p w14:paraId="0476EFEB" w14:textId="77777777" w:rsidR="008A46EF" w:rsidRPr="00906B09" w:rsidRDefault="008A46EF" w:rsidP="008A46EF"/>
    <w:p w14:paraId="61DEAF4F" w14:textId="77777777" w:rsidR="008A46EF" w:rsidRPr="00906B09" w:rsidRDefault="008A46EF" w:rsidP="008A46EF">
      <w:r w:rsidRPr="00906B09">
        <w:t>BRATHL_YMDHMSM2JULIAN</w:t>
      </w:r>
    </w:p>
    <w:p w14:paraId="36F85898" w14:textId="77777777" w:rsidR="008A46EF" w:rsidRPr="00906B09" w:rsidRDefault="008A46EF" w:rsidP="008A46EF">
      <w:r w:rsidRPr="00906B09">
        <w:t>------------------------------------</w:t>
      </w:r>
    </w:p>
    <w:p w14:paraId="706B9276" w14:textId="77777777" w:rsidR="008A46EF" w:rsidRPr="00906B09" w:rsidRDefault="008A46EF" w:rsidP="008A46EF">
      <w:r w:rsidRPr="00906B09">
        <w:t>Converts a year, month, day, hour, minute, second, microsecond d</w:t>
      </w:r>
      <w:r w:rsidR="00CE7EC9" w:rsidRPr="00906B09">
        <w:t xml:space="preserve">ate into a decimal julian date, </w:t>
      </w:r>
      <w:r w:rsidRPr="00906B09">
        <w:t>according to refDate parameter</w:t>
      </w:r>
    </w:p>
    <w:p w14:paraId="69DEB180" w14:textId="77777777" w:rsidR="008A46EF" w:rsidRPr="00906B09" w:rsidRDefault="008A46EF" w:rsidP="008A46EF"/>
    <w:p w14:paraId="1F4C666D" w14:textId="77777777" w:rsidR="008A46EF" w:rsidRPr="00906B09" w:rsidRDefault="008A46EF" w:rsidP="008A46EF">
      <w:r w:rsidRPr="00906B09">
        <w:t>BRATHL_YMDHMSM2JULIAN(BRATHL_DATEYMDHMSM dateYMDHMSM, INT refDate, BRATHL_DATEJULIAN dateJulian)</w:t>
      </w:r>
    </w:p>
    <w:p w14:paraId="51021ECA" w14:textId="77777777" w:rsidR="008A46EF" w:rsidRPr="00906B09" w:rsidRDefault="008A46EF" w:rsidP="008A46EF"/>
    <w:p w14:paraId="59641841" w14:textId="77777777" w:rsidR="008A46EF" w:rsidRPr="00906B09" w:rsidRDefault="008A46EF" w:rsidP="008A46EF">
      <w:r w:rsidRPr="00906B09">
        <w:t>[in] dateYMDHMSM : date to convert</w:t>
      </w:r>
    </w:p>
    <w:p w14:paraId="70034C87" w14:textId="77777777" w:rsidR="008A46EF" w:rsidRPr="00906B09" w:rsidRDefault="008A46EF" w:rsidP="008A46EF">
      <w:r w:rsidRPr="00906B09">
        <w:t>[in] refDate : date reference conversion</w:t>
      </w:r>
    </w:p>
    <w:p w14:paraId="499BCBDB" w14:textId="77777777" w:rsidR="008A46EF" w:rsidRPr="00906B09" w:rsidRDefault="008A46EF" w:rsidP="008A46EF">
      <w:r w:rsidRPr="00906B09">
        <w:t>[out] dateJulian : result of the conversion</w:t>
      </w:r>
    </w:p>
    <w:p w14:paraId="78E8714A" w14:textId="77777777" w:rsidR="008A46EF" w:rsidRPr="00906B09" w:rsidRDefault="008A46EF" w:rsidP="008A46EF"/>
    <w:p w14:paraId="084F10D5" w14:textId="77777777" w:rsidR="008A46EF" w:rsidRPr="00906B09" w:rsidRDefault="008A46EF" w:rsidP="008A46EF">
      <w:r w:rsidRPr="00906B09">
        <w:t>return 0 or error code (see Date error codes in brathl general documentation)</w:t>
      </w:r>
    </w:p>
    <w:p w14:paraId="5C45730D" w14:textId="77777777" w:rsidR="008A46EF" w:rsidRPr="00906B09" w:rsidRDefault="008A46EF" w:rsidP="008A46EF"/>
    <w:p w14:paraId="6F5B91FC" w14:textId="77777777" w:rsidR="008A46EF" w:rsidRPr="00906B09" w:rsidRDefault="008A46EF" w:rsidP="008A46EF">
      <w:r w:rsidRPr="00906B09">
        <w:t>Example: see BRATHL_DSM2JULIAN</w:t>
      </w:r>
    </w:p>
    <w:p w14:paraId="26FC6FB4" w14:textId="77777777" w:rsidR="008A46EF" w:rsidRPr="00906B09" w:rsidRDefault="008A46EF" w:rsidP="008A46EF"/>
    <w:p w14:paraId="3D56094F" w14:textId="77777777" w:rsidR="008A46EF" w:rsidRPr="00906B09" w:rsidRDefault="008A46EF" w:rsidP="008A46EF">
      <w:r w:rsidRPr="00906B09">
        <w:t>BRATHL_YMDHMSM2SECONDS</w:t>
      </w:r>
    </w:p>
    <w:p w14:paraId="28AFE907" w14:textId="77777777" w:rsidR="008A46EF" w:rsidRPr="00906B09" w:rsidRDefault="008A46EF" w:rsidP="008A46EF">
      <w:r w:rsidRPr="00906B09">
        <w:t>------------------------------------</w:t>
      </w:r>
    </w:p>
    <w:p w14:paraId="7F8B7666" w14:textId="77777777" w:rsidR="008A46EF" w:rsidRPr="00906B09" w:rsidRDefault="008A46EF" w:rsidP="008A46EF">
      <w:r w:rsidRPr="00906B09">
        <w:t>Converts a year, month, day, hour, minute, second, m</w:t>
      </w:r>
      <w:r w:rsidR="00CE7EC9" w:rsidRPr="00906B09">
        <w:t xml:space="preserve">icrosecond date into a seconds, </w:t>
      </w:r>
      <w:r w:rsidRPr="00906B09">
        <w:t>according to refDate parameter</w:t>
      </w:r>
    </w:p>
    <w:p w14:paraId="244A247D" w14:textId="77777777" w:rsidR="008A46EF" w:rsidRPr="00906B09" w:rsidRDefault="008A46EF" w:rsidP="008A46EF"/>
    <w:p w14:paraId="4B668595" w14:textId="77777777" w:rsidR="008A46EF" w:rsidRPr="00906B09" w:rsidRDefault="008A46EF" w:rsidP="008A46EF">
      <w:r w:rsidRPr="00906B09">
        <w:t>BRATHL_YMDHMSM2SECONDS(BRATHL_DATEYMDHMSM dateYMDHMSM, INT refDate, BRATHL_DATESECOND dateSeconds)</w:t>
      </w:r>
    </w:p>
    <w:p w14:paraId="371F8B7B" w14:textId="77777777" w:rsidR="008A46EF" w:rsidRPr="00906B09" w:rsidRDefault="008A46EF" w:rsidP="008A46EF"/>
    <w:p w14:paraId="5036CC2B" w14:textId="77777777" w:rsidR="008A46EF" w:rsidRPr="00906B09" w:rsidRDefault="008A46EF" w:rsidP="008A46EF">
      <w:r w:rsidRPr="00906B09">
        <w:t>[in] dateYMDHMSM : date to convert</w:t>
      </w:r>
    </w:p>
    <w:p w14:paraId="61436955" w14:textId="77777777" w:rsidR="008A46EF" w:rsidRPr="00906B09" w:rsidRDefault="008A46EF" w:rsidP="008A46EF">
      <w:r w:rsidRPr="00906B09">
        <w:t>[in] refDate : date reference conversion</w:t>
      </w:r>
    </w:p>
    <w:p w14:paraId="722CC84E" w14:textId="77777777" w:rsidR="008A46EF" w:rsidRPr="00906B09" w:rsidRDefault="008A46EF" w:rsidP="008A46EF">
      <w:r w:rsidRPr="00906B09">
        <w:t>[out] dateSeconds : result of the conversion</w:t>
      </w:r>
    </w:p>
    <w:p w14:paraId="3B0D3DCA" w14:textId="77777777" w:rsidR="008A46EF" w:rsidRPr="00906B09" w:rsidRDefault="008A46EF" w:rsidP="008A46EF"/>
    <w:p w14:paraId="06084621" w14:textId="77777777" w:rsidR="008A46EF" w:rsidRPr="00906B09" w:rsidRDefault="008A46EF" w:rsidP="008A46EF">
      <w:r w:rsidRPr="00906B09">
        <w:t>return 0 or error code (see Date error codes in brathl general documentation)</w:t>
      </w:r>
    </w:p>
    <w:p w14:paraId="06770801" w14:textId="77777777" w:rsidR="008A46EF" w:rsidRPr="00906B09" w:rsidRDefault="008A46EF" w:rsidP="008A46EF"/>
    <w:p w14:paraId="1F7AC1B1" w14:textId="77777777" w:rsidR="008A46EF" w:rsidRPr="00906B09" w:rsidRDefault="008A46EF" w:rsidP="008A46EF">
      <w:r w:rsidRPr="00906B09">
        <w:t>Example: see BRATHL_DSM2JULIAN</w:t>
      </w:r>
    </w:p>
    <w:p w14:paraId="43656709" w14:textId="77777777" w:rsidR="008A46EF" w:rsidRPr="00906B09" w:rsidRDefault="008A46EF" w:rsidP="008A46EF"/>
    <w:p w14:paraId="242EA5E7" w14:textId="77777777" w:rsidR="008A46EF" w:rsidRPr="00906B09" w:rsidRDefault="008A46EF" w:rsidP="008A46EF"/>
    <w:p w14:paraId="2C9F5C65" w14:textId="77777777" w:rsidR="00CE7EC9" w:rsidRPr="00906B09" w:rsidRDefault="00CE7EC9" w:rsidP="008A46EF"/>
    <w:p w14:paraId="78A8617C" w14:textId="77777777" w:rsidR="008A46EF" w:rsidRPr="00906B09" w:rsidRDefault="008A46EF" w:rsidP="008A46EF">
      <w:r w:rsidRPr="00906B09">
        <w:lastRenderedPageBreak/>
        <w:t>BRATHL_SETREFUSER1</w:t>
      </w:r>
    </w:p>
    <w:p w14:paraId="6EB0C73B" w14:textId="77777777" w:rsidR="008A46EF" w:rsidRPr="00906B09" w:rsidRDefault="008A46EF" w:rsidP="008A46EF">
      <w:r w:rsidRPr="00906B09">
        <w:t>BRATHL_SETREFUSER2</w:t>
      </w:r>
    </w:p>
    <w:p w14:paraId="0ED825F0" w14:textId="77777777" w:rsidR="008A46EF" w:rsidRPr="00906B09" w:rsidRDefault="008A46EF" w:rsidP="008A46EF">
      <w:r w:rsidRPr="00906B09">
        <w:t>------------------------------------</w:t>
      </w:r>
    </w:p>
    <w:p w14:paraId="15341346" w14:textId="77777777" w:rsidR="008A46EF" w:rsidRPr="00906B09" w:rsidRDefault="008A46EF" w:rsidP="008A46EF">
      <w:r w:rsidRPr="00906B09">
        <w:t>Set user-defined reference dates</w:t>
      </w:r>
    </w:p>
    <w:p w14:paraId="09D428EB" w14:textId="77777777" w:rsidR="008A46EF" w:rsidRPr="00906B09" w:rsidRDefault="008A46EF" w:rsidP="008A46EF"/>
    <w:p w14:paraId="2B327399" w14:textId="77777777" w:rsidR="008A46EF" w:rsidRPr="00906B09" w:rsidRDefault="008A46EF" w:rsidP="008A46EF">
      <w:r w:rsidRPr="00906B09">
        <w:t>BRATHL_SETREFUSER1(STRING dateRef)</w:t>
      </w:r>
    </w:p>
    <w:p w14:paraId="49897F36" w14:textId="77777777" w:rsidR="008A46EF" w:rsidRPr="00906B09" w:rsidRDefault="008A46EF" w:rsidP="008A46EF"/>
    <w:p w14:paraId="3AE21129" w14:textId="77777777" w:rsidR="008A46EF" w:rsidRPr="00906B09" w:rsidRDefault="008A46EF" w:rsidP="008A46EF">
      <w:r w:rsidRPr="00906B09">
        <w:t>[in] dateRef : date to set - format: YYYY-MM-DD HH:MN:SS.MS</w:t>
      </w:r>
    </w:p>
    <w:p w14:paraId="0DB923DF" w14:textId="77777777" w:rsidR="008A46EF" w:rsidRPr="00906B09" w:rsidRDefault="008A46EF" w:rsidP="008A46EF"/>
    <w:p w14:paraId="12A1CA8D" w14:textId="77777777" w:rsidR="008A46EF" w:rsidRPr="00906B09" w:rsidRDefault="008A46EF" w:rsidP="008A46EF">
      <w:r w:rsidRPr="00906B09">
        <w:t>return 0 or error code (see Date error codes in brathl general documentation)</w:t>
      </w:r>
    </w:p>
    <w:p w14:paraId="63E440F6" w14:textId="77777777" w:rsidR="008A46EF" w:rsidRPr="00906B09" w:rsidRDefault="008A46EF" w:rsidP="008A46EF"/>
    <w:p w14:paraId="469D10FB" w14:textId="77777777" w:rsidR="008A46EF" w:rsidRPr="00906B09" w:rsidRDefault="008A46EF" w:rsidP="008A46EF">
      <w:r w:rsidRPr="00906B09">
        <w:t>Example:</w:t>
      </w:r>
    </w:p>
    <w:p w14:paraId="12A15171" w14:textId="77777777" w:rsidR="008A46EF" w:rsidRPr="00906B09" w:rsidRDefault="008A46EF" w:rsidP="008A46EF"/>
    <w:p w14:paraId="51BE10E0" w14:textId="77777777" w:rsidR="008A46EF" w:rsidRPr="00906B09" w:rsidRDefault="008A46EF" w:rsidP="008A46EF">
      <w:r w:rsidRPr="00906B09">
        <w:t>dateRefUser1 = '2001 01 12 14:57:23:1456'</w:t>
      </w:r>
    </w:p>
    <w:p w14:paraId="039A3D64" w14:textId="77777777" w:rsidR="008A46EF" w:rsidRPr="00906B09" w:rsidRDefault="008A46EF" w:rsidP="008A46EF">
      <w:r w:rsidRPr="00906B09">
        <w:t>dateRefUser2 = '2005 11 14'</w:t>
      </w:r>
    </w:p>
    <w:p w14:paraId="4F31DAE7" w14:textId="77777777" w:rsidR="008A46EF" w:rsidRPr="00906B09" w:rsidRDefault="008A46EF" w:rsidP="008A46EF"/>
    <w:p w14:paraId="46A7A4E3" w14:textId="77777777" w:rsidR="008A46EF" w:rsidRPr="00906B09" w:rsidRDefault="008A46EF" w:rsidP="008A46EF">
      <w:r w:rsidRPr="00906B09">
        <w:t>brathl_setrefuser1(dateRefUser1)</w:t>
      </w:r>
    </w:p>
    <w:p w14:paraId="286D718E" w14:textId="77777777" w:rsidR="008A46EF" w:rsidRPr="00906B09" w:rsidRDefault="008A46EF" w:rsidP="008A46EF">
      <w:r w:rsidRPr="00906B09">
        <w:t>brathl_setrefuser2(dateRefUser2)</w:t>
      </w:r>
    </w:p>
    <w:p w14:paraId="09AA2D4E" w14:textId="77777777" w:rsidR="008A46EF" w:rsidRPr="00906B09" w:rsidRDefault="008A46EF" w:rsidP="008A46EF"/>
    <w:p w14:paraId="6098BF35" w14:textId="77777777" w:rsidR="008A46EF" w:rsidRPr="00906B09" w:rsidRDefault="008A46EF" w:rsidP="008A46EF">
      <w:r w:rsidRPr="00906B09">
        <w:t>MyDate={BRATHL_DATEDSM}</w:t>
      </w:r>
    </w:p>
    <w:p w14:paraId="5EEC4518" w14:textId="77777777" w:rsidR="008A46EF" w:rsidRPr="00906B09" w:rsidRDefault="008A46EF" w:rsidP="008A46EF"/>
    <w:p w14:paraId="292398B0" w14:textId="77777777" w:rsidR="008A46EF" w:rsidRPr="00906B09" w:rsidRDefault="008A46EF" w:rsidP="008A46EF">
      <w:r w:rsidRPr="00906B09">
        <w:t>. Set user-defined ref. date  2001 01 12 14:57:23:1456</w:t>
      </w:r>
    </w:p>
    <w:p w14:paraId="55A57226" w14:textId="77777777" w:rsidR="008A46EF" w:rsidRPr="00906B09" w:rsidRDefault="008A46EF" w:rsidP="008A46EF">
      <w:r w:rsidRPr="00906B09">
        <w:t>MyDate.REFDATE=5</w:t>
      </w:r>
    </w:p>
    <w:p w14:paraId="47191051" w14:textId="77777777" w:rsidR="008A46EF" w:rsidRPr="00906B09" w:rsidRDefault="008A46EF" w:rsidP="008A46EF">
      <w:r w:rsidRPr="00906B09">
        <w:t>MyDate.DAYS=423</w:t>
      </w:r>
    </w:p>
    <w:p w14:paraId="2793DE93" w14:textId="77777777" w:rsidR="008A46EF" w:rsidRPr="00906B09" w:rsidRDefault="008A46EF" w:rsidP="008A46EF">
      <w:r w:rsidRPr="00906B09">
        <w:t>MyDate.SECONDS=5</w:t>
      </w:r>
    </w:p>
    <w:p w14:paraId="6ECE7D80" w14:textId="77777777" w:rsidR="008A46EF" w:rsidRPr="00906B09" w:rsidRDefault="008A46EF" w:rsidP="008A46EF">
      <w:r w:rsidRPr="00906B09">
        <w:t>MyDate.MUSECONDS=0</w:t>
      </w:r>
    </w:p>
    <w:p w14:paraId="02B17803" w14:textId="77777777" w:rsidR="008A46EF" w:rsidRPr="00906B09" w:rsidRDefault="008A46EF" w:rsidP="008A46EF"/>
    <w:p w14:paraId="6D55BCC4" w14:textId="77777777" w:rsidR="008A46EF" w:rsidRPr="00906B09" w:rsidRDefault="008A46EF" w:rsidP="008A46EF">
      <w:r w:rsidRPr="00906B09">
        <w:t>AnotherDate={BRATHL_DATEDSM}</w:t>
      </w:r>
    </w:p>
    <w:p w14:paraId="0D379575" w14:textId="77777777" w:rsidR="008A46EF" w:rsidRPr="00906B09" w:rsidRDefault="008A46EF" w:rsidP="008A46EF"/>
    <w:p w14:paraId="286D636D" w14:textId="77777777" w:rsidR="008A46EF" w:rsidRPr="00906B09" w:rsidRDefault="008A46EF" w:rsidP="008A46EF">
      <w:r w:rsidRPr="00906B09">
        <w:t>. Set user-defined ref. date  2005 11 14</w:t>
      </w:r>
    </w:p>
    <w:p w14:paraId="078C0FBD" w14:textId="77777777" w:rsidR="008A46EF" w:rsidRPr="00906B09" w:rsidRDefault="008A46EF" w:rsidP="008A46EF">
      <w:r w:rsidRPr="00906B09">
        <w:t>AnotherDate.REFDATE=6</w:t>
      </w:r>
    </w:p>
    <w:p w14:paraId="23446F8C" w14:textId="77777777" w:rsidR="008A46EF" w:rsidRPr="00906B09" w:rsidRDefault="008A46EF" w:rsidP="008A46EF">
      <w:r w:rsidRPr="00906B09">
        <w:t>AnotherDate.DAYS=423</w:t>
      </w:r>
    </w:p>
    <w:p w14:paraId="137815F2" w14:textId="77777777" w:rsidR="008A46EF" w:rsidRPr="00906B09" w:rsidRDefault="008A46EF" w:rsidP="008A46EF">
      <w:r w:rsidRPr="00906B09">
        <w:t>AnotherDate.SECONDS=5</w:t>
      </w:r>
    </w:p>
    <w:p w14:paraId="00EE8E5B" w14:textId="77777777" w:rsidR="008A46EF" w:rsidRPr="00906B09" w:rsidRDefault="008A46EF" w:rsidP="008A46EF">
      <w:r w:rsidRPr="00906B09">
        <w:t>AnotherDate.MUSECONDS=0</w:t>
      </w:r>
    </w:p>
    <w:p w14:paraId="5AD7D754" w14:textId="77777777" w:rsidR="008A46EF" w:rsidRPr="00906B09" w:rsidRDefault="008A46EF" w:rsidP="008A46EF"/>
    <w:p w14:paraId="256C9A0B" w14:textId="77777777" w:rsidR="008A46EF" w:rsidRPr="00906B09" w:rsidRDefault="008A46EF" w:rsidP="008A46EF">
      <w:r w:rsidRPr="00906B09">
        <w:t>; ref. date for MyDate  is now 2005 11 14</w:t>
      </w:r>
    </w:p>
    <w:p w14:paraId="525E65D9" w14:textId="77777777" w:rsidR="008A46EF" w:rsidRPr="00906B09" w:rsidRDefault="008A46EF" w:rsidP="008A46EF">
      <w:r w:rsidRPr="00906B09">
        <w:t>MyDate.REFDATE=6</w:t>
      </w:r>
    </w:p>
    <w:p w14:paraId="0A76051C" w14:textId="77777777" w:rsidR="008A46EF" w:rsidRPr="00906B09" w:rsidRDefault="008A46EF" w:rsidP="008A46EF"/>
    <w:p w14:paraId="6CAEBD64" w14:textId="77777777" w:rsidR="008A46EF" w:rsidRPr="00906B09" w:rsidRDefault="008A46EF" w:rsidP="008A46EF">
      <w:r w:rsidRPr="00906B09">
        <w:t>brathl_setrefuser2('2005 05 18 13:08:00')</w:t>
      </w:r>
    </w:p>
    <w:p w14:paraId="06A48457" w14:textId="77777777" w:rsidR="008A46EF" w:rsidRPr="00906B09" w:rsidRDefault="008A46EF" w:rsidP="008A46EF">
      <w:r w:rsidRPr="00906B09">
        <w:t>; ref. date for MyDate and AnotherDate is now 2005 05 18 13:08:00</w:t>
      </w:r>
    </w:p>
    <w:p w14:paraId="7075BD5E" w14:textId="77777777" w:rsidR="008A46EF" w:rsidRPr="00906B09" w:rsidRDefault="008A46EF" w:rsidP="008A46EF">
      <w:r w:rsidRPr="00906B09">
        <w:lastRenderedPageBreak/>
        <w:t>BRATHL_CYCLE2YMDHMSM</w:t>
      </w:r>
    </w:p>
    <w:p w14:paraId="6FEEAF17" w14:textId="77777777" w:rsidR="008A46EF" w:rsidRPr="00906B09" w:rsidRDefault="008A46EF" w:rsidP="008A46EF">
      <w:r w:rsidRPr="00906B09">
        <w:t>------------------------------------</w:t>
      </w:r>
    </w:p>
    <w:p w14:paraId="32BFED95" w14:textId="77777777" w:rsidR="008A46EF" w:rsidRPr="00906B09" w:rsidRDefault="008A46EF" w:rsidP="008A46EF">
      <w:r w:rsidRPr="00906B09">
        <w:t>Converts a cyle/pass into a date</w:t>
      </w:r>
    </w:p>
    <w:p w14:paraId="080A3A16" w14:textId="77777777" w:rsidR="008A46EF" w:rsidRPr="00906B09" w:rsidRDefault="008A46EF" w:rsidP="008A46EF"/>
    <w:p w14:paraId="0B630003" w14:textId="77777777" w:rsidR="008A46EF" w:rsidRPr="00906B09" w:rsidRDefault="008A46EF" w:rsidP="008A46EF">
      <w:r w:rsidRPr="00906B09">
        <w:t>BRATHL_CYCLE2YMDHMSM(INT mission, ULONG cycle, ULONG pass, BRATHL_DATEYMDHMSM dateYMDHMSM)</w:t>
      </w:r>
    </w:p>
    <w:p w14:paraId="70043865" w14:textId="77777777" w:rsidR="008A46EF" w:rsidRPr="00906B09" w:rsidRDefault="008A46EF" w:rsidP="008A46EF"/>
    <w:p w14:paraId="6CF47B91" w14:textId="77777777" w:rsidR="008A46EF" w:rsidRPr="00906B09" w:rsidRDefault="008A46EF" w:rsidP="008A46EF">
      <w:r w:rsidRPr="00906B09">
        <w:t>[in] mission : mission type :</w:t>
      </w:r>
    </w:p>
    <w:p w14:paraId="7A3553B2" w14:textId="77777777" w:rsidR="008A46EF" w:rsidRPr="00906B09" w:rsidRDefault="008A46EF" w:rsidP="008A46EF">
      <w:r w:rsidRPr="00906B09">
        <w:t xml:space="preserve">                0 : Topex/Poseidon</w:t>
      </w:r>
    </w:p>
    <w:p w14:paraId="6AD8D4C3" w14:textId="77777777" w:rsidR="008A46EF" w:rsidRPr="00906B09" w:rsidRDefault="008A46EF" w:rsidP="008A46EF">
      <w:r w:rsidRPr="00906B09">
        <w:t xml:space="preserve">                1 : Jason-1</w:t>
      </w:r>
    </w:p>
    <w:p w14:paraId="1B673BD9" w14:textId="77777777" w:rsidR="008A46EF" w:rsidRPr="00906B09" w:rsidRDefault="008A46EF" w:rsidP="008A46EF">
      <w:r w:rsidRPr="00906B09">
        <w:t xml:space="preserve">                2 : ERS2</w:t>
      </w:r>
    </w:p>
    <w:p w14:paraId="626FA2CF" w14:textId="77777777" w:rsidR="008A46EF" w:rsidRPr="00906B09" w:rsidRDefault="008A46EF" w:rsidP="008A46EF">
      <w:r w:rsidRPr="00906B09">
        <w:t xml:space="preserve">                3 : Envisat</w:t>
      </w:r>
    </w:p>
    <w:p w14:paraId="6FC5DB21" w14:textId="77777777" w:rsidR="008A46EF" w:rsidRPr="00906B09" w:rsidRDefault="008A46EF" w:rsidP="008A46EF">
      <w:r w:rsidRPr="00906B09">
        <w:t xml:space="preserve">                4 : ERS1-A</w:t>
      </w:r>
    </w:p>
    <w:p w14:paraId="14746B77" w14:textId="77777777" w:rsidR="008A46EF" w:rsidRPr="00906B09" w:rsidRDefault="008A46EF" w:rsidP="008A46EF">
      <w:r w:rsidRPr="00906B09">
        <w:t xml:space="preserve">                5 : ERS1-B</w:t>
      </w:r>
    </w:p>
    <w:p w14:paraId="514B6C0D" w14:textId="77777777" w:rsidR="008A46EF" w:rsidRPr="00906B09" w:rsidRDefault="00CE7EC9" w:rsidP="008A46EF">
      <w:r w:rsidRPr="00906B09">
        <w:tab/>
      </w:r>
      <w:r w:rsidRPr="00906B09">
        <w:tab/>
      </w:r>
      <w:r w:rsidR="008A46EF" w:rsidRPr="00906B09">
        <w:t>6 : GFO</w:t>
      </w:r>
    </w:p>
    <w:p w14:paraId="557D14ED" w14:textId="77777777" w:rsidR="008A46EF" w:rsidRPr="00906B09" w:rsidRDefault="008A46EF" w:rsidP="008A46EF"/>
    <w:p w14:paraId="3A9898A5" w14:textId="77777777" w:rsidR="008A46EF" w:rsidRPr="00906B09" w:rsidRDefault="008A46EF" w:rsidP="008A46EF">
      <w:r w:rsidRPr="00906B09">
        <w:t>[in] cycle : number of cycle to convert</w:t>
      </w:r>
    </w:p>
    <w:p w14:paraId="0B24D5E6" w14:textId="77777777" w:rsidR="008A46EF" w:rsidRPr="00906B09" w:rsidRDefault="008A46EF" w:rsidP="008A46EF">
      <w:r w:rsidRPr="00906B09">
        <w:t>[in] pass : number of pass in the cycle  to cinvert</w:t>
      </w:r>
    </w:p>
    <w:p w14:paraId="1F2E97DF" w14:textId="77777777" w:rsidR="008A46EF" w:rsidRPr="00906B09" w:rsidRDefault="008A46EF" w:rsidP="008A46EF">
      <w:r w:rsidRPr="00906B09">
        <w:t>[out] dateYMDHMSM : date corresponding to the cycle/pass</w:t>
      </w:r>
    </w:p>
    <w:p w14:paraId="59850C25" w14:textId="77777777" w:rsidR="008A46EF" w:rsidRPr="00906B09" w:rsidRDefault="008A46EF" w:rsidP="008A46EF">
      <w:r w:rsidRPr="00906B09">
        <w:t>return 0 or error code (see Cycle/date conversion error codes in brathl general documentation)</w:t>
      </w:r>
    </w:p>
    <w:p w14:paraId="602FC1E1" w14:textId="77777777" w:rsidR="008A46EF" w:rsidRPr="00906B09" w:rsidRDefault="008A46EF" w:rsidP="008A46EF"/>
    <w:p w14:paraId="232DB7CC" w14:textId="77777777" w:rsidR="008A46EF" w:rsidRPr="00906B09" w:rsidRDefault="008A46EF" w:rsidP="008A46EF">
      <w:r w:rsidRPr="00906B09">
        <w:t>Example:</w:t>
      </w:r>
    </w:p>
    <w:p w14:paraId="2BF0C588" w14:textId="77777777" w:rsidR="008A46EF" w:rsidRPr="00906B09" w:rsidRDefault="008A46EF" w:rsidP="008A46EF"/>
    <w:p w14:paraId="4ED6C3A1" w14:textId="77777777" w:rsidR="008A46EF" w:rsidRPr="00906B09" w:rsidRDefault="008A46EF" w:rsidP="008A46EF">
      <w:r w:rsidRPr="00906B09">
        <w:t>cycle=120L</w:t>
      </w:r>
    </w:p>
    <w:p w14:paraId="201BCD6F" w14:textId="77777777" w:rsidR="008A46EF" w:rsidRPr="00906B09" w:rsidRDefault="008A46EF" w:rsidP="008A46EF">
      <w:r w:rsidRPr="00906B09">
        <w:t>pass=153L</w:t>
      </w:r>
    </w:p>
    <w:p w14:paraId="65A4DBE9" w14:textId="77777777" w:rsidR="008A46EF" w:rsidRPr="00906B09" w:rsidRDefault="008A46EF" w:rsidP="008A46EF">
      <w:r w:rsidRPr="00906B09">
        <w:t>mission=3</w:t>
      </w:r>
    </w:p>
    <w:p w14:paraId="00956984" w14:textId="77777777" w:rsidR="008A46EF" w:rsidRPr="00906B09" w:rsidRDefault="008A46EF" w:rsidP="008A46EF"/>
    <w:p w14:paraId="7EFDA7B2" w14:textId="77777777" w:rsidR="008A46EF" w:rsidRPr="00906B09" w:rsidRDefault="008A46EF" w:rsidP="008A46EF">
      <w:r w:rsidRPr="00906B09">
        <w:t>dOut={BRATHL_DATEYMDHMSM}</w:t>
      </w:r>
    </w:p>
    <w:p w14:paraId="64174116" w14:textId="77777777" w:rsidR="008A46EF" w:rsidRPr="00906B09" w:rsidRDefault="008A46EF" w:rsidP="008A46EF"/>
    <w:p w14:paraId="6B28E43F" w14:textId="77777777" w:rsidR="008A46EF" w:rsidRPr="00906B09" w:rsidRDefault="008A46EF" w:rsidP="008A46EF">
      <w:r w:rsidRPr="00906B09">
        <w:t>r =  BRATHL_CYCLE2YMDHMSM(mission, cycle, pass, dOut)</w:t>
      </w:r>
    </w:p>
    <w:p w14:paraId="1AC93D60" w14:textId="77777777" w:rsidR="008A46EF" w:rsidRPr="00906B09" w:rsidRDefault="008A46EF" w:rsidP="008A46EF">
      <w:r w:rsidRPr="00906B09">
        <w:t>print, "result ", r</w:t>
      </w:r>
    </w:p>
    <w:p w14:paraId="35444259" w14:textId="77777777" w:rsidR="008A46EF" w:rsidRPr="00906B09" w:rsidRDefault="008A46EF" w:rsidP="008A46EF"/>
    <w:p w14:paraId="16B22C32" w14:textId="77777777" w:rsidR="008A46EF" w:rsidRPr="00906B09" w:rsidRDefault="008A46EF" w:rsidP="008A46EF">
      <w:r w:rsidRPr="00906B09">
        <w:t>print, "mission ", mission , " cycle ", cycle, " pass ", pass</w:t>
      </w:r>
    </w:p>
    <w:p w14:paraId="4C56482A" w14:textId="77777777" w:rsidR="008A46EF" w:rsidRPr="00906B09" w:rsidRDefault="008A46EF" w:rsidP="008A46EF">
      <w:r w:rsidRPr="00906B09">
        <w:t>print, "Y", dOut.year, " M ", dOut.month, " D ", dOut.day, " H ", dOut.hour, " MN ", dOut.minute, " S ", dOut.second, " MS ", dOut.muSecond</w:t>
      </w:r>
    </w:p>
    <w:p w14:paraId="251B5078" w14:textId="77777777" w:rsidR="008A46EF" w:rsidRPr="00906B09" w:rsidRDefault="008A46EF" w:rsidP="008A46EF"/>
    <w:p w14:paraId="23EAE3F0" w14:textId="77777777" w:rsidR="008A46EF" w:rsidRPr="00906B09" w:rsidRDefault="008A46EF" w:rsidP="008A46EF"/>
    <w:p w14:paraId="05372796" w14:textId="77777777" w:rsidR="00CE7EC9" w:rsidRPr="00906B09" w:rsidRDefault="00CE7EC9">
      <w:pPr>
        <w:spacing w:before="0"/>
        <w:jc w:val="left"/>
      </w:pPr>
      <w:r w:rsidRPr="00906B09">
        <w:br w:type="page"/>
      </w:r>
    </w:p>
    <w:p w14:paraId="2FF65E37" w14:textId="77777777" w:rsidR="008A46EF" w:rsidRPr="00906B09" w:rsidRDefault="008A46EF" w:rsidP="008A46EF">
      <w:r w:rsidRPr="00906B09">
        <w:lastRenderedPageBreak/>
        <w:t>BRATHL_YMDHMSM2CYCLE</w:t>
      </w:r>
    </w:p>
    <w:p w14:paraId="19892AB7" w14:textId="77777777" w:rsidR="008A46EF" w:rsidRPr="00906B09" w:rsidRDefault="008A46EF" w:rsidP="008A46EF">
      <w:r w:rsidRPr="00906B09">
        <w:t>------------------------------------</w:t>
      </w:r>
    </w:p>
    <w:p w14:paraId="3E3873F0" w14:textId="77777777" w:rsidR="008A46EF" w:rsidRPr="00906B09" w:rsidRDefault="008A46EF" w:rsidP="008A46EF">
      <w:r w:rsidRPr="00906B09">
        <w:t>Converts a date into a cycle/pass</w:t>
      </w:r>
    </w:p>
    <w:p w14:paraId="16C4A6A4" w14:textId="77777777" w:rsidR="008A46EF" w:rsidRPr="00906B09" w:rsidRDefault="008A46EF" w:rsidP="008A46EF"/>
    <w:p w14:paraId="11399D00" w14:textId="77777777" w:rsidR="008A46EF" w:rsidRPr="00906B09" w:rsidRDefault="008A46EF" w:rsidP="008A46EF">
      <w:r w:rsidRPr="00906B09">
        <w:t>BRATHL_YMDHMSM2CYCLE(INT mission, BRATHL_DATEYMDHMSM dateYMDHMSM, ULONG cycle, ULONG pass)</w:t>
      </w:r>
    </w:p>
    <w:p w14:paraId="6A48BE0C" w14:textId="77777777" w:rsidR="008A46EF" w:rsidRPr="00906B09" w:rsidRDefault="008A46EF" w:rsidP="008A46EF"/>
    <w:p w14:paraId="03AFC348" w14:textId="77777777" w:rsidR="008A46EF" w:rsidRPr="00906B09" w:rsidRDefault="008A46EF" w:rsidP="008A46EF">
      <w:r w:rsidRPr="00906B09">
        <w:t>[in] mission : mission type :</w:t>
      </w:r>
    </w:p>
    <w:p w14:paraId="08E34A5F" w14:textId="77777777" w:rsidR="008A46EF" w:rsidRPr="00906B09" w:rsidRDefault="008A46EF" w:rsidP="008A46EF">
      <w:r w:rsidRPr="00906B09">
        <w:t xml:space="preserve">                0 : Topex/Poseidon</w:t>
      </w:r>
    </w:p>
    <w:p w14:paraId="12A8CE3E" w14:textId="77777777" w:rsidR="008A46EF" w:rsidRPr="00906B09" w:rsidRDefault="008A46EF" w:rsidP="008A46EF">
      <w:r w:rsidRPr="00906B09">
        <w:t xml:space="preserve">                1 : Jason-1</w:t>
      </w:r>
    </w:p>
    <w:p w14:paraId="70FCEF0C" w14:textId="77777777" w:rsidR="008A46EF" w:rsidRPr="00906B09" w:rsidRDefault="008A46EF" w:rsidP="008A46EF">
      <w:r w:rsidRPr="00906B09">
        <w:t xml:space="preserve">                2 : ERS2</w:t>
      </w:r>
    </w:p>
    <w:p w14:paraId="326B86FD" w14:textId="77777777" w:rsidR="008A46EF" w:rsidRPr="00906B09" w:rsidRDefault="008A46EF" w:rsidP="008A46EF">
      <w:r w:rsidRPr="00906B09">
        <w:t xml:space="preserve">                3 : Envisat</w:t>
      </w:r>
    </w:p>
    <w:p w14:paraId="6226537A" w14:textId="77777777" w:rsidR="008A46EF" w:rsidRPr="00906B09" w:rsidRDefault="008A46EF" w:rsidP="008A46EF">
      <w:r w:rsidRPr="00906B09">
        <w:t xml:space="preserve">                4 : ERS1-A</w:t>
      </w:r>
    </w:p>
    <w:p w14:paraId="735D58AB" w14:textId="77777777" w:rsidR="008A46EF" w:rsidRPr="00906B09" w:rsidRDefault="008A46EF" w:rsidP="008A46EF">
      <w:r w:rsidRPr="00906B09">
        <w:t xml:space="preserve">                5 : ERS1-B</w:t>
      </w:r>
    </w:p>
    <w:p w14:paraId="5F1F80CB" w14:textId="77777777" w:rsidR="008A46EF" w:rsidRPr="00906B09" w:rsidRDefault="008A46EF" w:rsidP="008A46EF">
      <w:r w:rsidRPr="00906B09">
        <w:tab/>
      </w:r>
      <w:r w:rsidRPr="00906B09">
        <w:tab/>
        <w:t xml:space="preserve">            6 : GFO</w:t>
      </w:r>
    </w:p>
    <w:p w14:paraId="569CE282" w14:textId="77777777" w:rsidR="008A46EF" w:rsidRPr="00906B09" w:rsidRDefault="008A46EF" w:rsidP="008A46EF">
      <w:r w:rsidRPr="00906B09">
        <w:t>[in] dateYMDHMSM : date to convert</w:t>
      </w:r>
    </w:p>
    <w:p w14:paraId="5BAA6B3E" w14:textId="77777777" w:rsidR="008A46EF" w:rsidRPr="00906B09" w:rsidRDefault="008A46EF" w:rsidP="008A46EF">
      <w:r w:rsidRPr="00906B09">
        <w:t>[out] cycle : number of cycle</w:t>
      </w:r>
    </w:p>
    <w:p w14:paraId="33E11772" w14:textId="77777777" w:rsidR="008A46EF" w:rsidRPr="00906B09" w:rsidRDefault="008A46EF" w:rsidP="008A46EF">
      <w:r w:rsidRPr="00906B09">
        <w:t>[out] pass : number of pass in the cycle</w:t>
      </w:r>
    </w:p>
    <w:p w14:paraId="5D4D35CC" w14:textId="77777777" w:rsidR="008A46EF" w:rsidRPr="00906B09" w:rsidRDefault="008A46EF" w:rsidP="008A46EF">
      <w:r w:rsidRPr="00906B09">
        <w:t>return 0 or error code (see Cycle/date conversion error codes in brathl general documentation)</w:t>
      </w:r>
    </w:p>
    <w:p w14:paraId="7615B497" w14:textId="77777777" w:rsidR="008A46EF" w:rsidRPr="00906B09" w:rsidRDefault="008A46EF" w:rsidP="008A46EF"/>
    <w:p w14:paraId="39BDEAC2" w14:textId="77777777" w:rsidR="008A46EF" w:rsidRPr="00906B09" w:rsidRDefault="008A46EF" w:rsidP="008A46EF">
      <w:r w:rsidRPr="00906B09">
        <w:t>Example:</w:t>
      </w:r>
    </w:p>
    <w:p w14:paraId="45E3EF84" w14:textId="77777777" w:rsidR="008A46EF" w:rsidRPr="00906B09" w:rsidRDefault="008A46EF" w:rsidP="008A46EF"/>
    <w:p w14:paraId="54686907" w14:textId="77777777" w:rsidR="008A46EF" w:rsidRPr="00906B09" w:rsidRDefault="008A46EF" w:rsidP="008A46EF">
      <w:r w:rsidRPr="00906B09">
        <w:t>cycle=0L</w:t>
      </w:r>
    </w:p>
    <w:p w14:paraId="449215B9" w14:textId="77777777" w:rsidR="008A46EF" w:rsidRPr="00906B09" w:rsidRDefault="008A46EF" w:rsidP="008A46EF">
      <w:r w:rsidRPr="00906B09">
        <w:t>pass=0L</w:t>
      </w:r>
    </w:p>
    <w:p w14:paraId="33582E6D" w14:textId="77777777" w:rsidR="008A46EF" w:rsidRPr="00906B09" w:rsidRDefault="008A46EF" w:rsidP="008A46EF">
      <w:r w:rsidRPr="00906B09">
        <w:t>mission=1</w:t>
      </w:r>
    </w:p>
    <w:p w14:paraId="58F9EBBB" w14:textId="77777777" w:rsidR="008A46EF" w:rsidRPr="00906B09" w:rsidRDefault="008A46EF" w:rsidP="008A46EF"/>
    <w:p w14:paraId="06D54080" w14:textId="77777777" w:rsidR="008A46EF" w:rsidRPr="00906B09" w:rsidRDefault="008A46EF" w:rsidP="008A46EF">
      <w:r w:rsidRPr="00906B09">
        <w:t>dIn={BRATHL_DATEYMDHMSM}</w:t>
      </w:r>
    </w:p>
    <w:p w14:paraId="3E1820A1" w14:textId="77777777" w:rsidR="008A46EF" w:rsidRPr="00906B09" w:rsidRDefault="008A46EF" w:rsidP="008A46EF">
      <w:r w:rsidRPr="00906B09">
        <w:t>dIn.YEAR=2003</w:t>
      </w:r>
    </w:p>
    <w:p w14:paraId="3EA887D2" w14:textId="77777777" w:rsidR="008A46EF" w:rsidRPr="00906B09" w:rsidRDefault="008A46EF" w:rsidP="008A46EF">
      <w:r w:rsidRPr="00906B09">
        <w:t>dIn.MONTH=12</w:t>
      </w:r>
    </w:p>
    <w:p w14:paraId="626F5A21" w14:textId="77777777" w:rsidR="008A46EF" w:rsidRPr="00906B09" w:rsidRDefault="008A46EF" w:rsidP="008A46EF">
      <w:r w:rsidRPr="00906B09">
        <w:t>dIn.DAY=5</w:t>
      </w:r>
    </w:p>
    <w:p w14:paraId="64E191D5" w14:textId="77777777" w:rsidR="008A46EF" w:rsidRPr="00906B09" w:rsidRDefault="008A46EF" w:rsidP="008A46EF">
      <w:r w:rsidRPr="00906B09">
        <w:t>dIn.HOUR=18</w:t>
      </w:r>
    </w:p>
    <w:p w14:paraId="3CA47D28" w14:textId="77777777" w:rsidR="008A46EF" w:rsidRPr="00906B09" w:rsidRDefault="008A46EF" w:rsidP="008A46EF">
      <w:r w:rsidRPr="00906B09">
        <w:t>dIn.MINUTE=0</w:t>
      </w:r>
    </w:p>
    <w:p w14:paraId="0D624D23" w14:textId="77777777" w:rsidR="008A46EF" w:rsidRPr="00906B09" w:rsidRDefault="008A46EF" w:rsidP="008A46EF">
      <w:r w:rsidRPr="00906B09">
        <w:t>dIn.SECOND=21</w:t>
      </w:r>
    </w:p>
    <w:p w14:paraId="0F35F6E2" w14:textId="77777777" w:rsidR="008A46EF" w:rsidRPr="00906B09" w:rsidRDefault="008A46EF" w:rsidP="008A46EF">
      <w:r w:rsidRPr="00906B09">
        <w:t>dIn.MUSECOND=1069</w:t>
      </w:r>
    </w:p>
    <w:p w14:paraId="244CF44D" w14:textId="77777777" w:rsidR="008A46EF" w:rsidRPr="00906B09" w:rsidRDefault="008A46EF" w:rsidP="008A46EF"/>
    <w:p w14:paraId="3744EA4A" w14:textId="77777777" w:rsidR="008A46EF" w:rsidRPr="00906B09" w:rsidRDefault="008A46EF" w:rsidP="008A46EF">
      <w:r w:rsidRPr="00906B09">
        <w:t>r =  BRATHL_YMDHMSM2CYCLE(mission, dIn, cycle, pass)</w:t>
      </w:r>
    </w:p>
    <w:p w14:paraId="69DCFB30" w14:textId="77777777" w:rsidR="008A46EF" w:rsidRPr="00906B09" w:rsidRDefault="008A46EF" w:rsidP="008A46EF">
      <w:r w:rsidRPr="00906B09">
        <w:t>print, "result ", r</w:t>
      </w:r>
    </w:p>
    <w:p w14:paraId="5D9D4643" w14:textId="77777777" w:rsidR="008A46EF" w:rsidRPr="00906B09" w:rsidRDefault="008A46EF" w:rsidP="008A46EF"/>
    <w:p w14:paraId="759D72C5" w14:textId="77777777" w:rsidR="008A46EF" w:rsidRPr="00906B09" w:rsidRDefault="008A46EF" w:rsidP="008A46EF">
      <w:r w:rsidRPr="00906B09">
        <w:t>print, "Y", dOut.year, " M ", dOut.month, " D ", dOut.day, " H ", dOut.hour, " MN ", dOut.minute, " S ", dOut.second, " MS ", dOut.muSecond</w:t>
      </w:r>
    </w:p>
    <w:p w14:paraId="3448E821" w14:textId="77777777" w:rsidR="008A46EF" w:rsidRPr="00906B09" w:rsidRDefault="008A46EF" w:rsidP="008A46EF">
      <w:r w:rsidRPr="00906B09">
        <w:t>print, "mission ", mission , " cycle ", cycle, " pass ", pass</w:t>
      </w:r>
    </w:p>
    <w:p w14:paraId="6BFDF781" w14:textId="77777777" w:rsidR="009F00D4" w:rsidRPr="00906B09" w:rsidRDefault="009F00D4" w:rsidP="009F00D4">
      <w:pPr>
        <w:pStyle w:val="Heading1"/>
      </w:pPr>
      <w:bookmarkStart w:id="525" w:name="_Toc449978517"/>
      <w:r w:rsidRPr="00906B09">
        <w:lastRenderedPageBreak/>
        <w:t>ANNEX F: BRATHL-Fortran API</w:t>
      </w:r>
      <w:bookmarkEnd w:id="525"/>
    </w:p>
    <w:p w14:paraId="090CEE94" w14:textId="77777777" w:rsidR="00C04515" w:rsidRPr="00906B09" w:rsidRDefault="00C04515" w:rsidP="00C04515">
      <w:r w:rsidRPr="00906B09">
        <w:t>The BRATHL-C API consists of just a handful of Fortran functions.</w:t>
      </w:r>
    </w:p>
    <w:p w14:paraId="502947A8" w14:textId="77777777" w:rsidR="00C04515" w:rsidRPr="00906B09" w:rsidRDefault="00C04515" w:rsidP="00C04515">
      <w:r w:rsidRPr="00906B09">
        <w:t>Below is the list of Fortran APIs functions.</w:t>
      </w:r>
    </w:p>
    <w:p w14:paraId="5AAED218" w14:textId="77777777" w:rsidR="00C04515" w:rsidRPr="00906B09" w:rsidRDefault="00C04515" w:rsidP="00C04515">
      <w:r w:rsidRPr="00906B09">
        <w:t>A description of each function is detailed in the BRATHL documentation in html or latex format (search for refman-html or refman-latext sub-directories in your BRATHL directories installation). Note: When installing BRAT Toolbox, you have to selected 'Documentations' component.</w:t>
      </w:r>
    </w:p>
    <w:p w14:paraId="7FBEC94B" w14:textId="77777777" w:rsidR="00C04515" w:rsidRPr="00906B09" w:rsidRDefault="00C04515" w:rsidP="00C04515"/>
    <w:p w14:paraId="553D35A2" w14:textId="77777777" w:rsidR="00C04515" w:rsidRPr="00906B09" w:rsidRDefault="00C04515" w:rsidP="00C04515">
      <w:r w:rsidRPr="00906B09">
        <w:t>==================</w:t>
      </w:r>
    </w:p>
    <w:p w14:paraId="283F7D91" w14:textId="77777777" w:rsidR="00C04515" w:rsidRPr="00906B09" w:rsidRDefault="00C04515" w:rsidP="00C04515">
      <w:r w:rsidRPr="00906B09">
        <w:t>Date conversion/computation functions</w:t>
      </w:r>
    </w:p>
    <w:p w14:paraId="26C0E4DE" w14:textId="77777777" w:rsidR="00C04515" w:rsidRPr="00906B09" w:rsidRDefault="00C04515" w:rsidP="00C04515">
      <w:r w:rsidRPr="00906B09">
        <w:t>==================</w:t>
      </w:r>
    </w:p>
    <w:p w14:paraId="5118CD2C" w14:textId="77777777" w:rsidR="00C04515" w:rsidRPr="00906B09" w:rsidRDefault="00C04515" w:rsidP="00C04515">
      <w:r w:rsidRPr="00906B09">
        <w:t>brathl_DayOfYear</w:t>
      </w:r>
    </w:p>
    <w:p w14:paraId="3F83F77D" w14:textId="77777777" w:rsidR="00C04515" w:rsidRPr="00906B09" w:rsidRDefault="00C04515" w:rsidP="00C04515"/>
    <w:p w14:paraId="44BA3C78" w14:textId="77777777" w:rsidR="00C04515" w:rsidRPr="00906B09" w:rsidRDefault="00C04515" w:rsidP="00C04515">
      <w:r w:rsidRPr="00906B09">
        <w:t>brathl_DiffDSM</w:t>
      </w:r>
    </w:p>
    <w:p w14:paraId="37AE9B11" w14:textId="77777777" w:rsidR="00C04515" w:rsidRPr="00906B09" w:rsidRDefault="00C04515" w:rsidP="00C04515">
      <w:r w:rsidRPr="00906B09">
        <w:t>brathl_DiffJULIAN</w:t>
      </w:r>
    </w:p>
    <w:p w14:paraId="407F9BFD" w14:textId="77777777" w:rsidR="00C04515" w:rsidRPr="00906B09" w:rsidRDefault="00C04515" w:rsidP="00C04515">
      <w:r w:rsidRPr="00906B09">
        <w:t>brathl_DiffYMDHMSM</w:t>
      </w:r>
    </w:p>
    <w:p w14:paraId="7A901751" w14:textId="77777777" w:rsidR="00C04515" w:rsidRPr="00906B09" w:rsidRDefault="00C04515" w:rsidP="00C04515"/>
    <w:p w14:paraId="04DB7989" w14:textId="77777777" w:rsidR="00C04515" w:rsidRPr="00906B09" w:rsidRDefault="00C04515" w:rsidP="00C04515">
      <w:r w:rsidRPr="00906B09">
        <w:t>brathl_DSM2Julian</w:t>
      </w:r>
    </w:p>
    <w:p w14:paraId="72D24107" w14:textId="77777777" w:rsidR="00C04515" w:rsidRPr="00906B09" w:rsidRDefault="00C04515" w:rsidP="00C04515">
      <w:r w:rsidRPr="00906B09">
        <w:t>brathl_DSM2Seconds</w:t>
      </w:r>
    </w:p>
    <w:p w14:paraId="07159598" w14:textId="77777777" w:rsidR="00C04515" w:rsidRPr="00906B09" w:rsidRDefault="00C04515" w:rsidP="00C04515">
      <w:r w:rsidRPr="00906B09">
        <w:t>brathl_DSM2YMDHMSM</w:t>
      </w:r>
    </w:p>
    <w:p w14:paraId="621898FF" w14:textId="77777777" w:rsidR="00C04515" w:rsidRPr="00906B09" w:rsidRDefault="00C04515" w:rsidP="00C04515"/>
    <w:p w14:paraId="64B251FD" w14:textId="77777777" w:rsidR="00C04515" w:rsidRPr="00906B09" w:rsidRDefault="00C04515" w:rsidP="00C04515">
      <w:r w:rsidRPr="00906B09">
        <w:t>brathl_JULIAN2DSM</w:t>
      </w:r>
    </w:p>
    <w:p w14:paraId="28005192" w14:textId="77777777" w:rsidR="00C04515" w:rsidRPr="00906B09" w:rsidRDefault="00C04515" w:rsidP="00C04515">
      <w:r w:rsidRPr="00906B09">
        <w:t>brathl_JULIAN2Seconds</w:t>
      </w:r>
    </w:p>
    <w:p w14:paraId="2F460EC7" w14:textId="77777777" w:rsidR="00C04515" w:rsidRPr="00906B09" w:rsidRDefault="00C04515" w:rsidP="00C04515">
      <w:r w:rsidRPr="00906B09">
        <w:t>brathl_JULIAN2YMDHMSM</w:t>
      </w:r>
    </w:p>
    <w:p w14:paraId="2DB1BFBC" w14:textId="77777777" w:rsidR="00C04515" w:rsidRPr="00906B09" w:rsidRDefault="00C04515" w:rsidP="00C04515"/>
    <w:p w14:paraId="1715682A" w14:textId="77777777" w:rsidR="00C04515" w:rsidRPr="00906B09" w:rsidRDefault="00C04515" w:rsidP="00C04515">
      <w:r w:rsidRPr="00906B09">
        <w:t>brathl_SECONDS2DSM</w:t>
      </w:r>
    </w:p>
    <w:p w14:paraId="2B49D712" w14:textId="77777777" w:rsidR="00C04515" w:rsidRPr="00906B09" w:rsidRDefault="00C04515" w:rsidP="00C04515">
      <w:r w:rsidRPr="00906B09">
        <w:t>brathl_SECONDS2Julian</w:t>
      </w:r>
    </w:p>
    <w:p w14:paraId="4ACC8FC6" w14:textId="77777777" w:rsidR="00C04515" w:rsidRPr="00906B09" w:rsidRDefault="00C04515" w:rsidP="00C04515">
      <w:r w:rsidRPr="00906B09">
        <w:t>brathl_SECONDS2YMDHMSM</w:t>
      </w:r>
    </w:p>
    <w:p w14:paraId="24B48EA6" w14:textId="77777777" w:rsidR="00C04515" w:rsidRPr="00906B09" w:rsidRDefault="00C04515" w:rsidP="00C04515"/>
    <w:p w14:paraId="3DD1497A" w14:textId="77777777" w:rsidR="00C04515" w:rsidRPr="00906B09" w:rsidRDefault="00C04515" w:rsidP="00C04515">
      <w:r w:rsidRPr="00906B09">
        <w:t>brathl_NowYMDHMSM</w:t>
      </w:r>
    </w:p>
    <w:p w14:paraId="20FC98A0" w14:textId="77777777" w:rsidR="00C04515" w:rsidRPr="00906B09" w:rsidRDefault="00C04515" w:rsidP="00C04515"/>
    <w:p w14:paraId="1577FAA9" w14:textId="77777777" w:rsidR="00C04515" w:rsidRPr="00906B09" w:rsidRDefault="00C04515" w:rsidP="00C04515">
      <w:r w:rsidRPr="00906B09">
        <w:t>brathl_YMDHMSM2DSM</w:t>
      </w:r>
    </w:p>
    <w:p w14:paraId="36D7D247" w14:textId="77777777" w:rsidR="00C04515" w:rsidRPr="00906B09" w:rsidRDefault="00C04515" w:rsidP="00C04515">
      <w:r w:rsidRPr="00906B09">
        <w:t>brathl_YMDHMSM2Julian</w:t>
      </w:r>
    </w:p>
    <w:p w14:paraId="10AAC011" w14:textId="77777777" w:rsidR="00C04515" w:rsidRPr="00906B09" w:rsidRDefault="00C04515" w:rsidP="00C04515">
      <w:r w:rsidRPr="00906B09">
        <w:t>brathl_YMDHMSM2Seconds</w:t>
      </w:r>
    </w:p>
    <w:p w14:paraId="01971097" w14:textId="77777777" w:rsidR="00C04515" w:rsidRPr="00906B09" w:rsidRDefault="00C04515" w:rsidP="00C04515"/>
    <w:p w14:paraId="1B641E1D" w14:textId="77777777" w:rsidR="00C04515" w:rsidRPr="00906B09" w:rsidRDefault="00C04515" w:rsidP="00C04515">
      <w:r w:rsidRPr="00906B09">
        <w:t>Date conversion/computation example:</w:t>
      </w:r>
    </w:p>
    <w:p w14:paraId="6AE40D49" w14:textId="77777777" w:rsidR="00C04515" w:rsidRPr="00906B09" w:rsidRDefault="00C04515" w:rsidP="00C04515">
      <w:r w:rsidRPr="00906B09">
        <w:t xml:space="preserve">      PROGRAM TESTDATE_F</w:t>
      </w:r>
    </w:p>
    <w:p w14:paraId="49DE8B30" w14:textId="77777777" w:rsidR="00C04515" w:rsidRPr="00906B09" w:rsidRDefault="00C04515" w:rsidP="00C04515"/>
    <w:p w14:paraId="798E949D" w14:textId="77777777" w:rsidR="00C04515" w:rsidRPr="00906B09" w:rsidRDefault="00C04515" w:rsidP="00C04515">
      <w:r w:rsidRPr="00906B09">
        <w:t xml:space="preserve">      IMPLICIT NONE</w:t>
      </w:r>
    </w:p>
    <w:p w14:paraId="6DE8459E" w14:textId="77777777" w:rsidR="00C04515" w:rsidRPr="00906B09" w:rsidRDefault="00C04515" w:rsidP="00C04515"/>
    <w:p w14:paraId="02C39E89" w14:textId="77777777" w:rsidR="00C04515" w:rsidRPr="00906B09" w:rsidRDefault="00C04515" w:rsidP="00C04515">
      <w:r w:rsidRPr="00906B09">
        <w:lastRenderedPageBreak/>
        <w:t>INCLUDE "brathlf.inc"</w:t>
      </w:r>
    </w:p>
    <w:p w14:paraId="25A5A30C" w14:textId="77777777" w:rsidR="00C04515" w:rsidRPr="00906B09" w:rsidRDefault="00C04515" w:rsidP="00C04515">
      <w:r w:rsidRPr="00906B09">
        <w:t xml:space="preserve">      INTEGER IREFDATESRC</w:t>
      </w:r>
    </w:p>
    <w:p w14:paraId="5E6CBC75" w14:textId="77777777" w:rsidR="00C04515" w:rsidRPr="00906B09" w:rsidRDefault="00C04515" w:rsidP="00C04515">
      <w:r w:rsidRPr="00906B09">
        <w:t xml:space="preserve">      DOUBLE PRECISION ISECONDS</w:t>
      </w:r>
    </w:p>
    <w:p w14:paraId="0C86AEB9" w14:textId="77777777" w:rsidR="00C04515" w:rsidRPr="00906B09" w:rsidRDefault="00C04515" w:rsidP="00C04515">
      <w:r w:rsidRPr="00906B09">
        <w:t xml:space="preserve">      INTEGER IREFDATEDEST</w:t>
      </w:r>
    </w:p>
    <w:p w14:paraId="25E996FF" w14:textId="77777777" w:rsidR="00C04515" w:rsidRPr="00906B09" w:rsidRDefault="00C04515" w:rsidP="00C04515">
      <w:r w:rsidRPr="00906B09">
        <w:t xml:space="preserve">      INTEGER ODAYS</w:t>
      </w:r>
    </w:p>
    <w:p w14:paraId="0D52796D" w14:textId="77777777" w:rsidR="00C04515" w:rsidRPr="00906B09" w:rsidRDefault="00C04515" w:rsidP="00C04515">
      <w:r w:rsidRPr="00906B09">
        <w:t xml:space="preserve">      INTEGER OSECONDS</w:t>
      </w:r>
    </w:p>
    <w:p w14:paraId="3008F456" w14:textId="77777777" w:rsidR="00C04515" w:rsidRPr="00906B09" w:rsidRDefault="00C04515" w:rsidP="00C04515">
      <w:r w:rsidRPr="00906B09">
        <w:t xml:space="preserve">      INTEGER OMUSECONDS</w:t>
      </w:r>
    </w:p>
    <w:p w14:paraId="62924162" w14:textId="77777777" w:rsidR="00C04515" w:rsidRPr="00906B09" w:rsidRDefault="00C04515" w:rsidP="00C04515"/>
    <w:p w14:paraId="1FE34B02" w14:textId="77777777" w:rsidR="00C04515" w:rsidRPr="00906B09" w:rsidRDefault="00C04515" w:rsidP="00C04515">
      <w:r w:rsidRPr="00906B09">
        <w:t xml:space="preserve">      </w:t>
      </w:r>
      <w:r w:rsidR="002601CE" w:rsidRPr="00906B09">
        <w:t>INTEGER Y</w:t>
      </w:r>
    </w:p>
    <w:p w14:paraId="6DC14F9C" w14:textId="77777777" w:rsidR="00C04515" w:rsidRPr="00906B09" w:rsidRDefault="002601CE" w:rsidP="00C04515">
      <w:r w:rsidRPr="00906B09">
        <w:t xml:space="preserve">      INTEGER M</w:t>
      </w:r>
    </w:p>
    <w:p w14:paraId="2C18033E" w14:textId="77777777" w:rsidR="00C04515" w:rsidRPr="00906B09" w:rsidRDefault="002601CE" w:rsidP="00C04515">
      <w:r w:rsidRPr="00906B09">
        <w:t xml:space="preserve">      INTEGER D</w:t>
      </w:r>
    </w:p>
    <w:p w14:paraId="304126D5" w14:textId="77777777" w:rsidR="00C04515" w:rsidRPr="00906B09" w:rsidRDefault="002601CE" w:rsidP="00C04515">
      <w:r w:rsidRPr="00906B09">
        <w:t xml:space="preserve">      INTEGER H</w:t>
      </w:r>
    </w:p>
    <w:p w14:paraId="4E7B93E4" w14:textId="77777777" w:rsidR="00C04515" w:rsidRPr="00906B09" w:rsidRDefault="002601CE" w:rsidP="00C04515">
      <w:r w:rsidRPr="00906B09">
        <w:t xml:space="preserve">      INTEGER MN</w:t>
      </w:r>
    </w:p>
    <w:p w14:paraId="75E57BD9" w14:textId="77777777" w:rsidR="00C04515" w:rsidRPr="00906B09" w:rsidRDefault="002601CE" w:rsidP="00C04515">
      <w:r w:rsidRPr="00906B09">
        <w:t xml:space="preserve">      INTEGER SEC</w:t>
      </w:r>
    </w:p>
    <w:p w14:paraId="7FCD34DB" w14:textId="77777777" w:rsidR="00C04515" w:rsidRPr="00906B09" w:rsidRDefault="002601CE" w:rsidP="00C04515">
      <w:r w:rsidRPr="00906B09">
        <w:t xml:space="preserve">      INTEGER MS</w:t>
      </w:r>
    </w:p>
    <w:p w14:paraId="7E71ADAA" w14:textId="77777777" w:rsidR="00C04515" w:rsidRPr="00906B09" w:rsidRDefault="00C04515" w:rsidP="00C04515"/>
    <w:p w14:paraId="6A20598D" w14:textId="77777777" w:rsidR="00C04515" w:rsidRPr="00906B09" w:rsidRDefault="002601CE" w:rsidP="00C04515">
      <w:r w:rsidRPr="00906B09">
        <w:t xml:space="preserve">      INTEGER RESULT</w:t>
      </w:r>
    </w:p>
    <w:p w14:paraId="76186DBB" w14:textId="77777777" w:rsidR="00C04515" w:rsidRPr="00906B09" w:rsidRDefault="002601CE" w:rsidP="00C04515">
      <w:r w:rsidRPr="00906B09">
        <w:t xml:space="preserve">      CHARACTER*128 ERRSTR</w:t>
      </w:r>
    </w:p>
    <w:p w14:paraId="22369446" w14:textId="77777777" w:rsidR="00C04515" w:rsidRPr="00906B09" w:rsidRDefault="002601CE" w:rsidP="00C04515">
      <w:r w:rsidRPr="00906B09">
        <w:t xml:space="preserve">      CHARACTER*28 REFUSER</w:t>
      </w:r>
    </w:p>
    <w:p w14:paraId="22E3064A" w14:textId="77777777" w:rsidR="00C04515" w:rsidRPr="00906B09" w:rsidRDefault="002601CE" w:rsidP="00C04515">
      <w:r w:rsidRPr="00906B09">
        <w:t xml:space="preserve">      INTEGER TMP</w:t>
      </w:r>
    </w:p>
    <w:p w14:paraId="7A751BF2" w14:textId="77777777" w:rsidR="00C04515" w:rsidRPr="00906B09" w:rsidRDefault="00C04515" w:rsidP="00C04515"/>
    <w:p w14:paraId="79BE15A9" w14:textId="77777777" w:rsidR="00C04515" w:rsidRPr="00906B09" w:rsidRDefault="002601CE" w:rsidP="00C04515">
      <w:r w:rsidRPr="00906B09">
        <w:t xml:space="preserve">      REFUSER = '1952 02 18'</w:t>
      </w:r>
    </w:p>
    <w:p w14:paraId="0C51F340" w14:textId="77777777" w:rsidR="00C04515" w:rsidRPr="00906B09" w:rsidRDefault="002601CE" w:rsidP="00C04515">
      <w:r w:rsidRPr="00906B09">
        <w:t xml:space="preserve">      CALL BRATHLF_SETREFUSER1(REFUSER)</w:t>
      </w:r>
    </w:p>
    <w:p w14:paraId="3EEDA5A8" w14:textId="77777777" w:rsidR="00C04515" w:rsidRPr="00906B09" w:rsidRDefault="002601CE" w:rsidP="00C04515">
      <w:r w:rsidRPr="00906B09">
        <w:t xml:space="preserve">      </w:t>
      </w:r>
      <w:r w:rsidR="00C04515" w:rsidRPr="00906B09">
        <w:t>IREFDATESRC = REF20000101</w:t>
      </w:r>
    </w:p>
    <w:p w14:paraId="3DF8FBD8" w14:textId="77777777" w:rsidR="00C04515" w:rsidRPr="00906B09" w:rsidRDefault="00C04515" w:rsidP="00C04515">
      <w:r w:rsidRPr="00906B09">
        <w:t>C    IREFDATEDEST = REF19500101</w:t>
      </w:r>
    </w:p>
    <w:p w14:paraId="13E250D5" w14:textId="77777777" w:rsidR="00C04515" w:rsidRPr="00906B09" w:rsidRDefault="00C04515" w:rsidP="00C04515">
      <w:r w:rsidRPr="00906B09">
        <w:t xml:space="preserve">      IREFDATEDEST = REFUSER1</w:t>
      </w:r>
    </w:p>
    <w:p w14:paraId="6C43BA2B" w14:textId="77777777" w:rsidR="00C04515" w:rsidRPr="00906B09" w:rsidRDefault="00C04515" w:rsidP="00C04515"/>
    <w:p w14:paraId="7D49E5B3" w14:textId="77777777" w:rsidR="00C04515" w:rsidRPr="00906B09" w:rsidRDefault="00C04515" w:rsidP="00C04515">
      <w:r w:rsidRPr="00906B09">
        <w:t xml:space="preserve">      ISECONDS = 86460.16936D0</w:t>
      </w:r>
    </w:p>
    <w:p w14:paraId="16FDFB64" w14:textId="77777777" w:rsidR="00C04515" w:rsidRPr="00906B09" w:rsidRDefault="00C04515" w:rsidP="00C04515">
      <w:r w:rsidRPr="00906B09">
        <w:t xml:space="preserve">      ODAYS = 0</w:t>
      </w:r>
    </w:p>
    <w:p w14:paraId="28A1EC71" w14:textId="77777777" w:rsidR="00C04515" w:rsidRPr="00906B09" w:rsidRDefault="00C04515" w:rsidP="00C04515">
      <w:r w:rsidRPr="00906B09">
        <w:t xml:space="preserve">      OSECONDS = 0</w:t>
      </w:r>
    </w:p>
    <w:p w14:paraId="66F87EF8" w14:textId="77777777" w:rsidR="00C04515" w:rsidRPr="00906B09" w:rsidRDefault="00C04515" w:rsidP="00C04515">
      <w:r w:rsidRPr="00906B09">
        <w:t xml:space="preserve">      OMUSECONDS = 0</w:t>
      </w:r>
    </w:p>
    <w:p w14:paraId="662BDAB7" w14:textId="77777777" w:rsidR="00C04515" w:rsidRPr="00906B09" w:rsidRDefault="00C04515" w:rsidP="00C04515"/>
    <w:p w14:paraId="3B728A87" w14:textId="77777777" w:rsidR="00C04515" w:rsidRPr="00906B09" w:rsidRDefault="00C04515" w:rsidP="00C04515">
      <w:r w:rsidRPr="00906B09">
        <w:t xml:space="preserve">      RESULT = BRATHLF_SECONDS2DSM(IREFDATESRC, ISECONDS, IREFDATEDEST,</w:t>
      </w:r>
    </w:p>
    <w:p w14:paraId="34393409" w14:textId="77777777" w:rsidR="00C04515" w:rsidRPr="00906B09" w:rsidRDefault="00C04515" w:rsidP="00C04515">
      <w:r w:rsidRPr="00906B09">
        <w:t xml:space="preserve">&amp;ODAYS, OSECONDS, OMUSECONDS)             </w:t>
      </w:r>
    </w:p>
    <w:p w14:paraId="118E12B1" w14:textId="77777777" w:rsidR="00C04515" w:rsidRPr="00906B09" w:rsidRDefault="00C04515" w:rsidP="00C04515"/>
    <w:p w14:paraId="126FC67A" w14:textId="77777777" w:rsidR="00C04515" w:rsidRPr="00906B09" w:rsidRDefault="00C04515" w:rsidP="00C04515">
      <w:r w:rsidRPr="00906B09">
        <w:t xml:space="preserve">      IF (RESULT .NE. BRATHL_SUCCESS) THEN</w:t>
      </w:r>
    </w:p>
    <w:p w14:paraId="651DF64F" w14:textId="77777777" w:rsidR="00C04515" w:rsidRPr="00906B09" w:rsidRDefault="00C04515" w:rsidP="00C04515">
      <w:r w:rsidRPr="00906B09">
        <w:t xml:space="preserve">        CALL BRATHLF_ERRNO2STRING(RESULT, ERRSTR)</w:t>
      </w:r>
    </w:p>
    <w:p w14:paraId="497F132F" w14:textId="77777777" w:rsidR="00C04515" w:rsidRPr="00906B09" w:rsidRDefault="00C04515" w:rsidP="00C04515">
      <w:r w:rsidRPr="00906B09">
        <w:t xml:space="preserve">        WRITE(*,*) 'ERROR: ' // ERRSTR</w:t>
      </w:r>
    </w:p>
    <w:p w14:paraId="2B0FCDCA" w14:textId="77777777" w:rsidR="00C04515" w:rsidRPr="00906B09" w:rsidRDefault="00C04515" w:rsidP="00C04515">
      <w:r w:rsidRPr="00906B09">
        <w:t xml:space="preserve">        STOP</w:t>
      </w:r>
    </w:p>
    <w:p w14:paraId="18567E73" w14:textId="77777777" w:rsidR="00C04515" w:rsidRPr="00906B09" w:rsidRDefault="00C04515" w:rsidP="00C04515">
      <w:r w:rsidRPr="00906B09">
        <w:t xml:space="preserve">      END IF</w:t>
      </w:r>
    </w:p>
    <w:p w14:paraId="493DC0DE" w14:textId="77777777" w:rsidR="00C04515" w:rsidRPr="00906B09" w:rsidRDefault="00C04515" w:rsidP="00C04515">
      <w:r w:rsidRPr="00906B09">
        <w:lastRenderedPageBreak/>
        <w:t xml:space="preserve">      WRITE(*,*)  ' IREFDATESRC:', IREFDATESRC,' ISECONDS:', ISECONDS,</w:t>
      </w:r>
    </w:p>
    <w:p w14:paraId="611CDC3D" w14:textId="77777777" w:rsidR="00C04515" w:rsidRPr="00906B09" w:rsidRDefault="00C04515" w:rsidP="00C04515">
      <w:r w:rsidRPr="00906B09">
        <w:t>&amp;     ' IREFDATEDEST:', IREFDATEDEST, ' ODAYS:', ODAYS, ' OSECONDS:',</w:t>
      </w:r>
    </w:p>
    <w:p w14:paraId="2B39F6F7" w14:textId="77777777" w:rsidR="00C04515" w:rsidRPr="00906B09" w:rsidRDefault="00C04515" w:rsidP="00C04515">
      <w:r w:rsidRPr="00906B09">
        <w:t>&amp;     OSECONDS, ' OMUSECONDS:', OMUSECONDS</w:t>
      </w:r>
    </w:p>
    <w:p w14:paraId="69C41D4C" w14:textId="77777777" w:rsidR="00C04515" w:rsidRPr="00906B09" w:rsidRDefault="00C04515" w:rsidP="00C04515">
      <w:r w:rsidRPr="00906B09">
        <w:t>C ------------------------------------------------------</w:t>
      </w:r>
    </w:p>
    <w:p w14:paraId="23A4D5F6" w14:textId="77777777" w:rsidR="00C04515" w:rsidRPr="00906B09" w:rsidRDefault="00C04515" w:rsidP="00C04515"/>
    <w:p w14:paraId="05B100AF" w14:textId="77777777" w:rsidR="00C04515" w:rsidRPr="00906B09" w:rsidRDefault="00C04515" w:rsidP="00C04515">
      <w:r w:rsidRPr="00906B09">
        <w:t xml:space="preserve">      RESULT = BRATHLF_DSM2SECONDS(IREFDATESRC, ODAYS, OSECONDS,</w:t>
      </w:r>
    </w:p>
    <w:p w14:paraId="7273E388" w14:textId="77777777" w:rsidR="00C04515" w:rsidRPr="00906B09" w:rsidRDefault="00C04515" w:rsidP="00C04515">
      <w:r w:rsidRPr="00906B09">
        <w:t xml:space="preserve">&amp;OMUSECONDS, IREFDATEDEST, ISECONDS)             </w:t>
      </w:r>
    </w:p>
    <w:p w14:paraId="62ECCDD1" w14:textId="77777777" w:rsidR="00C04515" w:rsidRPr="00906B09" w:rsidRDefault="00C04515" w:rsidP="00C04515"/>
    <w:p w14:paraId="31A0BD0B" w14:textId="77777777" w:rsidR="00C04515" w:rsidRPr="00906B09" w:rsidRDefault="00C04515" w:rsidP="00C04515">
      <w:r w:rsidRPr="00906B09">
        <w:t xml:space="preserve">      IF (RESULT .NE. BRATHL_SUCCESS) THEN</w:t>
      </w:r>
    </w:p>
    <w:p w14:paraId="7E811AF8" w14:textId="77777777" w:rsidR="00C04515" w:rsidRPr="00906B09" w:rsidRDefault="00C04515" w:rsidP="00C04515">
      <w:r w:rsidRPr="00906B09">
        <w:t xml:space="preserve">        CALL BRATHLF_ERRNO2STRING(RESULT, ERRSTR)</w:t>
      </w:r>
    </w:p>
    <w:p w14:paraId="39F4A357" w14:textId="77777777" w:rsidR="00C04515" w:rsidRPr="00906B09" w:rsidRDefault="00C04515" w:rsidP="00C04515">
      <w:r w:rsidRPr="00906B09">
        <w:t xml:space="preserve">        WRITE(*,*) 'ERROR: ' // ERRSTR</w:t>
      </w:r>
    </w:p>
    <w:p w14:paraId="792B1532" w14:textId="77777777" w:rsidR="00C04515" w:rsidRPr="00906B09" w:rsidRDefault="00C04515" w:rsidP="00C04515">
      <w:r w:rsidRPr="00906B09">
        <w:t xml:space="preserve">        STOP</w:t>
      </w:r>
    </w:p>
    <w:p w14:paraId="04D92225" w14:textId="77777777" w:rsidR="00C04515" w:rsidRPr="00906B09" w:rsidRDefault="00C04515" w:rsidP="00C04515">
      <w:r w:rsidRPr="00906B09">
        <w:t xml:space="preserve">      END IF</w:t>
      </w:r>
    </w:p>
    <w:p w14:paraId="18FF860A" w14:textId="77777777" w:rsidR="00C04515" w:rsidRPr="00906B09" w:rsidRDefault="00C04515" w:rsidP="00C04515"/>
    <w:p w14:paraId="1DC5E1A3" w14:textId="77777777" w:rsidR="00C04515" w:rsidRPr="00906B09" w:rsidRDefault="00C04515" w:rsidP="00C04515">
      <w:r w:rsidRPr="00906B09">
        <w:t xml:space="preserve">      WRITE(*,*)  ' IREFDATESRC:', IREFDATESRC,' ISECONDS:', ISECONDS,</w:t>
      </w:r>
    </w:p>
    <w:p w14:paraId="4B6DDFF0" w14:textId="77777777" w:rsidR="00C04515" w:rsidRPr="00906B09" w:rsidRDefault="00C04515" w:rsidP="00C04515">
      <w:r w:rsidRPr="00906B09">
        <w:t>&amp;    ' IREFDATEDEST:', IREFDATEDEST, ' ODAYS:', ODAYS, ' OSECONDS:',</w:t>
      </w:r>
    </w:p>
    <w:p w14:paraId="5134DD18" w14:textId="77777777" w:rsidR="00C04515" w:rsidRPr="00906B09" w:rsidRDefault="00C04515" w:rsidP="00C04515">
      <w:r w:rsidRPr="00906B09">
        <w:t>&amp;    OSECONDS, ' OMUSECONDS:', OMUSECONDS</w:t>
      </w:r>
    </w:p>
    <w:p w14:paraId="7412B290" w14:textId="77777777" w:rsidR="00C04515" w:rsidRPr="00906B09" w:rsidRDefault="00C04515" w:rsidP="00C04515">
      <w:r w:rsidRPr="00906B09">
        <w:t>C ------------------------------------------------------</w:t>
      </w:r>
    </w:p>
    <w:p w14:paraId="0C593E25" w14:textId="77777777" w:rsidR="00C04515" w:rsidRPr="00906B09" w:rsidRDefault="00C04515" w:rsidP="00C04515">
      <w:r w:rsidRPr="00906B09">
        <w:t xml:space="preserve">      RESULT = brathlf_DSM2YMDHMSM(IREFDATESRC, ODAYS, OSECONDS,</w:t>
      </w:r>
    </w:p>
    <w:p w14:paraId="56B1C06C" w14:textId="77777777" w:rsidR="00C04515" w:rsidRPr="00906B09" w:rsidRDefault="00C04515" w:rsidP="00C04515">
      <w:r w:rsidRPr="00906B09">
        <w:t xml:space="preserve">&amp;     OMUSECONDS, Y, M, D, H, MN, SEC, MS)             </w:t>
      </w:r>
    </w:p>
    <w:p w14:paraId="7C2FC4CD" w14:textId="77777777" w:rsidR="00C04515" w:rsidRPr="00906B09" w:rsidRDefault="00C04515" w:rsidP="00C04515"/>
    <w:p w14:paraId="4F9DD6F2" w14:textId="77777777" w:rsidR="00C04515" w:rsidRPr="00906B09" w:rsidRDefault="00C04515" w:rsidP="00C04515">
      <w:r w:rsidRPr="00906B09">
        <w:t xml:space="preserve">      IF (RESULT .NE. BRATHL_SUCCESS) THEN</w:t>
      </w:r>
    </w:p>
    <w:p w14:paraId="754BE019" w14:textId="77777777" w:rsidR="00C04515" w:rsidRPr="00906B09" w:rsidRDefault="00C04515" w:rsidP="00C04515">
      <w:r w:rsidRPr="00906B09">
        <w:t xml:space="preserve">        CALL BRATHLF_ERRNO2STRING(RESULT, ERRSTR)</w:t>
      </w:r>
    </w:p>
    <w:p w14:paraId="7AE10548" w14:textId="77777777" w:rsidR="00C04515" w:rsidRPr="00906B09" w:rsidRDefault="00C04515" w:rsidP="00C04515">
      <w:r w:rsidRPr="00906B09">
        <w:t xml:space="preserve">        WRITE(*,*) 'ERROR: ' // ERRSTR</w:t>
      </w:r>
    </w:p>
    <w:p w14:paraId="25949212" w14:textId="77777777" w:rsidR="00C04515" w:rsidRPr="00906B09" w:rsidRDefault="00C04515" w:rsidP="00C04515">
      <w:r w:rsidRPr="00906B09">
        <w:t xml:space="preserve">        STOP</w:t>
      </w:r>
    </w:p>
    <w:p w14:paraId="4FB47A34" w14:textId="77777777" w:rsidR="00C04515" w:rsidRPr="00906B09" w:rsidRDefault="00C04515" w:rsidP="00C04515">
      <w:r w:rsidRPr="00906B09">
        <w:t xml:space="preserve">      END IF</w:t>
      </w:r>
    </w:p>
    <w:p w14:paraId="59C10989" w14:textId="77777777" w:rsidR="00C04515" w:rsidRPr="00906B09" w:rsidRDefault="00C04515" w:rsidP="00C04515"/>
    <w:p w14:paraId="5D97B525" w14:textId="77777777" w:rsidR="00C04515" w:rsidRPr="00906B09" w:rsidRDefault="00C04515" w:rsidP="00C04515">
      <w:r w:rsidRPr="00906B09">
        <w:t xml:space="preserve">      WRITE(*,*)  ' IREFDATESRC:', IREFDATESRC,' Y:', Y,</w:t>
      </w:r>
    </w:p>
    <w:p w14:paraId="200D2742" w14:textId="77777777" w:rsidR="00C04515" w:rsidRPr="00906B09" w:rsidRDefault="002601CE" w:rsidP="00C04515">
      <w:r w:rsidRPr="00906B09">
        <w:t>&amp;     ' M:', M,  ' D:', D, ' H:', H,' MN:', MN,' SEC:', SEC,' MS:', MS,</w:t>
      </w:r>
    </w:p>
    <w:p w14:paraId="33A7C826" w14:textId="77777777" w:rsidR="00C04515" w:rsidRPr="00906B09" w:rsidRDefault="00C04515" w:rsidP="00C04515">
      <w:r w:rsidRPr="00906B09">
        <w:t>&amp;     ' ODAYS:', ODAYS, ' OSECONDS:',</w:t>
      </w:r>
    </w:p>
    <w:p w14:paraId="46B623FC" w14:textId="77777777" w:rsidR="00C04515" w:rsidRPr="00906B09" w:rsidRDefault="00C04515" w:rsidP="00C04515">
      <w:r w:rsidRPr="00906B09">
        <w:t>&amp;     OSECONDS, ' OMUSECONDS:', OMUSECONDS</w:t>
      </w:r>
    </w:p>
    <w:p w14:paraId="548F4DA4" w14:textId="77777777" w:rsidR="00C04515" w:rsidRPr="00906B09" w:rsidRDefault="00C04515" w:rsidP="00C04515">
      <w:r w:rsidRPr="00906B09">
        <w:t>C ------------------------------------------------------</w:t>
      </w:r>
    </w:p>
    <w:p w14:paraId="18A27747" w14:textId="77777777" w:rsidR="00C04515" w:rsidRPr="00906B09" w:rsidRDefault="00C04515" w:rsidP="00C04515"/>
    <w:p w14:paraId="2BC6AB72" w14:textId="77777777" w:rsidR="00C04515" w:rsidRPr="00906B09" w:rsidRDefault="00C04515" w:rsidP="00C04515">
      <w:r w:rsidRPr="00906B09">
        <w:t xml:space="preserve">      RESULT = brathlf_YMDHMSM2DSM( Y, M, D, H, MN, SEC, MS,</w:t>
      </w:r>
    </w:p>
    <w:p w14:paraId="7FAC0748" w14:textId="77777777" w:rsidR="00C04515" w:rsidRPr="00906B09" w:rsidRDefault="00C04515" w:rsidP="00C04515">
      <w:r w:rsidRPr="00906B09">
        <w:t xml:space="preserve">&amp;     IREFDATEDEST, ODAYS, OSECONDS, OMUSECONDS,)             </w:t>
      </w:r>
    </w:p>
    <w:p w14:paraId="05A05151" w14:textId="77777777" w:rsidR="00C04515" w:rsidRPr="00906B09" w:rsidRDefault="00C04515" w:rsidP="00C04515"/>
    <w:p w14:paraId="725C4326" w14:textId="77777777" w:rsidR="00C04515" w:rsidRPr="00906B09" w:rsidRDefault="00C04515" w:rsidP="00C04515">
      <w:r w:rsidRPr="00906B09">
        <w:t xml:space="preserve">      IF (RESULT .NE. BRATHL_SUCCESS) THEN</w:t>
      </w:r>
    </w:p>
    <w:p w14:paraId="588907E2" w14:textId="77777777" w:rsidR="00C04515" w:rsidRPr="00906B09" w:rsidRDefault="00C04515" w:rsidP="00C04515">
      <w:r w:rsidRPr="00906B09">
        <w:t xml:space="preserve">        CALL BRATHLF_ERRNO2STRING(RESULT, ERRSTR)</w:t>
      </w:r>
    </w:p>
    <w:p w14:paraId="1C004557" w14:textId="77777777" w:rsidR="00C04515" w:rsidRPr="00906B09" w:rsidRDefault="00C04515" w:rsidP="00C04515">
      <w:r w:rsidRPr="00906B09">
        <w:t xml:space="preserve">        WRITE(*,*) 'ERROR: ' // ERRSTR</w:t>
      </w:r>
    </w:p>
    <w:p w14:paraId="5170E515" w14:textId="77777777" w:rsidR="00C04515" w:rsidRPr="00906B09" w:rsidRDefault="00C04515" w:rsidP="00C04515">
      <w:r w:rsidRPr="00906B09">
        <w:t xml:space="preserve">        STOP</w:t>
      </w:r>
    </w:p>
    <w:p w14:paraId="73114598" w14:textId="77777777" w:rsidR="00C04515" w:rsidRPr="00906B09" w:rsidRDefault="00C04515" w:rsidP="00C04515">
      <w:r w:rsidRPr="00906B09">
        <w:lastRenderedPageBreak/>
        <w:t xml:space="preserve">      END IF</w:t>
      </w:r>
    </w:p>
    <w:p w14:paraId="78A7D8CB" w14:textId="77777777" w:rsidR="00C04515" w:rsidRPr="00906B09" w:rsidRDefault="00C04515" w:rsidP="00C04515"/>
    <w:p w14:paraId="5A34D842" w14:textId="77777777" w:rsidR="00C04515" w:rsidRPr="00906B09" w:rsidRDefault="00C04515" w:rsidP="00C04515">
      <w:r w:rsidRPr="00906B09">
        <w:t xml:space="preserve">      WRITE(*,*)  ' IREFDATESRC:', IREFDATESRC,' Y:', Y,</w:t>
      </w:r>
    </w:p>
    <w:p w14:paraId="38594733" w14:textId="77777777" w:rsidR="00C04515" w:rsidRPr="00906B09" w:rsidRDefault="002601CE" w:rsidP="00C04515">
      <w:r w:rsidRPr="00906B09">
        <w:t>&amp;     ' M:', M,  ' D:', D, ' H:', H,' MN:', MN,' SEC:', SEC,' MS:', MS,</w:t>
      </w:r>
    </w:p>
    <w:p w14:paraId="540D4698" w14:textId="77777777" w:rsidR="00C04515" w:rsidRPr="00906B09" w:rsidRDefault="00C04515" w:rsidP="00C04515">
      <w:r w:rsidRPr="00906B09">
        <w:t>&amp;     ' ODAYS:', ODAYS, ' OSECONDS:',</w:t>
      </w:r>
    </w:p>
    <w:p w14:paraId="1C5A119C" w14:textId="77777777" w:rsidR="00C04515" w:rsidRPr="00906B09" w:rsidRDefault="00C04515" w:rsidP="00C04515">
      <w:r w:rsidRPr="00906B09">
        <w:t>&amp;     OSECONDS, ' OMUSECONDS:', OMUSECONDS</w:t>
      </w:r>
    </w:p>
    <w:p w14:paraId="46623FB9" w14:textId="77777777" w:rsidR="00C04515" w:rsidRPr="00906B09" w:rsidRDefault="00C04515" w:rsidP="00C04515">
      <w:r w:rsidRPr="00906B09">
        <w:t>C ------------------------------------------------------</w:t>
      </w:r>
    </w:p>
    <w:p w14:paraId="423382EF" w14:textId="77777777" w:rsidR="00C04515" w:rsidRPr="00906B09" w:rsidRDefault="00C04515" w:rsidP="00C04515"/>
    <w:p w14:paraId="4D32E5C9" w14:textId="77777777" w:rsidR="00C04515" w:rsidRPr="00906B09" w:rsidRDefault="00C04515" w:rsidP="00C04515">
      <w:r w:rsidRPr="00906B09">
        <w:t xml:space="preserve">      END</w:t>
      </w:r>
    </w:p>
    <w:p w14:paraId="34A63D7E" w14:textId="77777777" w:rsidR="00C04515" w:rsidRPr="00906B09" w:rsidRDefault="00C04515" w:rsidP="00C04515"/>
    <w:p w14:paraId="6891CCB5" w14:textId="77777777" w:rsidR="00C04515" w:rsidRPr="00906B09" w:rsidRDefault="00C04515" w:rsidP="00C04515">
      <w:r w:rsidRPr="00906B09">
        <w:t>==================</w:t>
      </w:r>
    </w:p>
    <w:p w14:paraId="3C6735F6" w14:textId="77777777" w:rsidR="00C04515" w:rsidRPr="00906B09" w:rsidRDefault="00C04515" w:rsidP="00C04515">
      <w:r w:rsidRPr="00906B09">
        <w:t>Cycle/date conversion functions</w:t>
      </w:r>
    </w:p>
    <w:p w14:paraId="5E8E0205" w14:textId="77777777" w:rsidR="00C04515" w:rsidRPr="00906B09" w:rsidRDefault="00C04515" w:rsidP="00C04515">
      <w:r w:rsidRPr="00906B09">
        <w:t>==================</w:t>
      </w:r>
    </w:p>
    <w:p w14:paraId="08F069FD" w14:textId="77777777" w:rsidR="00C04515" w:rsidRPr="00906B09" w:rsidRDefault="00C04515" w:rsidP="00C04515">
      <w:r w:rsidRPr="00906B09">
        <w:t>To convert cycle &lt;-&gt; date, these functions use an asci parameter file (ascii file) with records:</w:t>
      </w:r>
    </w:p>
    <w:p w14:paraId="0A1EBF2B" w14:textId="77777777" w:rsidR="00C04515" w:rsidRPr="00906B09" w:rsidRDefault="00C04515" w:rsidP="00C04515">
      <w:r w:rsidRPr="00906B09">
        <w:t xml:space="preserve">     field 1 : Name of the mission</w:t>
      </w:r>
    </w:p>
    <w:p w14:paraId="58988732" w14:textId="77777777" w:rsidR="00C04515" w:rsidRPr="00906B09" w:rsidRDefault="00C04515" w:rsidP="00C04515">
      <w:r w:rsidRPr="00906B09">
        <w:t xml:space="preserve">     field 2 : Cycle reference</w:t>
      </w:r>
    </w:p>
    <w:p w14:paraId="6E877A4E" w14:textId="77777777" w:rsidR="00C04515" w:rsidRPr="00906B09" w:rsidRDefault="00C04515" w:rsidP="00C04515">
      <w:r w:rsidRPr="00906B09">
        <w:t xml:space="preserve">     field 3 : Pass reference</w:t>
      </w:r>
    </w:p>
    <w:p w14:paraId="5E6BE6D0" w14:textId="77777777" w:rsidR="00C04515" w:rsidRPr="00906B09" w:rsidRDefault="00C04515" w:rsidP="00C04515">
      <w:r w:rsidRPr="00906B09">
        <w:t xml:space="preserve">     field 4 : Reference date  in decimal julian day</w:t>
      </w:r>
    </w:p>
    <w:p w14:paraId="6C82A9BA" w14:textId="77777777" w:rsidR="00C04515" w:rsidRPr="00906B09" w:rsidRDefault="00C04515" w:rsidP="00C04515"/>
    <w:p w14:paraId="6BB6418C" w14:textId="77777777" w:rsidR="00C04515" w:rsidRPr="00906B09" w:rsidRDefault="00C04515" w:rsidP="00C04515">
      <w:r w:rsidRPr="00906B09">
        <w:t>Each field has to be separated by, at least, a non-numeric character</w:t>
      </w:r>
    </w:p>
    <w:p w14:paraId="49FD972A" w14:textId="77777777" w:rsidR="00C04515" w:rsidRPr="00906B09" w:rsidRDefault="00C04515" w:rsidP="00C04515">
      <w:r w:rsidRPr="00906B09">
        <w:t>The file can contained several records for a same mission.</w:t>
      </w:r>
    </w:p>
    <w:p w14:paraId="209CF11D" w14:textId="77777777" w:rsidR="00C04515" w:rsidRPr="00906B09" w:rsidRDefault="00C04515" w:rsidP="00C04515">
      <w:r w:rsidRPr="00906B09">
        <w:t>Only the field with the greatest date is taken into account</w:t>
      </w:r>
    </w:p>
    <w:p w14:paraId="3FDAAA9F" w14:textId="77777777" w:rsidR="00C04515" w:rsidRPr="00906B09" w:rsidRDefault="00C04515" w:rsidP="00C04515">
      <w:r w:rsidRPr="00906B09">
        <w:t>You can add records.</w:t>
      </w:r>
    </w:p>
    <w:p w14:paraId="42D05B5F" w14:textId="77777777" w:rsidR="00C04515" w:rsidRPr="00906B09" w:rsidRDefault="00C04515" w:rsidP="00C04515">
      <w:r w:rsidRPr="00906B09">
        <w:t>You can add comments, commented lines start  by '#' character.</w:t>
      </w:r>
    </w:p>
    <w:p w14:paraId="4E4E1B89" w14:textId="77777777" w:rsidR="00C04515" w:rsidRPr="00906B09" w:rsidRDefault="00C04515" w:rsidP="00C04515"/>
    <w:p w14:paraId="25833050" w14:textId="77777777" w:rsidR="00C04515" w:rsidRPr="00906B09" w:rsidRDefault="00C04515" w:rsidP="00C04515">
      <w:r w:rsidRPr="00906B09">
        <w:t>If the file doesn't exist, default values are :</w:t>
      </w:r>
    </w:p>
    <w:p w14:paraId="34E122DD" w14:textId="77777777" w:rsidR="00C04515" w:rsidRPr="00906B09" w:rsidRDefault="00C04515" w:rsidP="00C04515">
      <w:r w:rsidRPr="00906B09">
        <w:t xml:space="preserve">Name           </w:t>
      </w:r>
      <w:r w:rsidRPr="00906B09">
        <w:tab/>
        <w:t xml:space="preserve">Cycle     </w:t>
      </w:r>
      <w:r w:rsidRPr="00906B09">
        <w:tab/>
        <w:t>Pass    Reference date</w:t>
      </w:r>
    </w:p>
    <w:p w14:paraId="3C033BCC" w14:textId="77777777" w:rsidR="00C04515" w:rsidRPr="00906B09" w:rsidRDefault="00C04515" w:rsidP="00C04515">
      <w:r w:rsidRPr="00906B09">
        <w:t xml:space="preserve">Jason-1         </w:t>
      </w:r>
      <w:r w:rsidRPr="00906B09">
        <w:tab/>
        <w:t xml:space="preserve">  99        230     19987.9081795</w:t>
      </w:r>
    </w:p>
    <w:p w14:paraId="6319CDD6" w14:textId="77777777" w:rsidR="00C04515" w:rsidRPr="00906B09" w:rsidRDefault="00C04515" w:rsidP="00C04515">
      <w:r w:rsidRPr="00906B09">
        <w:t>Topex/Poseidon  442      230     19987.9127535</w:t>
      </w:r>
    </w:p>
    <w:p w14:paraId="6FFA6494" w14:textId="77777777" w:rsidR="00C04515" w:rsidRPr="00906B09" w:rsidRDefault="00C04515" w:rsidP="00C04515">
      <w:r w:rsidRPr="00906B09">
        <w:t xml:space="preserve">ERS2            </w:t>
      </w:r>
      <w:r w:rsidRPr="00906B09">
        <w:tab/>
        <w:t>66        598     18831.768334</w:t>
      </w:r>
    </w:p>
    <w:p w14:paraId="73F179CC" w14:textId="77777777" w:rsidR="00C04515" w:rsidRPr="00906B09" w:rsidRDefault="00C04515" w:rsidP="00C04515">
      <w:r w:rsidRPr="00906B09">
        <w:t xml:space="preserve">ERS1-A          </w:t>
      </w:r>
      <w:r w:rsidRPr="00906B09">
        <w:tab/>
        <w:t>15        1       15636.938955</w:t>
      </w:r>
    </w:p>
    <w:p w14:paraId="11DA8704" w14:textId="77777777" w:rsidR="00C04515" w:rsidRPr="00906B09" w:rsidRDefault="00C04515" w:rsidP="00C04515">
      <w:r w:rsidRPr="00906B09">
        <w:t xml:space="preserve">ERS1-B          </w:t>
      </w:r>
      <w:r w:rsidRPr="00906B09">
        <w:tab/>
        <w:t>42        108     16538.6732895</w:t>
      </w:r>
    </w:p>
    <w:p w14:paraId="077A5A55" w14:textId="77777777" w:rsidR="00C04515" w:rsidRPr="00906B09" w:rsidRDefault="00C04515" w:rsidP="00C04515">
      <w:r w:rsidRPr="00906B09">
        <w:t xml:space="preserve">ENVISAT         </w:t>
      </w:r>
      <w:r w:rsidRPr="00906B09">
        <w:tab/>
        <w:t>30        579     19986.106016</w:t>
      </w:r>
    </w:p>
    <w:p w14:paraId="7BE812FE" w14:textId="77777777" w:rsidR="00C04515" w:rsidRPr="00906B09" w:rsidRDefault="00C04515" w:rsidP="00C04515"/>
    <w:p w14:paraId="112D893F" w14:textId="77777777" w:rsidR="00C04515" w:rsidRPr="00906B09" w:rsidRDefault="00C04515" w:rsidP="00C04515">
      <w:r w:rsidRPr="00906B09">
        <w:t>brathl_Cycle2YMDHMSM</w:t>
      </w:r>
    </w:p>
    <w:p w14:paraId="1AF6E9D1" w14:textId="77777777" w:rsidR="00C04515" w:rsidRPr="00906B09" w:rsidRDefault="00C04515" w:rsidP="00C04515">
      <w:r w:rsidRPr="00906B09">
        <w:t>brathl_YMDHMSM2Cycle</w:t>
      </w:r>
    </w:p>
    <w:p w14:paraId="0D74A5AF" w14:textId="77777777" w:rsidR="00C04515" w:rsidRPr="00906B09" w:rsidRDefault="00C04515" w:rsidP="00C04515"/>
    <w:p w14:paraId="4F04EB3D" w14:textId="77777777" w:rsidR="00C04515" w:rsidRPr="00906B09" w:rsidRDefault="00C04515" w:rsidP="00C04515">
      <w:pPr>
        <w:keepNext/>
      </w:pPr>
      <w:r w:rsidRPr="00906B09">
        <w:lastRenderedPageBreak/>
        <w:t>Cycle/date conversion example:</w:t>
      </w:r>
    </w:p>
    <w:p w14:paraId="0AC153A3" w14:textId="77777777" w:rsidR="00C04515" w:rsidRPr="00906B09" w:rsidRDefault="00C04515" w:rsidP="00C04515">
      <w:pPr>
        <w:keepNext/>
      </w:pPr>
      <w:r w:rsidRPr="00906B09">
        <w:t xml:space="preserve">      PROGRAM TESTCYCLE_F</w:t>
      </w:r>
    </w:p>
    <w:p w14:paraId="35B24AD7" w14:textId="77777777" w:rsidR="00C04515" w:rsidRPr="00906B09" w:rsidRDefault="00C04515" w:rsidP="00C04515">
      <w:pPr>
        <w:keepNext/>
      </w:pPr>
    </w:p>
    <w:p w14:paraId="13EDDD8B" w14:textId="77777777" w:rsidR="00C04515" w:rsidRPr="00906B09" w:rsidRDefault="00C04515" w:rsidP="00C04515">
      <w:r w:rsidRPr="00906B09">
        <w:t xml:space="preserve">      IMPLICIT NONE</w:t>
      </w:r>
    </w:p>
    <w:p w14:paraId="2758E342" w14:textId="77777777" w:rsidR="00C04515" w:rsidRPr="00906B09" w:rsidRDefault="00C04515" w:rsidP="00C04515"/>
    <w:p w14:paraId="18131293" w14:textId="77777777" w:rsidR="00C04515" w:rsidRPr="00906B09" w:rsidRDefault="00C04515" w:rsidP="00C04515">
      <w:r w:rsidRPr="00906B09">
        <w:t xml:space="preserve">      INCLUDE "brathlf.inc"</w:t>
      </w:r>
    </w:p>
    <w:p w14:paraId="2EBC62B3" w14:textId="77777777" w:rsidR="00C04515" w:rsidRPr="00906B09" w:rsidRDefault="00C04515" w:rsidP="00C04515">
      <w:r w:rsidRPr="00906B09">
        <w:t xml:space="preserve">      INTEGER C</w:t>
      </w:r>
    </w:p>
    <w:p w14:paraId="0C2349F1" w14:textId="77777777" w:rsidR="00C04515" w:rsidRPr="00906B09" w:rsidRDefault="00C04515" w:rsidP="00C04515">
      <w:r w:rsidRPr="00906B09">
        <w:t xml:space="preserve">      INTEGER P</w:t>
      </w:r>
    </w:p>
    <w:p w14:paraId="40D85F05" w14:textId="77777777" w:rsidR="00C04515" w:rsidRPr="00906B09" w:rsidRDefault="00C04515" w:rsidP="00C04515">
      <w:r w:rsidRPr="00906B09">
        <w:t xml:space="preserve">      INTEGER MISSION</w:t>
      </w:r>
    </w:p>
    <w:p w14:paraId="47C20CB2" w14:textId="77777777" w:rsidR="00C04515" w:rsidRPr="00906B09" w:rsidRDefault="00C04515" w:rsidP="00C04515"/>
    <w:p w14:paraId="7A6DE63F" w14:textId="77777777" w:rsidR="00C04515" w:rsidRPr="00906B09" w:rsidRDefault="00C04515" w:rsidP="00C04515">
      <w:r w:rsidRPr="00906B09">
        <w:t xml:space="preserve">      INTEGER Y</w:t>
      </w:r>
    </w:p>
    <w:p w14:paraId="6526FA11" w14:textId="77777777" w:rsidR="00C04515" w:rsidRPr="00906B09" w:rsidRDefault="00C04515" w:rsidP="00C04515">
      <w:r w:rsidRPr="00906B09">
        <w:t xml:space="preserve">      INTEGER M</w:t>
      </w:r>
    </w:p>
    <w:p w14:paraId="23544FB2" w14:textId="77777777" w:rsidR="00C04515" w:rsidRPr="00906B09" w:rsidRDefault="00C04515" w:rsidP="00C04515">
      <w:r w:rsidRPr="00906B09">
        <w:t xml:space="preserve">      INTEGER D</w:t>
      </w:r>
    </w:p>
    <w:p w14:paraId="74821A41" w14:textId="77777777" w:rsidR="00C04515" w:rsidRPr="00906B09" w:rsidRDefault="00C04515" w:rsidP="00C04515">
      <w:r w:rsidRPr="00906B09">
        <w:t xml:space="preserve">      INTEGER H</w:t>
      </w:r>
    </w:p>
    <w:p w14:paraId="3E363177" w14:textId="77777777" w:rsidR="00C04515" w:rsidRPr="00906B09" w:rsidRDefault="00C04515" w:rsidP="00C04515">
      <w:r w:rsidRPr="00906B09">
        <w:t xml:space="preserve">      INTEGER MN</w:t>
      </w:r>
    </w:p>
    <w:p w14:paraId="401473D4" w14:textId="77777777" w:rsidR="00C04515" w:rsidRPr="00906B09" w:rsidRDefault="00C04515" w:rsidP="00C04515">
      <w:r w:rsidRPr="00906B09">
        <w:t xml:space="preserve">      INTEGER SEC</w:t>
      </w:r>
    </w:p>
    <w:p w14:paraId="6BAC5E6F" w14:textId="77777777" w:rsidR="00C04515" w:rsidRPr="00906B09" w:rsidRDefault="00C04515" w:rsidP="00C04515">
      <w:r w:rsidRPr="00906B09">
        <w:t xml:space="preserve">      INTEGER MS</w:t>
      </w:r>
    </w:p>
    <w:p w14:paraId="4EAFC108" w14:textId="77777777" w:rsidR="00C04515" w:rsidRPr="00906B09" w:rsidRDefault="00C04515" w:rsidP="00C04515"/>
    <w:p w14:paraId="478D41B9" w14:textId="77777777" w:rsidR="00C04515" w:rsidRPr="00906B09" w:rsidRDefault="00C04515" w:rsidP="00C04515">
      <w:r w:rsidRPr="00906B09">
        <w:t xml:space="preserve">      INTEGER RESULT</w:t>
      </w:r>
    </w:p>
    <w:p w14:paraId="111F2CAD" w14:textId="77777777" w:rsidR="00C04515" w:rsidRPr="00906B09" w:rsidRDefault="00C04515" w:rsidP="00C04515">
      <w:r w:rsidRPr="00906B09">
        <w:t xml:space="preserve">      CHARACTER*128 ERRSTR</w:t>
      </w:r>
    </w:p>
    <w:p w14:paraId="7401B3D9" w14:textId="77777777" w:rsidR="00C04515" w:rsidRPr="00906B09" w:rsidRDefault="00C04515" w:rsidP="00C04515"/>
    <w:p w14:paraId="005D8538" w14:textId="77777777" w:rsidR="00C04515" w:rsidRPr="00906B09" w:rsidRDefault="00C04515" w:rsidP="00C04515">
      <w:r w:rsidRPr="00906B09">
        <w:t xml:space="preserve">      MISSION = ENVISAT     </w:t>
      </w:r>
    </w:p>
    <w:p w14:paraId="1ECC72B6" w14:textId="77777777" w:rsidR="00C04515" w:rsidRPr="00906B09" w:rsidRDefault="00C04515" w:rsidP="00C04515"/>
    <w:p w14:paraId="245980E5" w14:textId="77777777" w:rsidR="00C04515" w:rsidRPr="00906B09" w:rsidRDefault="00C04515" w:rsidP="00C04515">
      <w:r w:rsidRPr="00906B09">
        <w:t xml:space="preserve">      C = 120</w:t>
      </w:r>
    </w:p>
    <w:p w14:paraId="18B28BB7" w14:textId="77777777" w:rsidR="00C04515" w:rsidRPr="00906B09" w:rsidRDefault="00C04515" w:rsidP="00C04515">
      <w:r w:rsidRPr="00906B09">
        <w:t xml:space="preserve">      P = 153</w:t>
      </w:r>
    </w:p>
    <w:p w14:paraId="14A699A4" w14:textId="77777777" w:rsidR="00C04515" w:rsidRPr="00906B09" w:rsidRDefault="00C04515" w:rsidP="00C04515"/>
    <w:p w14:paraId="5660D7DB" w14:textId="77777777" w:rsidR="00C04515" w:rsidRPr="00906B09" w:rsidRDefault="00C04515" w:rsidP="00C04515">
      <w:r w:rsidRPr="00906B09">
        <w:t xml:space="preserve">      RESULT = BRATHLF_CYCLE2YMDHMSM(MISSION, C, P,</w:t>
      </w:r>
    </w:p>
    <w:p w14:paraId="5C45DE00" w14:textId="77777777" w:rsidR="00C04515" w:rsidRPr="00906B09" w:rsidRDefault="00C04515" w:rsidP="00C04515">
      <w:r w:rsidRPr="00906B09">
        <w:t>&amp;     Y, M, D, H, MN, SEC, MS)</w:t>
      </w:r>
    </w:p>
    <w:p w14:paraId="7F627FFC" w14:textId="77777777" w:rsidR="00C04515" w:rsidRPr="00906B09" w:rsidRDefault="00C04515" w:rsidP="00C04515"/>
    <w:p w14:paraId="00D4EC86" w14:textId="77777777" w:rsidR="00C04515" w:rsidRPr="00906B09" w:rsidRDefault="00C04515" w:rsidP="00C04515">
      <w:r w:rsidRPr="00906B09">
        <w:t xml:space="preserve">      IF (RESULT .NE. BRATHL_SUCCESS) THEN</w:t>
      </w:r>
    </w:p>
    <w:p w14:paraId="03827B78" w14:textId="77777777" w:rsidR="00C04515" w:rsidRPr="00906B09" w:rsidRDefault="00C04515" w:rsidP="00C04515">
      <w:r w:rsidRPr="00906B09">
        <w:t xml:space="preserve">        CALL BRATHLF_ERRNO2STRING(RESULT, ERRSTR)</w:t>
      </w:r>
    </w:p>
    <w:p w14:paraId="3FC75335" w14:textId="77777777" w:rsidR="00C04515" w:rsidRPr="00906B09" w:rsidRDefault="00C04515" w:rsidP="00C04515">
      <w:r w:rsidRPr="00906B09">
        <w:t xml:space="preserve">        WRITE(*,*) 'ERROR: ' // ERRSTR</w:t>
      </w:r>
    </w:p>
    <w:p w14:paraId="5CCFE875" w14:textId="77777777" w:rsidR="00C04515" w:rsidRPr="00906B09" w:rsidRDefault="00C04515" w:rsidP="00C04515">
      <w:r w:rsidRPr="00906B09">
        <w:t xml:space="preserve">        STOP</w:t>
      </w:r>
    </w:p>
    <w:p w14:paraId="2F15C70B" w14:textId="77777777" w:rsidR="00C04515" w:rsidRPr="00906B09" w:rsidRDefault="00C04515" w:rsidP="00C04515">
      <w:r w:rsidRPr="00906B09">
        <w:t xml:space="preserve">      END IF</w:t>
      </w:r>
    </w:p>
    <w:p w14:paraId="7181B21B" w14:textId="77777777" w:rsidR="00C04515" w:rsidRPr="00906B09" w:rsidRDefault="00C04515" w:rsidP="00C04515"/>
    <w:p w14:paraId="179AB018" w14:textId="77777777" w:rsidR="00C04515" w:rsidRPr="00906B09" w:rsidRDefault="00C04515" w:rsidP="00C04515">
      <w:r w:rsidRPr="00906B09">
        <w:t xml:space="preserve">      WRITE(*,*)  ' MISSION:', MISSION,' CYCLE:', C,</w:t>
      </w:r>
    </w:p>
    <w:p w14:paraId="24624CFB" w14:textId="77777777" w:rsidR="00C04515" w:rsidRPr="00906B09" w:rsidRDefault="00C04515" w:rsidP="00C04515">
      <w:r w:rsidRPr="00906B09">
        <w:t>&amp;     ' PASS:', P,</w:t>
      </w:r>
    </w:p>
    <w:p w14:paraId="6A2FFEDD" w14:textId="77777777" w:rsidR="00C04515" w:rsidRPr="00906B09" w:rsidRDefault="00C04515" w:rsidP="00C04515">
      <w:r w:rsidRPr="00906B09">
        <w:t>&amp;     ' Y:', Y,</w:t>
      </w:r>
    </w:p>
    <w:p w14:paraId="4E5161A4" w14:textId="77777777" w:rsidR="00C04515" w:rsidRPr="00906B09" w:rsidRDefault="002601CE" w:rsidP="00C04515">
      <w:r w:rsidRPr="00906B09">
        <w:t>&amp;     ' M:', M,  ' D:', D, ' H:', H,' MN:', MN,' SEC:', SEC,' MS:', MS</w:t>
      </w:r>
    </w:p>
    <w:p w14:paraId="231BA600" w14:textId="77777777" w:rsidR="00C04515" w:rsidRPr="00906B09" w:rsidRDefault="00C04515" w:rsidP="00C04515">
      <w:r w:rsidRPr="00906B09">
        <w:t>C ------------------------------------------------------</w:t>
      </w:r>
    </w:p>
    <w:p w14:paraId="76BC042C" w14:textId="77777777" w:rsidR="00C04515" w:rsidRPr="00906B09" w:rsidRDefault="00C04515" w:rsidP="00C04515">
      <w:r w:rsidRPr="00906B09">
        <w:lastRenderedPageBreak/>
        <w:t xml:space="preserve">      RESULT = BRATHLF_YMDHMSM2CYCLE(MISSION,</w:t>
      </w:r>
    </w:p>
    <w:p w14:paraId="25F8F257" w14:textId="77777777" w:rsidR="00C04515" w:rsidRPr="00906B09" w:rsidRDefault="00C04515" w:rsidP="00C04515">
      <w:r w:rsidRPr="00906B09">
        <w:t xml:space="preserve">&amp;     Y, M, D, H, MN, SEC, MS, C, P)             </w:t>
      </w:r>
    </w:p>
    <w:p w14:paraId="5A75ABE0" w14:textId="77777777" w:rsidR="00C04515" w:rsidRPr="00906B09" w:rsidRDefault="00C04515" w:rsidP="00C04515"/>
    <w:p w14:paraId="6F4F9A05" w14:textId="77777777" w:rsidR="00C04515" w:rsidRPr="00906B09" w:rsidRDefault="00C04515" w:rsidP="00C04515">
      <w:r w:rsidRPr="00906B09">
        <w:t xml:space="preserve">      IF (RESULT .NE. BRATHL_SUCCESS) THEN</w:t>
      </w:r>
    </w:p>
    <w:p w14:paraId="5BD4B65D" w14:textId="77777777" w:rsidR="00C04515" w:rsidRPr="00906B09" w:rsidRDefault="00C04515" w:rsidP="00C04515">
      <w:r w:rsidRPr="00906B09">
        <w:t xml:space="preserve">        CALL BRATHLF_ERRNO2STRING(RESULT, ERRSTR)</w:t>
      </w:r>
    </w:p>
    <w:p w14:paraId="0A64F411" w14:textId="77777777" w:rsidR="00C04515" w:rsidRPr="00906B09" w:rsidRDefault="00C04515" w:rsidP="00C04515">
      <w:r w:rsidRPr="00906B09">
        <w:t xml:space="preserve">        WRITE(*,*) 'ERROR: ' // ERRSTR</w:t>
      </w:r>
    </w:p>
    <w:p w14:paraId="5DF3E154" w14:textId="77777777" w:rsidR="00C04515" w:rsidRPr="00906B09" w:rsidRDefault="00C04515" w:rsidP="00C04515">
      <w:r w:rsidRPr="00906B09">
        <w:t xml:space="preserve">        STOP</w:t>
      </w:r>
    </w:p>
    <w:p w14:paraId="70183359" w14:textId="77777777" w:rsidR="00C04515" w:rsidRPr="00906B09" w:rsidRDefault="00C04515" w:rsidP="00C04515">
      <w:r w:rsidRPr="00906B09">
        <w:t xml:space="preserve">      END IF</w:t>
      </w:r>
    </w:p>
    <w:p w14:paraId="6B76C362" w14:textId="77777777" w:rsidR="00C04515" w:rsidRPr="00906B09" w:rsidRDefault="00C04515" w:rsidP="00C04515"/>
    <w:p w14:paraId="46326FBA" w14:textId="77777777" w:rsidR="00C04515" w:rsidRPr="00906B09" w:rsidRDefault="00C04515" w:rsidP="00C04515">
      <w:r w:rsidRPr="00906B09">
        <w:t xml:space="preserve">      WRITE(*,*)  ' MISSION:', MISSION,' CYCLE:', C,</w:t>
      </w:r>
    </w:p>
    <w:p w14:paraId="17F5066B" w14:textId="77777777" w:rsidR="00C04515" w:rsidRPr="00906B09" w:rsidRDefault="00C04515" w:rsidP="00C04515">
      <w:r w:rsidRPr="00906B09">
        <w:t>&amp;     ' PASS:', P,</w:t>
      </w:r>
    </w:p>
    <w:p w14:paraId="2E03F42A" w14:textId="77777777" w:rsidR="00C04515" w:rsidRPr="00906B09" w:rsidRDefault="00C04515" w:rsidP="00C04515">
      <w:r w:rsidRPr="00906B09">
        <w:t>&amp;     ' Y:', Y,</w:t>
      </w:r>
    </w:p>
    <w:p w14:paraId="68BAB90F" w14:textId="77777777" w:rsidR="00C04515" w:rsidRPr="00906B09" w:rsidRDefault="002601CE" w:rsidP="00C04515">
      <w:r w:rsidRPr="00906B09">
        <w:t>&amp;     ' M:', M,  ' D:', D, ' H:', H,' MN:', MN,' SEC:', SEC,' MS:', MS</w:t>
      </w:r>
    </w:p>
    <w:p w14:paraId="5E5A716E" w14:textId="77777777" w:rsidR="00C04515" w:rsidRPr="00906B09" w:rsidRDefault="00C04515" w:rsidP="00C04515"/>
    <w:p w14:paraId="4EBE61E6" w14:textId="77777777" w:rsidR="00C04515" w:rsidRPr="00906B09" w:rsidRDefault="002601CE" w:rsidP="00C04515">
      <w:r w:rsidRPr="00906B09">
        <w:t xml:space="preserve">      </w:t>
      </w:r>
      <w:r w:rsidR="00C04515" w:rsidRPr="00906B09">
        <w:t>END</w:t>
      </w:r>
    </w:p>
    <w:p w14:paraId="78BEA5B1" w14:textId="77777777" w:rsidR="00C04515" w:rsidRPr="00906B09" w:rsidRDefault="00C04515" w:rsidP="00C04515"/>
    <w:p w14:paraId="44E78225" w14:textId="77777777" w:rsidR="00C04515" w:rsidRPr="00906B09" w:rsidRDefault="00C04515" w:rsidP="00C04515">
      <w:r w:rsidRPr="00906B09">
        <w:t>==================</w:t>
      </w:r>
    </w:p>
    <w:p w14:paraId="00788F40" w14:textId="77777777" w:rsidR="00C04515" w:rsidRPr="00906B09" w:rsidRDefault="00C04515" w:rsidP="00C04515">
      <w:r w:rsidRPr="00906B09">
        <w:t>Data reading function</w:t>
      </w:r>
    </w:p>
    <w:p w14:paraId="2C1C3A81" w14:textId="77777777" w:rsidR="00C04515" w:rsidRPr="00906B09" w:rsidRDefault="00C04515" w:rsidP="00C04515">
      <w:r w:rsidRPr="00906B09">
        <w:t>==================</w:t>
      </w:r>
    </w:p>
    <w:p w14:paraId="51FD3FCE" w14:textId="77777777" w:rsidR="00C04515" w:rsidRPr="00906B09" w:rsidRDefault="00C04515" w:rsidP="00C04515">
      <w:r w:rsidRPr="00906B09">
        <w:t>brathl_ReadData</w:t>
      </w:r>
    </w:p>
    <w:p w14:paraId="7B85981D" w14:textId="77777777" w:rsidR="00C04515" w:rsidRPr="00906B09" w:rsidRDefault="00C04515" w:rsidP="00C04515"/>
    <w:p w14:paraId="4F2983A0" w14:textId="77777777" w:rsidR="00C04515" w:rsidRPr="00906B09" w:rsidRDefault="00C04515" w:rsidP="00C04515">
      <w:r w:rsidRPr="00906B09">
        <w:t>Example:</w:t>
      </w:r>
    </w:p>
    <w:p w14:paraId="06AB6AF8" w14:textId="77777777" w:rsidR="00C04515" w:rsidRPr="00906B09" w:rsidRDefault="00C04515" w:rsidP="00C04515"/>
    <w:p w14:paraId="79335766" w14:textId="77777777" w:rsidR="00C04515" w:rsidRPr="00906B09" w:rsidRDefault="00C04515" w:rsidP="00C04515">
      <w:r w:rsidRPr="00906B09">
        <w:tab/>
        <w:t>PROGRAM P</w:t>
      </w:r>
    </w:p>
    <w:p w14:paraId="41ACE3CF" w14:textId="77777777" w:rsidR="00C04515" w:rsidRPr="00906B09" w:rsidRDefault="00C04515" w:rsidP="00C04515">
      <w:r w:rsidRPr="00906B09">
        <w:tab/>
        <w:t>IMPLICIT NONE</w:t>
      </w:r>
    </w:p>
    <w:p w14:paraId="20AC4A80" w14:textId="77777777" w:rsidR="00C04515" w:rsidRPr="00906B09" w:rsidRDefault="00C04515" w:rsidP="00C04515">
      <w:r w:rsidRPr="00906B09">
        <w:tab/>
        <w:t>CHARACTER*(100) NAMES(10)</w:t>
      </w:r>
    </w:p>
    <w:p w14:paraId="0CB2E339" w14:textId="77777777" w:rsidR="00C04515" w:rsidRPr="00906B09" w:rsidRDefault="00C04515" w:rsidP="00C04515">
      <w:r w:rsidRPr="00906B09">
        <w:tab/>
        <w:t>CHARACTER*(10)</w:t>
      </w:r>
      <w:r w:rsidRPr="00906B09">
        <w:tab/>
        <w:t>Record</w:t>
      </w:r>
    </w:p>
    <w:p w14:paraId="45C3C990" w14:textId="77777777" w:rsidR="00C04515" w:rsidRPr="00906B09" w:rsidRDefault="00C04515" w:rsidP="00C04515">
      <w:r w:rsidRPr="00906B09">
        <w:tab/>
        <w:t>CHARACTER*(120) Selection</w:t>
      </w:r>
    </w:p>
    <w:p w14:paraId="03187A93" w14:textId="77777777" w:rsidR="00C04515" w:rsidRPr="00906B09" w:rsidRDefault="00C04515" w:rsidP="00C04515">
      <w:r w:rsidRPr="00906B09">
        <w:tab/>
        <w:t>CHARACTER*(200) Expressions(20)</w:t>
      </w:r>
    </w:p>
    <w:p w14:paraId="5D230409" w14:textId="77777777" w:rsidR="00C04515" w:rsidRPr="00906B09" w:rsidRDefault="00C04515" w:rsidP="00C04515">
      <w:r w:rsidRPr="00906B09">
        <w:tab/>
        <w:t>CHARACTER*(20)</w:t>
      </w:r>
      <w:r w:rsidRPr="00906B09">
        <w:tab/>
        <w:t>Units(20)</w:t>
      </w:r>
    </w:p>
    <w:p w14:paraId="235EB4AD" w14:textId="77777777" w:rsidR="00C04515" w:rsidRPr="00906B09" w:rsidRDefault="00C04515" w:rsidP="00C04515">
      <w:r w:rsidRPr="00906B09">
        <w:tab/>
        <w:t>REAL*8</w:t>
      </w:r>
      <w:r w:rsidRPr="00906B09">
        <w:tab/>
      </w:r>
      <w:r w:rsidRPr="00906B09">
        <w:tab/>
        <w:t>Result(1000,20)</w:t>
      </w:r>
    </w:p>
    <w:p w14:paraId="03460E71" w14:textId="77777777" w:rsidR="00C04515" w:rsidRPr="00906B09" w:rsidRDefault="00C04515" w:rsidP="00C04515">
      <w:r w:rsidRPr="00906B09">
        <w:tab/>
        <w:t>LOGICAL*4</w:t>
      </w:r>
      <w:r w:rsidRPr="00906B09">
        <w:tab/>
        <w:t>Ignore</w:t>
      </w:r>
    </w:p>
    <w:p w14:paraId="31A4C45E" w14:textId="77777777" w:rsidR="00C04515" w:rsidRPr="00906B09" w:rsidRDefault="00C04515" w:rsidP="00C04515">
      <w:r w:rsidRPr="00906B09">
        <w:tab/>
        <w:t>LOGICAL*4</w:t>
      </w:r>
      <w:r w:rsidRPr="00906B09">
        <w:tab/>
        <w:t>Statistics</w:t>
      </w:r>
    </w:p>
    <w:p w14:paraId="190E1049" w14:textId="77777777" w:rsidR="00C04515" w:rsidRPr="00906B09" w:rsidRDefault="00C04515" w:rsidP="00C04515">
      <w:r w:rsidRPr="00906B09">
        <w:tab/>
        <w:t>REAL*8</w:t>
      </w:r>
      <w:r w:rsidRPr="00906B09">
        <w:tab/>
      </w:r>
      <w:r w:rsidRPr="00906B09">
        <w:tab/>
        <w:t>Default</w:t>
      </w:r>
    </w:p>
    <w:p w14:paraId="4B938B99" w14:textId="77777777" w:rsidR="00C04515" w:rsidRPr="00906B09" w:rsidRDefault="00C04515" w:rsidP="00C04515"/>
    <w:p w14:paraId="765F4691" w14:textId="77777777" w:rsidR="00C04515" w:rsidRPr="00906B09" w:rsidRDefault="00C04515" w:rsidP="00C04515">
      <w:r w:rsidRPr="00906B09">
        <w:tab/>
        <w:t>INTEGER*4</w:t>
      </w:r>
      <w:r w:rsidRPr="00906B09">
        <w:tab/>
        <w:t>NbValues</w:t>
      </w:r>
    </w:p>
    <w:p w14:paraId="40232EA6" w14:textId="77777777" w:rsidR="00C04515" w:rsidRPr="00906B09" w:rsidRDefault="00C04515" w:rsidP="00C04515">
      <w:r w:rsidRPr="00906B09">
        <w:tab/>
        <w:t>INTEGER*4</w:t>
      </w:r>
      <w:r w:rsidRPr="00906B09">
        <w:tab/>
        <w:t>NbResults</w:t>
      </w:r>
    </w:p>
    <w:p w14:paraId="20C16774" w14:textId="77777777" w:rsidR="00C04515" w:rsidRPr="00906B09" w:rsidRDefault="00C04515" w:rsidP="00C04515">
      <w:r w:rsidRPr="00906B09">
        <w:tab/>
        <w:t>INTEGER*4</w:t>
      </w:r>
      <w:r w:rsidRPr="00906B09">
        <w:tab/>
        <w:t>ReturnCode</w:t>
      </w:r>
    </w:p>
    <w:p w14:paraId="36AA9C1E" w14:textId="77777777" w:rsidR="00C04515" w:rsidRPr="00906B09" w:rsidRDefault="00C04515" w:rsidP="00C04515"/>
    <w:p w14:paraId="4A33EF9B" w14:textId="77777777" w:rsidR="00C04515" w:rsidRPr="00906B09" w:rsidRDefault="00C04515" w:rsidP="00C04515"/>
    <w:p w14:paraId="457BFCCD" w14:textId="77777777" w:rsidR="00C04515" w:rsidRPr="00906B09" w:rsidRDefault="00C04515" w:rsidP="00C04515">
      <w:r w:rsidRPr="00906B09">
        <w:lastRenderedPageBreak/>
        <w:tab/>
        <w:t>INCLUDE "brathlf.inc"</w:t>
      </w:r>
    </w:p>
    <w:p w14:paraId="409E291A" w14:textId="77777777" w:rsidR="00C04515" w:rsidRPr="00906B09" w:rsidRDefault="00C04515" w:rsidP="00C04515"/>
    <w:p w14:paraId="0E9BA21D" w14:textId="77777777" w:rsidR="00C04515" w:rsidRPr="00906B09" w:rsidRDefault="00C04515" w:rsidP="00C04515">
      <w:r w:rsidRPr="00906B09">
        <w:tab/>
        <w:t>NAMES(1)</w:t>
      </w:r>
      <w:r w:rsidRPr="00906B09">
        <w:tab/>
        <w:t>= 'JA1_GDR_2PaP124_001.CNES'</w:t>
      </w:r>
    </w:p>
    <w:p w14:paraId="03A6F9F2" w14:textId="77777777" w:rsidR="00C04515" w:rsidRPr="00906B09" w:rsidRDefault="00C04515" w:rsidP="00C04515">
      <w:r w:rsidRPr="00906B09">
        <w:tab/>
        <w:t>NAMES(2)</w:t>
      </w:r>
      <w:r w:rsidRPr="00906B09">
        <w:tab/>
        <w:t>= 'JA1_GDR_2PaP124_002.CNES'</w:t>
      </w:r>
    </w:p>
    <w:p w14:paraId="37CF705D" w14:textId="77777777" w:rsidR="00C04515" w:rsidRPr="00906B09" w:rsidRDefault="00C04515" w:rsidP="00C04515">
      <w:r w:rsidRPr="00906B09">
        <w:tab/>
        <w:t>NAMES(3)</w:t>
      </w:r>
      <w:r w:rsidRPr="00906B09">
        <w:tab/>
        <w:t>= 'JA1_GDR_2PaP124_003.CNES'</w:t>
      </w:r>
    </w:p>
    <w:p w14:paraId="2C166326" w14:textId="77777777" w:rsidR="00C04515" w:rsidRPr="00906B09" w:rsidRDefault="00C04515" w:rsidP="00C04515">
      <w:r w:rsidRPr="00906B09">
        <w:tab/>
        <w:t>Record</w:t>
      </w:r>
      <w:r w:rsidRPr="00906B09">
        <w:tab/>
      </w:r>
      <w:r w:rsidRPr="00906B09">
        <w:tab/>
        <w:t>= 'data'</w:t>
      </w:r>
    </w:p>
    <w:p w14:paraId="71E66798" w14:textId="77777777" w:rsidR="00C04515" w:rsidRPr="00906B09" w:rsidRDefault="00C04515" w:rsidP="00C04515">
      <w:r w:rsidRPr="00906B09">
        <w:tab/>
        <w:t>Selection</w:t>
      </w:r>
      <w:r w:rsidRPr="00906B09">
        <w:tab/>
        <w:t>= 'latitude &gt; 20'</w:t>
      </w:r>
    </w:p>
    <w:p w14:paraId="2F21144D" w14:textId="77777777" w:rsidR="00C04515" w:rsidRPr="00906B09" w:rsidRDefault="00C04515" w:rsidP="00C04515">
      <w:r w:rsidRPr="00906B09">
        <w:tab/>
        <w:t>Expressions(1)</w:t>
      </w:r>
      <w:r w:rsidRPr="00906B09">
        <w:tab/>
        <w:t>= 'latitude + longitude'</w:t>
      </w:r>
    </w:p>
    <w:p w14:paraId="23149EF9" w14:textId="77777777" w:rsidR="00C04515" w:rsidRPr="00906B09" w:rsidRDefault="00C04515" w:rsidP="00C04515">
      <w:r w:rsidRPr="00906B09">
        <w:tab/>
        <w:t>Units(1)</w:t>
      </w:r>
      <w:r w:rsidRPr="00906B09">
        <w:tab/>
        <w:t>= 'radians'</w:t>
      </w:r>
    </w:p>
    <w:p w14:paraId="6923777E" w14:textId="77777777" w:rsidR="00C04515" w:rsidRPr="00906B09" w:rsidRDefault="00C04515" w:rsidP="00C04515">
      <w:r w:rsidRPr="00906B09">
        <w:tab/>
        <w:t>Expressions(2)</w:t>
      </w:r>
      <w:r w:rsidRPr="00906B09">
        <w:tab/>
        <w:t>= 'swh_ku'</w:t>
      </w:r>
    </w:p>
    <w:p w14:paraId="10AC1017" w14:textId="77777777" w:rsidR="00C04515" w:rsidRPr="00906B09" w:rsidRDefault="00C04515" w:rsidP="00C04515">
      <w:r w:rsidRPr="00906B09">
        <w:tab/>
        <w:t>Units(2)</w:t>
      </w:r>
      <w:r w:rsidRPr="00906B09">
        <w:tab/>
        <w:t>= 'm'</w:t>
      </w:r>
    </w:p>
    <w:p w14:paraId="33F20ABD" w14:textId="77777777" w:rsidR="00C04515" w:rsidRPr="00906B09" w:rsidRDefault="00C04515" w:rsidP="00C04515">
      <w:r w:rsidRPr="00906B09">
        <w:tab/>
        <w:t>NbValues</w:t>
      </w:r>
      <w:r w:rsidRPr="00906B09">
        <w:tab/>
        <w:t>= 1000</w:t>
      </w:r>
    </w:p>
    <w:p w14:paraId="6792B9F7" w14:textId="77777777" w:rsidR="00C04515" w:rsidRPr="00906B09" w:rsidRDefault="00C04515" w:rsidP="00C04515">
      <w:r w:rsidRPr="00906B09">
        <w:tab/>
        <w:t>NbResults</w:t>
      </w:r>
      <w:r w:rsidRPr="00906B09">
        <w:tab/>
        <w:t>= -1</w:t>
      </w:r>
    </w:p>
    <w:p w14:paraId="02F5399C" w14:textId="77777777" w:rsidR="00C04515" w:rsidRPr="00906B09" w:rsidRDefault="00C04515" w:rsidP="00C04515">
      <w:r w:rsidRPr="00906B09">
        <w:tab/>
        <w:t>Ignore</w:t>
      </w:r>
      <w:r w:rsidRPr="00906B09">
        <w:tab/>
      </w:r>
      <w:r w:rsidRPr="00906B09">
        <w:tab/>
        <w:t>= .false.</w:t>
      </w:r>
    </w:p>
    <w:p w14:paraId="14AFD956" w14:textId="77777777" w:rsidR="00C04515" w:rsidRPr="00906B09" w:rsidRDefault="00C04515" w:rsidP="00C04515">
      <w:r w:rsidRPr="00906B09">
        <w:tab/>
        <w:t>Statistics</w:t>
      </w:r>
      <w:r w:rsidRPr="00906B09">
        <w:tab/>
        <w:t>= .false.</w:t>
      </w:r>
    </w:p>
    <w:p w14:paraId="39316C8C" w14:textId="77777777" w:rsidR="00C04515" w:rsidRPr="00906B09" w:rsidRDefault="00C04515" w:rsidP="00C04515">
      <w:r w:rsidRPr="00906B09">
        <w:tab/>
        <w:t>Default</w:t>
      </w:r>
      <w:r w:rsidRPr="00906B09">
        <w:tab/>
      </w:r>
      <w:r w:rsidRPr="00906B09">
        <w:tab/>
        <w:t>= 1.0E100</w:t>
      </w:r>
    </w:p>
    <w:p w14:paraId="381DF919" w14:textId="77777777" w:rsidR="00C04515" w:rsidRPr="00906B09" w:rsidRDefault="00C04515" w:rsidP="00C04515"/>
    <w:p w14:paraId="70E9FD6F" w14:textId="77777777" w:rsidR="00C04515" w:rsidRPr="00906B09" w:rsidRDefault="00C04515" w:rsidP="00C04515">
      <w:r w:rsidRPr="00906B09">
        <w:tab/>
        <w:t>ReturnCode</w:t>
      </w:r>
      <w:r w:rsidRPr="00906B09">
        <w:tab/>
        <w:t>= brathlf_ReadData(3,</w:t>
      </w:r>
    </w:p>
    <w:p w14:paraId="5BAC84DB" w14:textId="77777777" w:rsidR="00C04515" w:rsidRPr="00906B09" w:rsidRDefault="00C04515" w:rsidP="00C04515">
      <w:r w:rsidRPr="00906B09">
        <w:t xml:space="preserve">     $</w:t>
      </w:r>
      <w:r w:rsidRPr="00906B09">
        <w:tab/>
      </w:r>
      <w:r w:rsidRPr="00906B09">
        <w:tab/>
      </w:r>
      <w:r w:rsidRPr="00906B09">
        <w:tab/>
      </w:r>
      <w:r w:rsidRPr="00906B09">
        <w:tab/>
      </w:r>
      <w:r w:rsidRPr="00906B09">
        <w:tab/>
        <w:t xml:space="preserve">   NAMES,</w:t>
      </w:r>
    </w:p>
    <w:p w14:paraId="0471B761" w14:textId="77777777" w:rsidR="00C04515" w:rsidRPr="00906B09" w:rsidRDefault="00C04515" w:rsidP="00C04515">
      <w:r w:rsidRPr="00906B09">
        <w:t xml:space="preserve">     $</w:t>
      </w:r>
      <w:r w:rsidRPr="00906B09">
        <w:tab/>
      </w:r>
      <w:r w:rsidRPr="00906B09">
        <w:tab/>
      </w:r>
      <w:r w:rsidRPr="00906B09">
        <w:tab/>
      </w:r>
      <w:r w:rsidRPr="00906B09">
        <w:tab/>
      </w:r>
      <w:r w:rsidRPr="00906B09">
        <w:tab/>
        <w:t xml:space="preserve">   Record,</w:t>
      </w:r>
    </w:p>
    <w:p w14:paraId="1994B458" w14:textId="77777777" w:rsidR="00C04515" w:rsidRPr="00906B09" w:rsidRDefault="00C04515" w:rsidP="00C04515">
      <w:r w:rsidRPr="00906B09">
        <w:t xml:space="preserve">     $</w:t>
      </w:r>
      <w:r w:rsidRPr="00906B09">
        <w:tab/>
      </w:r>
      <w:r w:rsidRPr="00906B09">
        <w:tab/>
      </w:r>
      <w:r w:rsidRPr="00906B09">
        <w:tab/>
      </w:r>
      <w:r w:rsidRPr="00906B09">
        <w:tab/>
      </w:r>
      <w:r w:rsidRPr="00906B09">
        <w:tab/>
        <w:t xml:space="preserve">   Selection,</w:t>
      </w:r>
    </w:p>
    <w:p w14:paraId="78D75EF8" w14:textId="77777777" w:rsidR="00C04515" w:rsidRPr="00906B09" w:rsidRDefault="00C04515" w:rsidP="00C04515">
      <w:r w:rsidRPr="00906B09">
        <w:t xml:space="preserve">     $</w:t>
      </w:r>
      <w:r w:rsidRPr="00906B09">
        <w:tab/>
      </w:r>
      <w:r w:rsidRPr="00906B09">
        <w:tab/>
      </w:r>
      <w:r w:rsidRPr="00906B09">
        <w:tab/>
      </w:r>
      <w:r w:rsidRPr="00906B09">
        <w:tab/>
      </w:r>
      <w:r w:rsidRPr="00906B09">
        <w:tab/>
        <w:t xml:space="preserve">   2,</w:t>
      </w:r>
    </w:p>
    <w:p w14:paraId="79634979" w14:textId="77777777" w:rsidR="00C04515" w:rsidRPr="00906B09" w:rsidRDefault="00C04515" w:rsidP="00C04515">
      <w:r w:rsidRPr="00906B09">
        <w:t xml:space="preserve">     $</w:t>
      </w:r>
      <w:r w:rsidRPr="00906B09">
        <w:tab/>
      </w:r>
      <w:r w:rsidRPr="00906B09">
        <w:tab/>
      </w:r>
      <w:r w:rsidRPr="00906B09">
        <w:tab/>
      </w:r>
      <w:r w:rsidRPr="00906B09">
        <w:tab/>
      </w:r>
      <w:r w:rsidRPr="00906B09">
        <w:tab/>
        <w:t xml:space="preserve">   Expressions,</w:t>
      </w:r>
    </w:p>
    <w:p w14:paraId="7106B10C" w14:textId="77777777" w:rsidR="00C04515" w:rsidRPr="00906B09" w:rsidRDefault="00C04515" w:rsidP="00C04515">
      <w:r w:rsidRPr="00906B09">
        <w:t xml:space="preserve">     $</w:t>
      </w:r>
      <w:r w:rsidRPr="00906B09">
        <w:tab/>
      </w:r>
      <w:r w:rsidRPr="00906B09">
        <w:tab/>
      </w:r>
      <w:r w:rsidRPr="00906B09">
        <w:tab/>
      </w:r>
      <w:r w:rsidRPr="00906B09">
        <w:tab/>
      </w:r>
      <w:r w:rsidRPr="00906B09">
        <w:tab/>
        <w:t xml:space="preserve">   Units,</w:t>
      </w:r>
    </w:p>
    <w:p w14:paraId="28C31092" w14:textId="77777777" w:rsidR="00C04515" w:rsidRPr="00906B09" w:rsidRDefault="00C04515" w:rsidP="00C04515">
      <w:r w:rsidRPr="00906B09">
        <w:t xml:space="preserve">     $</w:t>
      </w:r>
      <w:r w:rsidRPr="00906B09">
        <w:tab/>
      </w:r>
      <w:r w:rsidRPr="00906B09">
        <w:tab/>
      </w:r>
      <w:r w:rsidRPr="00906B09">
        <w:tab/>
      </w:r>
      <w:r w:rsidRPr="00906B09">
        <w:tab/>
      </w:r>
      <w:r w:rsidRPr="00906B09">
        <w:tab/>
        <w:t xml:space="preserve">   Result,</w:t>
      </w:r>
    </w:p>
    <w:p w14:paraId="5E5F8A94" w14:textId="77777777" w:rsidR="00C04515" w:rsidRPr="00906B09" w:rsidRDefault="00C04515" w:rsidP="00C04515">
      <w:r w:rsidRPr="00906B09">
        <w:t xml:space="preserve">     $</w:t>
      </w:r>
      <w:r w:rsidRPr="00906B09">
        <w:tab/>
      </w:r>
      <w:r w:rsidRPr="00906B09">
        <w:tab/>
      </w:r>
      <w:r w:rsidRPr="00906B09">
        <w:tab/>
      </w:r>
      <w:r w:rsidRPr="00906B09">
        <w:tab/>
      </w:r>
      <w:r w:rsidRPr="00906B09">
        <w:tab/>
        <w:t xml:space="preserve">   NbValues,</w:t>
      </w:r>
    </w:p>
    <w:p w14:paraId="12542BEE" w14:textId="77777777" w:rsidR="00C04515" w:rsidRPr="00906B09" w:rsidRDefault="00C04515" w:rsidP="00C04515">
      <w:r w:rsidRPr="00906B09">
        <w:t xml:space="preserve">     $</w:t>
      </w:r>
      <w:r w:rsidRPr="00906B09">
        <w:tab/>
      </w:r>
      <w:r w:rsidRPr="00906B09">
        <w:tab/>
      </w:r>
      <w:r w:rsidRPr="00906B09">
        <w:tab/>
      </w:r>
      <w:r w:rsidRPr="00906B09">
        <w:tab/>
      </w:r>
      <w:r w:rsidRPr="00906B09">
        <w:tab/>
        <w:t xml:space="preserve">   NbResults,</w:t>
      </w:r>
    </w:p>
    <w:p w14:paraId="42260CF9" w14:textId="77777777" w:rsidR="00C04515" w:rsidRPr="00906B09" w:rsidRDefault="00C04515" w:rsidP="00C04515">
      <w:r w:rsidRPr="00906B09">
        <w:t xml:space="preserve">     $</w:t>
      </w:r>
      <w:r w:rsidRPr="00906B09">
        <w:tab/>
      </w:r>
      <w:r w:rsidRPr="00906B09">
        <w:tab/>
      </w:r>
      <w:r w:rsidRPr="00906B09">
        <w:tab/>
      </w:r>
      <w:r w:rsidRPr="00906B09">
        <w:tab/>
      </w:r>
      <w:r w:rsidRPr="00906B09">
        <w:tab/>
        <w:t xml:space="preserve">   Ignore,</w:t>
      </w:r>
    </w:p>
    <w:p w14:paraId="48CC792F" w14:textId="77777777" w:rsidR="00C04515" w:rsidRPr="00906B09" w:rsidRDefault="00C04515" w:rsidP="00C04515">
      <w:r w:rsidRPr="00906B09">
        <w:t xml:space="preserve">     $</w:t>
      </w:r>
      <w:r w:rsidRPr="00906B09">
        <w:tab/>
      </w:r>
      <w:r w:rsidRPr="00906B09">
        <w:tab/>
      </w:r>
      <w:r w:rsidRPr="00906B09">
        <w:tab/>
      </w:r>
      <w:r w:rsidRPr="00906B09">
        <w:tab/>
      </w:r>
      <w:r w:rsidRPr="00906B09">
        <w:tab/>
        <w:t xml:space="preserve">   Statistics,</w:t>
      </w:r>
    </w:p>
    <w:p w14:paraId="6751D9E9" w14:textId="77777777" w:rsidR="00C04515" w:rsidRPr="00906B09" w:rsidRDefault="00C04515" w:rsidP="00C04515">
      <w:r w:rsidRPr="00906B09">
        <w:t xml:space="preserve">     $</w:t>
      </w:r>
      <w:r w:rsidRPr="00906B09">
        <w:tab/>
      </w:r>
      <w:r w:rsidRPr="00906B09">
        <w:tab/>
      </w:r>
      <w:r w:rsidRPr="00906B09">
        <w:tab/>
      </w:r>
      <w:r w:rsidRPr="00906B09">
        <w:tab/>
      </w:r>
      <w:r w:rsidRPr="00906B09">
        <w:tab/>
        <w:t xml:space="preserve">   Default)</w:t>
      </w:r>
    </w:p>
    <w:p w14:paraId="4A21B7AE" w14:textId="77777777" w:rsidR="00C04515" w:rsidRPr="00906B09" w:rsidRDefault="00C04515" w:rsidP="00C04515">
      <w:r w:rsidRPr="00906B09">
        <w:tab/>
        <w:t>print *, NbResults</w:t>
      </w:r>
    </w:p>
    <w:p w14:paraId="0A90679B" w14:textId="77777777" w:rsidR="00C04515" w:rsidRPr="00906B09" w:rsidRDefault="00C04515" w:rsidP="00C04515">
      <w:r w:rsidRPr="00906B09">
        <w:tab/>
        <w:t>print *, ReturnCode</w:t>
      </w:r>
    </w:p>
    <w:p w14:paraId="60E34D2B" w14:textId="77777777" w:rsidR="009F00D4" w:rsidRPr="00906B09" w:rsidRDefault="00C04515" w:rsidP="00C04515">
      <w:r w:rsidRPr="00906B09">
        <w:tab/>
        <w:t>END</w:t>
      </w:r>
    </w:p>
    <w:p w14:paraId="0B145CBE" w14:textId="77777777" w:rsidR="00C04515" w:rsidRPr="00906B09" w:rsidRDefault="00C04515" w:rsidP="00C04515"/>
    <w:p w14:paraId="27368AA4" w14:textId="77777777" w:rsidR="00C04515" w:rsidRPr="00906B09" w:rsidRDefault="00F93671" w:rsidP="00F93671">
      <w:pPr>
        <w:pStyle w:val="Heading1"/>
      </w:pPr>
      <w:bookmarkStart w:id="526" w:name="_Toc449978518"/>
      <w:r w:rsidRPr="00906B09">
        <w:lastRenderedPageBreak/>
        <w:t>ANNEX G: BRATHL-C API</w:t>
      </w:r>
      <w:bookmarkEnd w:id="526"/>
    </w:p>
    <w:p w14:paraId="72717018" w14:textId="77777777" w:rsidR="00BD1E45" w:rsidRPr="00906B09" w:rsidRDefault="00BD1E45" w:rsidP="00BD1E45">
      <w:r w:rsidRPr="00906B09">
        <w:t>The BRATHL-C API consists of just a handful of C structures and functions.</w:t>
      </w:r>
    </w:p>
    <w:p w14:paraId="04E6439B" w14:textId="77777777" w:rsidR="00BD1E45" w:rsidRPr="00906B09" w:rsidRDefault="00BD1E45" w:rsidP="00BD1E45">
      <w:r w:rsidRPr="00906B09">
        <w:t>Below is the list of C APIs functions.</w:t>
      </w:r>
    </w:p>
    <w:p w14:paraId="10BC4097" w14:textId="77777777" w:rsidR="00BD1E45" w:rsidRPr="00906B09" w:rsidRDefault="00BD1E45" w:rsidP="00BD1E45">
      <w:r w:rsidRPr="00906B09">
        <w:t>A description of each function is detailed in the BRATHL documentation in html or latex format (search for refman-html or refman-latext sub-directories in your BRATHL directories installation). Note: When installing BRAT Toolbox, you have to selected 'Documentations' component.</w:t>
      </w:r>
    </w:p>
    <w:p w14:paraId="2106ABF0" w14:textId="77777777" w:rsidR="00BD1E45" w:rsidRPr="00906B09" w:rsidRDefault="00BD1E45" w:rsidP="00BD1E45"/>
    <w:p w14:paraId="17FEC9D1" w14:textId="77777777" w:rsidR="00BD1E45" w:rsidRPr="00906B09" w:rsidRDefault="00BD1E45" w:rsidP="00BD1E45">
      <w:r w:rsidRPr="00906B09">
        <w:t>==================</w:t>
      </w:r>
    </w:p>
    <w:p w14:paraId="2491102C" w14:textId="77777777" w:rsidR="00BD1E45" w:rsidRPr="00906B09" w:rsidRDefault="00BD1E45" w:rsidP="00BD1E45">
      <w:r w:rsidRPr="00906B09">
        <w:t>Date conversion/computation functions</w:t>
      </w:r>
    </w:p>
    <w:p w14:paraId="6C263921" w14:textId="77777777" w:rsidR="00BD1E45" w:rsidRPr="00906B09" w:rsidRDefault="00BD1E45" w:rsidP="00BD1E45">
      <w:r w:rsidRPr="00906B09">
        <w:t>==================</w:t>
      </w:r>
    </w:p>
    <w:p w14:paraId="116A9C54" w14:textId="77777777" w:rsidR="00BD1E45" w:rsidRPr="00906B09" w:rsidRDefault="00BD1E45" w:rsidP="00BD1E45">
      <w:r w:rsidRPr="00906B09">
        <w:t>brathl_DayOfYear</w:t>
      </w:r>
    </w:p>
    <w:p w14:paraId="41FC0760" w14:textId="77777777" w:rsidR="00BD1E45" w:rsidRPr="00906B09" w:rsidRDefault="00BD1E45" w:rsidP="00BD1E45"/>
    <w:p w14:paraId="7CB3C4F0" w14:textId="77777777" w:rsidR="00BD1E45" w:rsidRPr="00906B09" w:rsidRDefault="00BD1E45" w:rsidP="00BD1E45">
      <w:r w:rsidRPr="00906B09">
        <w:t>brathl_DiffDSM</w:t>
      </w:r>
    </w:p>
    <w:p w14:paraId="17972DF1" w14:textId="77777777" w:rsidR="00BD1E45" w:rsidRPr="00906B09" w:rsidRDefault="00BD1E45" w:rsidP="00BD1E45">
      <w:r w:rsidRPr="00906B09">
        <w:t>brathl_DiffJULIAN</w:t>
      </w:r>
    </w:p>
    <w:p w14:paraId="1DCA28AE" w14:textId="77777777" w:rsidR="00BD1E45" w:rsidRPr="00906B09" w:rsidRDefault="00BD1E45" w:rsidP="00BD1E45">
      <w:r w:rsidRPr="00906B09">
        <w:t>brathl_DiffYMDHMSM</w:t>
      </w:r>
    </w:p>
    <w:p w14:paraId="6F87628A" w14:textId="77777777" w:rsidR="00BD1E45" w:rsidRPr="00906B09" w:rsidRDefault="00BD1E45" w:rsidP="00BD1E45"/>
    <w:p w14:paraId="37DC4557" w14:textId="77777777" w:rsidR="00BD1E45" w:rsidRPr="00906B09" w:rsidRDefault="00BD1E45" w:rsidP="00BD1E45">
      <w:r w:rsidRPr="00906B09">
        <w:t>brathl_DSM2Julian</w:t>
      </w:r>
    </w:p>
    <w:p w14:paraId="185CE22A" w14:textId="77777777" w:rsidR="00BD1E45" w:rsidRPr="00906B09" w:rsidRDefault="00BD1E45" w:rsidP="00BD1E45">
      <w:r w:rsidRPr="00906B09">
        <w:t>brathl_DSM2Seconds</w:t>
      </w:r>
    </w:p>
    <w:p w14:paraId="3E5D2AA4" w14:textId="77777777" w:rsidR="00BD1E45" w:rsidRPr="00906B09" w:rsidRDefault="00BD1E45" w:rsidP="00BD1E45">
      <w:r w:rsidRPr="00906B09">
        <w:t>brathl_DSM2YMDHMSM</w:t>
      </w:r>
    </w:p>
    <w:p w14:paraId="1739B710" w14:textId="77777777" w:rsidR="00BD1E45" w:rsidRPr="00906B09" w:rsidRDefault="00BD1E45" w:rsidP="00BD1E45"/>
    <w:p w14:paraId="1C30A05B" w14:textId="77777777" w:rsidR="00BD1E45" w:rsidRPr="00906B09" w:rsidRDefault="00BD1E45" w:rsidP="00BD1E45">
      <w:r w:rsidRPr="00906B09">
        <w:t>brathl_JULIAN2DSM</w:t>
      </w:r>
    </w:p>
    <w:p w14:paraId="108477BD" w14:textId="77777777" w:rsidR="00BD1E45" w:rsidRPr="00906B09" w:rsidRDefault="00BD1E45" w:rsidP="00BD1E45">
      <w:r w:rsidRPr="00906B09">
        <w:t>brathl_JULIAN2Seconds</w:t>
      </w:r>
    </w:p>
    <w:p w14:paraId="44F2355F" w14:textId="77777777" w:rsidR="00BD1E45" w:rsidRPr="00906B09" w:rsidRDefault="00BD1E45" w:rsidP="00BD1E45">
      <w:r w:rsidRPr="00906B09">
        <w:t>brathl_JULIAN2YMDHMSM</w:t>
      </w:r>
    </w:p>
    <w:p w14:paraId="1AF661B2" w14:textId="77777777" w:rsidR="00BD1E45" w:rsidRPr="00906B09" w:rsidRDefault="00BD1E45" w:rsidP="00BD1E45"/>
    <w:p w14:paraId="790E9784" w14:textId="77777777" w:rsidR="00BD1E45" w:rsidRPr="00906B09" w:rsidRDefault="00BD1E45" w:rsidP="00BD1E45">
      <w:r w:rsidRPr="00906B09">
        <w:t>brathl_SECONDS2DSM</w:t>
      </w:r>
    </w:p>
    <w:p w14:paraId="3FD7A973" w14:textId="77777777" w:rsidR="00BD1E45" w:rsidRPr="00906B09" w:rsidRDefault="00BD1E45" w:rsidP="00BD1E45">
      <w:r w:rsidRPr="00906B09">
        <w:t>brathl_SECONDS2Julian</w:t>
      </w:r>
    </w:p>
    <w:p w14:paraId="4F8C7C6A" w14:textId="77777777" w:rsidR="00BD1E45" w:rsidRPr="00906B09" w:rsidRDefault="00BD1E45" w:rsidP="00BD1E45">
      <w:r w:rsidRPr="00906B09">
        <w:t>brathl_SECONDS2YMDHMSM</w:t>
      </w:r>
    </w:p>
    <w:p w14:paraId="5B8DCDF7" w14:textId="77777777" w:rsidR="00BD1E45" w:rsidRPr="00906B09" w:rsidRDefault="00BD1E45" w:rsidP="00BD1E45"/>
    <w:p w14:paraId="6A23664D" w14:textId="77777777" w:rsidR="00BD1E45" w:rsidRPr="00906B09" w:rsidRDefault="00BD1E45" w:rsidP="00BD1E45">
      <w:r w:rsidRPr="00906B09">
        <w:t>brathl_NowYMDHMSM</w:t>
      </w:r>
    </w:p>
    <w:p w14:paraId="6B18958D" w14:textId="77777777" w:rsidR="00BD1E45" w:rsidRPr="00906B09" w:rsidRDefault="00BD1E45" w:rsidP="00BD1E45"/>
    <w:p w14:paraId="292E2C8C" w14:textId="77777777" w:rsidR="00BD1E45" w:rsidRPr="00906B09" w:rsidRDefault="00BD1E45" w:rsidP="00BD1E45">
      <w:r w:rsidRPr="00906B09">
        <w:t>brathl_YMDHMSM2DSM</w:t>
      </w:r>
    </w:p>
    <w:p w14:paraId="6B6FC71B" w14:textId="77777777" w:rsidR="00BD1E45" w:rsidRPr="00906B09" w:rsidRDefault="00BD1E45" w:rsidP="00BD1E45">
      <w:r w:rsidRPr="00906B09">
        <w:t>brathl_YMDHMSM2Julian</w:t>
      </w:r>
    </w:p>
    <w:p w14:paraId="3A364541" w14:textId="77777777" w:rsidR="00BD1E45" w:rsidRPr="00906B09" w:rsidRDefault="00BD1E45" w:rsidP="00BD1E45">
      <w:r w:rsidRPr="00906B09">
        <w:t>brathl_YMDHMSM2Seconds</w:t>
      </w:r>
    </w:p>
    <w:p w14:paraId="4F0B9E90" w14:textId="77777777" w:rsidR="00BD1E45" w:rsidRPr="00906B09" w:rsidRDefault="00BD1E45" w:rsidP="00BD1E45"/>
    <w:p w14:paraId="0BCECCE3" w14:textId="77777777" w:rsidR="00BD1E45" w:rsidRPr="00906B09" w:rsidRDefault="00BD1E45" w:rsidP="00BD1E45">
      <w:r w:rsidRPr="00906B09">
        <w:t>Date conversion/computation example:</w:t>
      </w:r>
    </w:p>
    <w:p w14:paraId="1796DA63" w14:textId="77777777" w:rsidR="00BD1E45" w:rsidRPr="00906B09" w:rsidRDefault="00BD1E45" w:rsidP="00BD1E45"/>
    <w:p w14:paraId="1144CB1B" w14:textId="77777777" w:rsidR="00BD1E45" w:rsidRPr="00906B09" w:rsidRDefault="00BD1E45" w:rsidP="00BD1E45">
      <w:r w:rsidRPr="00906B09">
        <w:t>#include &lt;brathl.h&gt;</w:t>
      </w:r>
    </w:p>
    <w:p w14:paraId="173074B2" w14:textId="77777777" w:rsidR="00BD1E45" w:rsidRPr="00906B09" w:rsidRDefault="00BD1E45" w:rsidP="00BD1E45">
      <w:r w:rsidRPr="00906B09">
        <w:t>#include &lt;brathl_error.h&gt;</w:t>
      </w:r>
    </w:p>
    <w:p w14:paraId="38F998BF" w14:textId="77777777" w:rsidR="00BD1E45" w:rsidRPr="00906B09" w:rsidRDefault="00BD1E45" w:rsidP="00BD1E45"/>
    <w:p w14:paraId="5A65A72F" w14:textId="77777777" w:rsidR="00BD1E45" w:rsidRPr="00906B09" w:rsidRDefault="00BD1E45" w:rsidP="00BD1E45">
      <w:r w:rsidRPr="00906B09">
        <w:lastRenderedPageBreak/>
        <w:t>void PrintfDateDSM(brathl_DateDSM *d);</w:t>
      </w:r>
    </w:p>
    <w:p w14:paraId="08CBA113" w14:textId="77777777" w:rsidR="00BD1E45" w:rsidRPr="00906B09" w:rsidRDefault="00BD1E45" w:rsidP="00BD1E45">
      <w:r w:rsidRPr="00906B09">
        <w:t>void PrintfDateSecond(brathl_DateSecond *d);</w:t>
      </w:r>
    </w:p>
    <w:p w14:paraId="06EF1811" w14:textId="77777777" w:rsidR="00BD1E45" w:rsidRPr="00906B09" w:rsidRDefault="00BD1E45" w:rsidP="00BD1E45">
      <w:r w:rsidRPr="00906B09">
        <w:t>void PrintfDateJulian(brathl_DateJulian *d);</w:t>
      </w:r>
    </w:p>
    <w:p w14:paraId="1D7B0691" w14:textId="77777777" w:rsidR="00BD1E45" w:rsidRPr="00906B09" w:rsidRDefault="00BD1E45" w:rsidP="00BD1E45">
      <w:r w:rsidRPr="00906B09">
        <w:t>void PrintfDateYMDHMSM(brathl_DateYMDHMSM *d);</w:t>
      </w:r>
    </w:p>
    <w:p w14:paraId="13B7999B" w14:textId="77777777" w:rsidR="00BD1E45" w:rsidRPr="00906B09" w:rsidRDefault="00BD1E45" w:rsidP="00BD1E45"/>
    <w:p w14:paraId="058C9A3E" w14:textId="77777777" w:rsidR="00BD1E45" w:rsidRPr="00906B09" w:rsidRDefault="00BD1E45" w:rsidP="00BD1E45">
      <w:r w:rsidRPr="00906B09">
        <w:t>int main (int argc, char *argv[])</w:t>
      </w:r>
    </w:p>
    <w:p w14:paraId="7E05E235" w14:textId="77777777" w:rsidR="00BD1E45" w:rsidRPr="00906B09" w:rsidRDefault="00BD1E45" w:rsidP="00BD1E45">
      <w:r w:rsidRPr="00906B09">
        <w:t>{</w:t>
      </w:r>
    </w:p>
    <w:p w14:paraId="42C41978" w14:textId="77777777" w:rsidR="00BD1E45" w:rsidRPr="00906B09" w:rsidRDefault="00BD1E45" w:rsidP="00BD1E45">
      <w:r w:rsidRPr="00906B09">
        <w:t xml:space="preserve">  double diff = 0;</w:t>
      </w:r>
    </w:p>
    <w:p w14:paraId="7811E123" w14:textId="77777777" w:rsidR="00BD1E45" w:rsidRPr="00906B09" w:rsidRDefault="00BD1E45" w:rsidP="00BD1E45">
      <w:r w:rsidRPr="00906B09">
        <w:t xml:space="preserve">  brathl_DateSecond dateSeconds;</w:t>
      </w:r>
    </w:p>
    <w:p w14:paraId="60F70608" w14:textId="77777777" w:rsidR="00BD1E45" w:rsidRPr="00906B09" w:rsidRDefault="00BD1E45" w:rsidP="00BD1E45">
      <w:r w:rsidRPr="00906B09">
        <w:t xml:space="preserve">  brathl_DateDSM dateDSM;</w:t>
      </w:r>
    </w:p>
    <w:p w14:paraId="7FAF46BB" w14:textId="77777777" w:rsidR="00BD1E45" w:rsidRPr="00906B09" w:rsidRDefault="00BD1E45" w:rsidP="00BD1E45">
      <w:r w:rsidRPr="00906B09">
        <w:t xml:space="preserve">  brathl_DateDSM dateDSM2;</w:t>
      </w:r>
    </w:p>
    <w:p w14:paraId="02396E5F" w14:textId="77777777" w:rsidR="00BD1E45" w:rsidRPr="00906B09" w:rsidRDefault="00BD1E45" w:rsidP="00BD1E45">
      <w:r w:rsidRPr="00906B09">
        <w:t xml:space="preserve">  brathl_DateJulian dateJulian;</w:t>
      </w:r>
    </w:p>
    <w:p w14:paraId="704BDE7E" w14:textId="77777777" w:rsidR="00BD1E45" w:rsidRPr="00906B09" w:rsidRDefault="00BD1E45" w:rsidP="00BD1E45">
      <w:r w:rsidRPr="00906B09">
        <w:t xml:space="preserve">  brathl_DateJulian dateJulian2;</w:t>
      </w:r>
    </w:p>
    <w:p w14:paraId="29A37985" w14:textId="77777777" w:rsidR="00BD1E45" w:rsidRPr="00906B09" w:rsidRDefault="00BD1E45" w:rsidP="00BD1E45">
      <w:r w:rsidRPr="00906B09">
        <w:t xml:space="preserve">  brathl_DateYMDHMSM dateYMDHMSM;</w:t>
      </w:r>
    </w:p>
    <w:p w14:paraId="7F79A387" w14:textId="77777777" w:rsidR="00BD1E45" w:rsidRPr="00906B09" w:rsidRDefault="00BD1E45" w:rsidP="00BD1E45">
      <w:r w:rsidRPr="00906B09">
        <w:t xml:space="preserve">  brathl_DateYMDHMSM dateYMDHMSM2;</w:t>
      </w:r>
    </w:p>
    <w:p w14:paraId="7883656E" w14:textId="77777777" w:rsidR="00BD1E45" w:rsidRPr="00906B09" w:rsidRDefault="00BD1E45" w:rsidP="00BD1E45">
      <w:r w:rsidRPr="00906B09">
        <w:t xml:space="preserve">  brathl_refDate refDate = REF19500101;</w:t>
      </w:r>
    </w:p>
    <w:p w14:paraId="63D722AC" w14:textId="77777777" w:rsidR="00BD1E45" w:rsidRPr="00906B09" w:rsidRDefault="00BD1E45" w:rsidP="00BD1E45">
      <w:r w:rsidRPr="00906B09">
        <w:t xml:space="preserve">  brathl_refDate refDateDest = REF19500101;</w:t>
      </w:r>
    </w:p>
    <w:p w14:paraId="4F5A081C" w14:textId="77777777" w:rsidR="00BD1E45" w:rsidRPr="00906B09" w:rsidRDefault="00BD1E45" w:rsidP="00BD1E45">
      <w:r w:rsidRPr="00906B09">
        <w:t xml:space="preserve">  char Buff[1024];</w:t>
      </w:r>
    </w:p>
    <w:p w14:paraId="4BF5FC07" w14:textId="77777777" w:rsidR="00BD1E45" w:rsidRPr="00906B09" w:rsidRDefault="00BD1E45" w:rsidP="00BD1E45">
      <w:r w:rsidRPr="00906B09">
        <w:t xml:space="preserve">  memset(brathl_refDateUser1, '\0', BRATHL_REF_DATE_USER_LEN - 1);</w:t>
      </w:r>
    </w:p>
    <w:p w14:paraId="36D27AED" w14:textId="77777777" w:rsidR="00BD1E45" w:rsidRPr="00906B09" w:rsidRDefault="00BD1E45" w:rsidP="00BD1E45">
      <w:r w:rsidRPr="00906B09">
        <w:t>memset(&amp;dateSeconds, '\0', sizeof(dateSeconds));</w:t>
      </w:r>
    </w:p>
    <w:p w14:paraId="43C29C88" w14:textId="77777777" w:rsidR="00BD1E45" w:rsidRPr="00906B09" w:rsidRDefault="00BD1E45" w:rsidP="00BD1E45">
      <w:r w:rsidRPr="00906B09">
        <w:t xml:space="preserve">  memset(&amp;dateDSM, '\0', sizeof(dateDSM));</w:t>
      </w:r>
    </w:p>
    <w:p w14:paraId="1BFBDD5B" w14:textId="77777777" w:rsidR="00BD1E45" w:rsidRPr="00906B09" w:rsidRDefault="00BD1E45" w:rsidP="00BD1E45">
      <w:r w:rsidRPr="00906B09">
        <w:t xml:space="preserve">  memset(&amp;dateDSM2, '\0', sizeof(dateDSM2));</w:t>
      </w:r>
    </w:p>
    <w:p w14:paraId="2867BEA2" w14:textId="77777777" w:rsidR="00BD1E45" w:rsidRPr="00906B09" w:rsidRDefault="00BD1E45" w:rsidP="00BD1E45">
      <w:r w:rsidRPr="00906B09">
        <w:t xml:space="preserve">  memset(&amp;dateJulian, '\0', sizeof(dateJulian));</w:t>
      </w:r>
    </w:p>
    <w:p w14:paraId="2F0906C6" w14:textId="77777777" w:rsidR="00BD1E45" w:rsidRPr="00906B09" w:rsidRDefault="00BD1E45" w:rsidP="00BD1E45">
      <w:r w:rsidRPr="00906B09">
        <w:t xml:space="preserve">  memset(&amp;dateJulian2, '\0', sizeof(dateJulian2));</w:t>
      </w:r>
    </w:p>
    <w:p w14:paraId="08559D12" w14:textId="77777777" w:rsidR="00BD1E45" w:rsidRPr="00906B09" w:rsidRDefault="00BD1E45" w:rsidP="00BD1E45">
      <w:r w:rsidRPr="00906B09">
        <w:t xml:space="preserve">  memset(&amp;dateYMDHMSM, '\0', sizeof(dateYMDHMSM));</w:t>
      </w:r>
    </w:p>
    <w:p w14:paraId="5777656C" w14:textId="77777777" w:rsidR="00BD1E45" w:rsidRPr="00906B09" w:rsidRDefault="00BD1E45" w:rsidP="00BD1E45">
      <w:r w:rsidRPr="00906B09">
        <w:t xml:space="preserve">  memset(&amp;dateYMDHMSM2, '\0', sizeof(dateYMDHMSM2));</w:t>
      </w:r>
    </w:p>
    <w:p w14:paraId="1A7ACEAE" w14:textId="77777777" w:rsidR="00BD1E45" w:rsidRPr="00906B09" w:rsidRDefault="00BD1E45" w:rsidP="00BD1E45">
      <w:r w:rsidRPr="00906B09">
        <w:t>puts ("saisir Référentiel Source : \n"</w:t>
      </w:r>
    </w:p>
    <w:p w14:paraId="7457B902" w14:textId="77777777" w:rsidR="00BD1E45" w:rsidRPr="00906B09" w:rsidRDefault="00BD1E45" w:rsidP="00BD1E45">
      <w:r w:rsidRPr="00906B09">
        <w:tab/>
      </w:r>
      <w:r w:rsidR="002601CE" w:rsidRPr="00906B09">
        <w:t>"1 --&gt; 1950\n"</w:t>
      </w:r>
    </w:p>
    <w:p w14:paraId="64616CB9" w14:textId="77777777" w:rsidR="00BD1E45" w:rsidRPr="00906B09" w:rsidRDefault="002601CE" w:rsidP="00BD1E45">
      <w:r w:rsidRPr="00906B09">
        <w:tab/>
        <w:t>"2 --&gt; 1958\n"</w:t>
      </w:r>
    </w:p>
    <w:p w14:paraId="0894DDBC" w14:textId="77777777" w:rsidR="00BD1E45" w:rsidRPr="00906B09" w:rsidRDefault="002601CE" w:rsidP="00BD1E45">
      <w:r w:rsidRPr="00906B09">
        <w:tab/>
        <w:t>"3 --&gt; 1990\n"</w:t>
      </w:r>
    </w:p>
    <w:p w14:paraId="520B37AF" w14:textId="77777777" w:rsidR="00BD1E45" w:rsidRPr="00906B09" w:rsidRDefault="002601CE" w:rsidP="00BD1E45">
      <w:r w:rsidRPr="00906B09">
        <w:tab/>
        <w:t>"4 --&gt; 2000\n"</w:t>
      </w:r>
    </w:p>
    <w:p w14:paraId="13640BDE" w14:textId="77777777" w:rsidR="00BD1E45" w:rsidRPr="00906B09" w:rsidRDefault="002601CE" w:rsidP="00BD1E45">
      <w:r w:rsidRPr="00906B09">
        <w:tab/>
        <w:t>"5 --&gt; user 1\n"</w:t>
      </w:r>
    </w:p>
    <w:p w14:paraId="00280E95" w14:textId="77777777" w:rsidR="00BD1E45" w:rsidRPr="00906B09" w:rsidRDefault="002601CE" w:rsidP="00BD1E45">
      <w:r w:rsidRPr="00906B09">
        <w:tab/>
        <w:t>"x Exit\n");</w:t>
      </w:r>
    </w:p>
    <w:p w14:paraId="1BC40FD2" w14:textId="77777777" w:rsidR="00BD1E45" w:rsidRPr="00906B09" w:rsidRDefault="00BD1E45" w:rsidP="00BD1E45"/>
    <w:p w14:paraId="4B9FACC7" w14:textId="77777777" w:rsidR="00BD1E45" w:rsidRPr="00906B09" w:rsidRDefault="002601CE" w:rsidP="00BD1E45">
      <w:r w:rsidRPr="00906B09">
        <w:t xml:space="preserve">  </w:t>
      </w:r>
      <w:r w:rsidR="00BD1E45" w:rsidRPr="00906B09">
        <w:t>c = getchar();</w:t>
      </w:r>
    </w:p>
    <w:p w14:paraId="47B42D14" w14:textId="77777777" w:rsidR="00BD1E45" w:rsidRPr="00906B09" w:rsidRDefault="00BD1E45" w:rsidP="00BD1E45">
      <w:r w:rsidRPr="00906B09">
        <w:t xml:space="preserve">  getchar();</w:t>
      </w:r>
    </w:p>
    <w:p w14:paraId="6632297C" w14:textId="77777777" w:rsidR="00BD1E45" w:rsidRPr="00906B09" w:rsidRDefault="00BD1E45" w:rsidP="00BD1E45">
      <w:r w:rsidRPr="00906B09">
        <w:t xml:space="preserve">    switch (c)</w:t>
      </w:r>
    </w:p>
    <w:p w14:paraId="2D6E765B" w14:textId="77777777" w:rsidR="00BD1E45" w:rsidRPr="00906B09" w:rsidRDefault="00BD1E45" w:rsidP="00BD1E45">
      <w:r w:rsidRPr="00906B09">
        <w:t xml:space="preserve">  {</w:t>
      </w:r>
    </w:p>
    <w:p w14:paraId="01BF41A7" w14:textId="77777777" w:rsidR="00BD1E45" w:rsidRPr="00906B09" w:rsidRDefault="00BD1E45" w:rsidP="00BD1E45">
      <w:r w:rsidRPr="00906B09">
        <w:t xml:space="preserve">    case 'X' :</w:t>
      </w:r>
    </w:p>
    <w:p w14:paraId="214646D0" w14:textId="77777777" w:rsidR="00BD1E45" w:rsidRPr="00906B09" w:rsidRDefault="00BD1E45" w:rsidP="00BD1E45">
      <w:r w:rsidRPr="00906B09">
        <w:t xml:space="preserve">    case 'x' :</w:t>
      </w:r>
    </w:p>
    <w:p w14:paraId="20175450" w14:textId="77777777" w:rsidR="00BD1E45" w:rsidRPr="00906B09" w:rsidRDefault="00BD1E45" w:rsidP="00BD1E45">
      <w:r w:rsidRPr="00906B09">
        <w:lastRenderedPageBreak/>
        <w:t xml:space="preserve">      return 0;</w:t>
      </w:r>
    </w:p>
    <w:p w14:paraId="3A0A34C4" w14:textId="77777777" w:rsidR="00BD1E45" w:rsidRPr="00906B09" w:rsidRDefault="00BD1E45" w:rsidP="00BD1E45">
      <w:r w:rsidRPr="00906B09">
        <w:t xml:space="preserve">    case '1' : refDate = REF19500101; break;</w:t>
      </w:r>
    </w:p>
    <w:p w14:paraId="3497036B" w14:textId="77777777" w:rsidR="00BD1E45" w:rsidRPr="00906B09" w:rsidRDefault="00BD1E45" w:rsidP="00BD1E45">
      <w:r w:rsidRPr="00906B09">
        <w:t xml:space="preserve">    case '2' : refDate = REF19580101; break;</w:t>
      </w:r>
    </w:p>
    <w:p w14:paraId="206AECE6" w14:textId="77777777" w:rsidR="00BD1E45" w:rsidRPr="00906B09" w:rsidRDefault="00BD1E45" w:rsidP="00BD1E45">
      <w:r w:rsidRPr="00906B09">
        <w:t xml:space="preserve">    case '3' : refDate = REF19900101; break;</w:t>
      </w:r>
    </w:p>
    <w:p w14:paraId="410F02E7" w14:textId="77777777" w:rsidR="00BD1E45" w:rsidRPr="00906B09" w:rsidRDefault="00BD1E45" w:rsidP="00BD1E45">
      <w:r w:rsidRPr="00906B09">
        <w:t xml:space="preserve">    case '4' : refDate = REF20000101; break;</w:t>
      </w:r>
    </w:p>
    <w:p w14:paraId="77EF3F77" w14:textId="77777777" w:rsidR="00BD1E45" w:rsidRPr="00906B09" w:rsidRDefault="00BD1E45" w:rsidP="00BD1E45">
      <w:r w:rsidRPr="00906B09">
        <w:t xml:space="preserve">    case '5' :</w:t>
      </w:r>
    </w:p>
    <w:p w14:paraId="3062B97C" w14:textId="77777777" w:rsidR="00BD1E45" w:rsidRPr="00906B09" w:rsidRDefault="00BD1E45" w:rsidP="00BD1E45">
      <w:r w:rsidRPr="00906B09">
        <w:t xml:space="preserve">      refDate = REFUSER1;</w:t>
      </w:r>
    </w:p>
    <w:p w14:paraId="56728A42" w14:textId="77777777" w:rsidR="00BD1E45" w:rsidRPr="00906B09" w:rsidRDefault="00BD1E45" w:rsidP="00BD1E45">
      <w:r w:rsidRPr="00906B09">
        <w:t xml:space="preserve">      puts ("saisir la date du réfétentiel au format YYYY MM DD hh:mn:s:ms ");</w:t>
      </w:r>
    </w:p>
    <w:p w14:paraId="032EF95F" w14:textId="77777777" w:rsidR="00BD1E45" w:rsidRPr="00906B09" w:rsidRDefault="00BD1E45" w:rsidP="00BD1E45">
      <w:r w:rsidRPr="00906B09">
        <w:t xml:space="preserve">      gets (Buff);</w:t>
      </w:r>
    </w:p>
    <w:p w14:paraId="3C215A80" w14:textId="77777777" w:rsidR="00BD1E45" w:rsidRPr="00906B09" w:rsidRDefault="00BD1E45" w:rsidP="00BD1E45">
      <w:r w:rsidRPr="00906B09">
        <w:t xml:space="preserve">      strncpy (brathl_refDateUser1, Buff, BRATHL_REF_DATE_USER_LEN - 1);</w:t>
      </w:r>
    </w:p>
    <w:p w14:paraId="6699A1B0" w14:textId="77777777" w:rsidR="00BD1E45" w:rsidRPr="00906B09" w:rsidRDefault="00BD1E45" w:rsidP="00BD1E45">
      <w:r w:rsidRPr="00906B09">
        <w:t xml:space="preserve">      break;</w:t>
      </w:r>
    </w:p>
    <w:p w14:paraId="2EDCCED4" w14:textId="77777777" w:rsidR="00BD1E45" w:rsidRPr="00906B09" w:rsidRDefault="00BD1E45" w:rsidP="00BD1E45">
      <w:r w:rsidRPr="00906B09">
        <w:t xml:space="preserve">    default : refDate = REF19500101;</w:t>
      </w:r>
    </w:p>
    <w:p w14:paraId="67F77873" w14:textId="77777777" w:rsidR="00BD1E45" w:rsidRPr="00906B09" w:rsidRDefault="00BD1E45" w:rsidP="00BD1E45">
      <w:r w:rsidRPr="00906B09">
        <w:t xml:space="preserve">  }</w:t>
      </w:r>
    </w:p>
    <w:p w14:paraId="1BD4C106" w14:textId="77777777" w:rsidR="00BD1E45" w:rsidRPr="00906B09" w:rsidRDefault="00BD1E45" w:rsidP="00BD1E45">
      <w:r w:rsidRPr="00906B09">
        <w:t xml:space="preserve">  puts ("saisir Référentiel Destination : \n"</w:t>
      </w:r>
    </w:p>
    <w:p w14:paraId="4BFDD693" w14:textId="77777777" w:rsidR="00BD1E45" w:rsidRPr="00906B09" w:rsidRDefault="00BD1E45" w:rsidP="00BD1E45">
      <w:r w:rsidRPr="00906B09">
        <w:tab/>
      </w:r>
      <w:r w:rsidR="002601CE" w:rsidRPr="00906B09">
        <w:t>"1 --&gt; 1950\n"</w:t>
      </w:r>
    </w:p>
    <w:p w14:paraId="641DA59C" w14:textId="77777777" w:rsidR="00BD1E45" w:rsidRPr="00906B09" w:rsidRDefault="002601CE" w:rsidP="00BD1E45">
      <w:r w:rsidRPr="00906B09">
        <w:tab/>
        <w:t>"2 --&gt; 1958\n"</w:t>
      </w:r>
    </w:p>
    <w:p w14:paraId="60673433" w14:textId="77777777" w:rsidR="00BD1E45" w:rsidRPr="00906B09" w:rsidRDefault="002601CE" w:rsidP="00BD1E45">
      <w:r w:rsidRPr="00906B09">
        <w:tab/>
        <w:t>"3 --&gt; 1990\n"</w:t>
      </w:r>
    </w:p>
    <w:p w14:paraId="724A8342" w14:textId="77777777" w:rsidR="00BD1E45" w:rsidRPr="00906B09" w:rsidRDefault="002601CE" w:rsidP="00BD1E45">
      <w:r w:rsidRPr="00906B09">
        <w:tab/>
        <w:t>"4 --&gt; 2000\n"</w:t>
      </w:r>
    </w:p>
    <w:p w14:paraId="2F9A690C" w14:textId="77777777" w:rsidR="00BD1E45" w:rsidRPr="00906B09" w:rsidRDefault="002601CE" w:rsidP="00BD1E45">
      <w:r w:rsidRPr="00906B09">
        <w:tab/>
        <w:t>"5 --&gt; user 1\n"</w:t>
      </w:r>
    </w:p>
    <w:p w14:paraId="51BCC4C1" w14:textId="77777777" w:rsidR="00BD1E45" w:rsidRPr="00906B09" w:rsidRDefault="002601CE" w:rsidP="00BD1E45">
      <w:r w:rsidRPr="00906B09">
        <w:tab/>
        <w:t>"x Exit\n");</w:t>
      </w:r>
    </w:p>
    <w:p w14:paraId="51D50052" w14:textId="77777777" w:rsidR="00BD1E45" w:rsidRPr="00906B09" w:rsidRDefault="00BD1E45" w:rsidP="00BD1E45"/>
    <w:p w14:paraId="737A2C51" w14:textId="77777777" w:rsidR="00BD1E45" w:rsidRPr="00906B09" w:rsidRDefault="002601CE" w:rsidP="00BD1E45">
      <w:r w:rsidRPr="00906B09">
        <w:t xml:space="preserve">  </w:t>
      </w:r>
      <w:r w:rsidR="00BD1E45" w:rsidRPr="00906B09">
        <w:t>c = getchar();</w:t>
      </w:r>
    </w:p>
    <w:p w14:paraId="31031A29" w14:textId="77777777" w:rsidR="00BD1E45" w:rsidRPr="00906B09" w:rsidRDefault="00BD1E45" w:rsidP="00BD1E45">
      <w:r w:rsidRPr="00906B09">
        <w:t xml:space="preserve">  getchar();</w:t>
      </w:r>
    </w:p>
    <w:p w14:paraId="5F0F5EC0" w14:textId="77777777" w:rsidR="00BD1E45" w:rsidRPr="00906B09" w:rsidRDefault="00BD1E45" w:rsidP="00BD1E45">
      <w:r w:rsidRPr="00906B09">
        <w:t xml:space="preserve">  switch (c)</w:t>
      </w:r>
    </w:p>
    <w:p w14:paraId="6BB2CD01" w14:textId="77777777" w:rsidR="00BD1E45" w:rsidRPr="00906B09" w:rsidRDefault="00BD1E45" w:rsidP="00BD1E45">
      <w:r w:rsidRPr="00906B09">
        <w:t xml:space="preserve">  {</w:t>
      </w:r>
    </w:p>
    <w:p w14:paraId="456F96B9" w14:textId="77777777" w:rsidR="00BD1E45" w:rsidRPr="00906B09" w:rsidRDefault="00BD1E45" w:rsidP="00BD1E45">
      <w:r w:rsidRPr="00906B09">
        <w:t xml:space="preserve">    case 'X' :</w:t>
      </w:r>
    </w:p>
    <w:p w14:paraId="64F61EAE" w14:textId="77777777" w:rsidR="00BD1E45" w:rsidRPr="00906B09" w:rsidRDefault="00BD1E45" w:rsidP="00BD1E45">
      <w:r w:rsidRPr="00906B09">
        <w:t xml:space="preserve">    case 'x' :</w:t>
      </w:r>
    </w:p>
    <w:p w14:paraId="5103F37E" w14:textId="77777777" w:rsidR="00BD1E45" w:rsidRPr="00906B09" w:rsidRDefault="00BD1E45" w:rsidP="00BD1E45">
      <w:r w:rsidRPr="00906B09">
        <w:t xml:space="preserve">      return 0;</w:t>
      </w:r>
    </w:p>
    <w:p w14:paraId="1FA11366" w14:textId="77777777" w:rsidR="00BD1E45" w:rsidRPr="00906B09" w:rsidRDefault="00BD1E45" w:rsidP="00BD1E45">
      <w:r w:rsidRPr="00906B09">
        <w:t xml:space="preserve">    case '1' : refDateDest = REF19500101; break;</w:t>
      </w:r>
    </w:p>
    <w:p w14:paraId="0171F5BE" w14:textId="77777777" w:rsidR="00BD1E45" w:rsidRPr="00906B09" w:rsidRDefault="00BD1E45" w:rsidP="00BD1E45">
      <w:r w:rsidRPr="00906B09">
        <w:t xml:space="preserve">    case '2' : refDateDest = REF19580101; break;</w:t>
      </w:r>
    </w:p>
    <w:p w14:paraId="0BED2AA8" w14:textId="77777777" w:rsidR="00BD1E45" w:rsidRPr="00906B09" w:rsidRDefault="00BD1E45" w:rsidP="00BD1E45">
      <w:r w:rsidRPr="00906B09">
        <w:t xml:space="preserve">    case '3' : refDateDest = REF19900101; break;</w:t>
      </w:r>
    </w:p>
    <w:p w14:paraId="248A1E17" w14:textId="77777777" w:rsidR="00BD1E45" w:rsidRPr="00906B09" w:rsidRDefault="00BD1E45" w:rsidP="00BD1E45">
      <w:r w:rsidRPr="00906B09">
        <w:t xml:space="preserve">    case '4' : refDateDest = REF20000101; break;</w:t>
      </w:r>
    </w:p>
    <w:p w14:paraId="61B11A07" w14:textId="77777777" w:rsidR="00BD1E45" w:rsidRPr="00906B09" w:rsidRDefault="00BD1E45" w:rsidP="00BD1E45">
      <w:r w:rsidRPr="00906B09">
        <w:t xml:space="preserve">    case '5' :</w:t>
      </w:r>
    </w:p>
    <w:p w14:paraId="6240738B" w14:textId="77777777" w:rsidR="00BD1E45" w:rsidRPr="00906B09" w:rsidRDefault="00BD1E45" w:rsidP="00BD1E45">
      <w:r w:rsidRPr="00906B09">
        <w:t xml:space="preserve">      refDateDest = REFUSER1;</w:t>
      </w:r>
    </w:p>
    <w:p w14:paraId="5D9D7A5B" w14:textId="77777777" w:rsidR="00BD1E45" w:rsidRPr="00906B09" w:rsidRDefault="00BD1E45" w:rsidP="00BD1E45">
      <w:r w:rsidRPr="00906B09">
        <w:t xml:space="preserve">      puts ("saisir la date du réfétentiel au format YYYY MM DD hh:mn:s:ms ");</w:t>
      </w:r>
    </w:p>
    <w:p w14:paraId="7D6BCD3F" w14:textId="77777777" w:rsidR="00BD1E45" w:rsidRPr="00906B09" w:rsidRDefault="00BD1E45" w:rsidP="00BD1E45">
      <w:r w:rsidRPr="00906B09">
        <w:t xml:space="preserve">      //fgets (brathl_refDateUser1, strlen(refDateUser), stdin);</w:t>
      </w:r>
    </w:p>
    <w:p w14:paraId="2BADE213" w14:textId="77777777" w:rsidR="00BD1E45" w:rsidRPr="00906B09" w:rsidRDefault="00BD1E45" w:rsidP="00BD1E45">
      <w:r w:rsidRPr="00906B09">
        <w:t xml:space="preserve">      gets (Buff);</w:t>
      </w:r>
    </w:p>
    <w:p w14:paraId="48C6B3DD" w14:textId="77777777" w:rsidR="00BD1E45" w:rsidRPr="00906B09" w:rsidRDefault="00BD1E45" w:rsidP="00BD1E45">
      <w:r w:rsidRPr="00906B09">
        <w:t xml:space="preserve">      strncpy (brathl_refDateUser1, Buff, BRATHL_REF_DATE_USER_LEN - 1);</w:t>
      </w:r>
    </w:p>
    <w:p w14:paraId="09EF11A3" w14:textId="77777777" w:rsidR="00BD1E45" w:rsidRPr="00906B09" w:rsidRDefault="00BD1E45" w:rsidP="00BD1E45"/>
    <w:p w14:paraId="3384405B" w14:textId="77777777" w:rsidR="00BD1E45" w:rsidRPr="00906B09" w:rsidRDefault="00BD1E45" w:rsidP="00BD1E45"/>
    <w:p w14:paraId="73A5A7FD" w14:textId="77777777" w:rsidR="00BD1E45" w:rsidRPr="00906B09" w:rsidRDefault="00BD1E45" w:rsidP="00BD1E45">
      <w:r w:rsidRPr="00906B09">
        <w:lastRenderedPageBreak/>
        <w:t xml:space="preserve">      break;</w:t>
      </w:r>
    </w:p>
    <w:p w14:paraId="352A994F" w14:textId="77777777" w:rsidR="00BD1E45" w:rsidRPr="00906B09" w:rsidRDefault="00BD1E45" w:rsidP="00BD1E45">
      <w:r w:rsidRPr="00906B09">
        <w:t xml:space="preserve">    default : refDateDest = REF19500101;</w:t>
      </w:r>
    </w:p>
    <w:p w14:paraId="3E48440A" w14:textId="77777777" w:rsidR="00BD1E45" w:rsidRPr="00906B09" w:rsidRDefault="00BD1E45" w:rsidP="00BD1E45">
      <w:r w:rsidRPr="00906B09">
        <w:t xml:space="preserve">  }</w:t>
      </w:r>
    </w:p>
    <w:p w14:paraId="75671363" w14:textId="77777777" w:rsidR="00BD1E45" w:rsidRPr="00906B09" w:rsidRDefault="00BD1E45" w:rsidP="00BD1E45"/>
    <w:p w14:paraId="0E5FC26A" w14:textId="77777777" w:rsidR="00BD1E45" w:rsidRPr="00906B09" w:rsidRDefault="00BD1E45" w:rsidP="00BD1E45">
      <w:r w:rsidRPr="00906B09">
        <w:t xml:space="preserve">  printf("ref. dest %d %s\n", refDateDest, brathl_refDateUser1 );</w:t>
      </w:r>
    </w:p>
    <w:p w14:paraId="0AB22352" w14:textId="77777777" w:rsidR="00BD1E45" w:rsidRPr="00906B09" w:rsidRDefault="00BD1E45" w:rsidP="00BD1E45"/>
    <w:p w14:paraId="6F01A6DA" w14:textId="77777777" w:rsidR="00BD1E45" w:rsidRPr="00906B09" w:rsidRDefault="00BD1E45" w:rsidP="00BD1E45">
      <w:r w:rsidRPr="00906B09">
        <w:t xml:space="preserve">  do</w:t>
      </w:r>
    </w:p>
    <w:p w14:paraId="2D6ADD87" w14:textId="77777777" w:rsidR="00BD1E45" w:rsidRPr="00906B09" w:rsidRDefault="00BD1E45" w:rsidP="00BD1E45">
      <w:r w:rsidRPr="00906B09">
        <w:t xml:space="preserve">  {</w:t>
      </w:r>
    </w:p>
    <w:p w14:paraId="77C13FE8" w14:textId="77777777" w:rsidR="00BD1E45" w:rsidRPr="00906B09" w:rsidRDefault="00BD1E45" w:rsidP="00BD1E45">
      <w:r w:rsidRPr="00906B09">
        <w:t xml:space="preserve">    puts ("\nConversion  : \n"</w:t>
      </w:r>
    </w:p>
    <w:p w14:paraId="4BBDAC81" w14:textId="77777777" w:rsidR="00BD1E45" w:rsidRPr="00906B09" w:rsidRDefault="00BD1E45" w:rsidP="00BD1E45">
      <w:r w:rsidRPr="00906B09">
        <w:t xml:space="preserve">      "1 - Seconds --&gt; DSM\n"</w:t>
      </w:r>
    </w:p>
    <w:p w14:paraId="468FA934" w14:textId="77777777" w:rsidR="00BD1E45" w:rsidRPr="00906B09" w:rsidRDefault="00BD1E45" w:rsidP="00BD1E45">
      <w:r w:rsidRPr="00906B09">
        <w:t xml:space="preserve">      "2 - DSM --&gt;Seconds\n"</w:t>
      </w:r>
    </w:p>
    <w:p w14:paraId="105B0FA7" w14:textId="77777777" w:rsidR="00BD1E45" w:rsidRPr="00906B09" w:rsidRDefault="00BD1E45" w:rsidP="00BD1E45">
      <w:r w:rsidRPr="00906B09">
        <w:t xml:space="preserve">      "3 - Julian --&gt; DSM\n"</w:t>
      </w:r>
    </w:p>
    <w:p w14:paraId="10743264" w14:textId="77777777" w:rsidR="00BD1E45" w:rsidRPr="00906B09" w:rsidRDefault="00BD1E45" w:rsidP="00BD1E45">
      <w:r w:rsidRPr="00906B09">
        <w:t xml:space="preserve">      "4 - DSM --&gt;Julian\n"</w:t>
      </w:r>
    </w:p>
    <w:p w14:paraId="54BDED0F" w14:textId="77777777" w:rsidR="00BD1E45" w:rsidRPr="00906B09" w:rsidRDefault="00BD1E45" w:rsidP="00BD1E45">
      <w:r w:rsidRPr="00906B09">
        <w:t xml:space="preserve">      "5 - YMDHMSM --&gt; DSM\n"</w:t>
      </w:r>
    </w:p>
    <w:p w14:paraId="153C4446" w14:textId="77777777" w:rsidR="00BD1E45" w:rsidRPr="00906B09" w:rsidRDefault="00BD1E45" w:rsidP="00BD1E45">
      <w:r w:rsidRPr="00906B09">
        <w:t xml:space="preserve">      "6 - DSM --&gt;YMDHMSM\n"</w:t>
      </w:r>
    </w:p>
    <w:p w14:paraId="4413F384" w14:textId="77777777" w:rsidR="00BD1E45" w:rsidRPr="00906B09" w:rsidRDefault="00BD1E45" w:rsidP="00BD1E45">
      <w:r w:rsidRPr="00906B09">
        <w:t xml:space="preserve">      "7 - Seconds --&gt; Julian\n"</w:t>
      </w:r>
    </w:p>
    <w:p w14:paraId="4C71F0BC" w14:textId="77777777" w:rsidR="00BD1E45" w:rsidRPr="00906B09" w:rsidRDefault="00BD1E45" w:rsidP="00BD1E45">
      <w:r w:rsidRPr="00906B09">
        <w:t xml:space="preserve">      "8 - Julian --&gt; Seconds\n"</w:t>
      </w:r>
    </w:p>
    <w:p w14:paraId="4A2D37B6" w14:textId="77777777" w:rsidR="00BD1E45" w:rsidRPr="00906B09" w:rsidRDefault="00BD1E45" w:rsidP="00BD1E45">
      <w:r w:rsidRPr="00906B09">
        <w:t xml:space="preserve">      "9 - Seconds --&gt; YMDHMSM\n"</w:t>
      </w:r>
    </w:p>
    <w:p w14:paraId="43BF0BAC" w14:textId="77777777" w:rsidR="00BD1E45" w:rsidRPr="00906B09" w:rsidRDefault="00BD1E45" w:rsidP="00BD1E45">
      <w:r w:rsidRPr="00906B09">
        <w:t xml:space="preserve">      "A - YMDHMSM --&gt; Seconds\n"</w:t>
      </w:r>
    </w:p>
    <w:p w14:paraId="132F9510" w14:textId="77777777" w:rsidR="00BD1E45" w:rsidRPr="00906B09" w:rsidRDefault="00BD1E45" w:rsidP="00BD1E45">
      <w:r w:rsidRPr="00906B09">
        <w:t xml:space="preserve">      "B - Julian --&gt; YMDHMSM\n"</w:t>
      </w:r>
    </w:p>
    <w:p w14:paraId="2376368B" w14:textId="77777777" w:rsidR="00BD1E45" w:rsidRPr="00906B09" w:rsidRDefault="00BD1E45" w:rsidP="00BD1E45">
      <w:r w:rsidRPr="00906B09">
        <w:t xml:space="preserve">      "C - YMDHMSM --&gt;Julian\n"</w:t>
      </w:r>
    </w:p>
    <w:p w14:paraId="09174106" w14:textId="77777777" w:rsidR="00BD1E45" w:rsidRPr="00906B09" w:rsidRDefault="00BD1E45" w:rsidP="00BD1E45">
      <w:r w:rsidRPr="00906B09">
        <w:t xml:space="preserve">      "D - diff Date1 - Date2  (YMDHMSM)\n"</w:t>
      </w:r>
    </w:p>
    <w:p w14:paraId="5C264471" w14:textId="77777777" w:rsidR="00BD1E45" w:rsidRPr="00906B09" w:rsidRDefault="00BD1E45" w:rsidP="00BD1E45">
      <w:r w:rsidRPr="00906B09">
        <w:t xml:space="preserve">      "E - diff Date1 (ref. src)  - Date2 (ref. dest) (DSM)\n"</w:t>
      </w:r>
    </w:p>
    <w:p w14:paraId="431C84E8" w14:textId="77777777" w:rsidR="00BD1E45" w:rsidRPr="00906B09" w:rsidRDefault="00BD1E45" w:rsidP="00BD1E45">
      <w:r w:rsidRPr="00906B09">
        <w:t xml:space="preserve">      "F - diff Date1 (ref. src)  - Date2 (ref. dest) (Julian)\n"</w:t>
      </w:r>
    </w:p>
    <w:p w14:paraId="38239AAA" w14:textId="77777777" w:rsidR="00BD1E45" w:rsidRPr="00906B09" w:rsidRDefault="00BD1E45" w:rsidP="00BD1E45">
      <w:r w:rsidRPr="00906B09">
        <w:t xml:space="preserve">      </w:t>
      </w:r>
      <w:r w:rsidR="002601CE" w:rsidRPr="00906B09">
        <w:t>"N - Now --&gt; YMDHMSM\n"</w:t>
      </w:r>
    </w:p>
    <w:p w14:paraId="48F13231" w14:textId="77777777" w:rsidR="00BD1E45" w:rsidRPr="00906B09" w:rsidRDefault="002601CE" w:rsidP="00BD1E45">
      <w:r w:rsidRPr="00906B09">
        <w:t xml:space="preserve">      "Q - YMDHMSM --&gt; Quantieme\n"</w:t>
      </w:r>
    </w:p>
    <w:p w14:paraId="681F51BF" w14:textId="77777777" w:rsidR="00BD1E45" w:rsidRPr="00906B09" w:rsidRDefault="002601CE" w:rsidP="00BD1E45">
      <w:r w:rsidRPr="00906B09">
        <w:t xml:space="preserve">      "x Exit\n");</w:t>
      </w:r>
    </w:p>
    <w:p w14:paraId="14900553" w14:textId="77777777" w:rsidR="00BD1E45" w:rsidRPr="00906B09" w:rsidRDefault="00BD1E45" w:rsidP="00BD1E45"/>
    <w:p w14:paraId="7428FB12" w14:textId="77777777" w:rsidR="00BD1E45" w:rsidRPr="00906B09" w:rsidRDefault="002601CE" w:rsidP="00BD1E45">
      <w:r w:rsidRPr="00906B09">
        <w:t xml:space="preserve">    c = getchar();</w:t>
      </w:r>
    </w:p>
    <w:p w14:paraId="6334CB09" w14:textId="77777777" w:rsidR="00BD1E45" w:rsidRPr="00906B09" w:rsidRDefault="002601CE" w:rsidP="00BD1E45">
      <w:r w:rsidRPr="00906B09">
        <w:t xml:space="preserve">    </w:t>
      </w:r>
      <w:r w:rsidR="00BD1E45" w:rsidRPr="00906B09">
        <w:t>getchar();</w:t>
      </w:r>
    </w:p>
    <w:p w14:paraId="7B5E0EE1" w14:textId="77777777" w:rsidR="00BD1E45" w:rsidRPr="00906B09" w:rsidRDefault="00BD1E45" w:rsidP="00BD1E45"/>
    <w:p w14:paraId="626DBC2E" w14:textId="77777777" w:rsidR="00BD1E45" w:rsidRPr="00906B09" w:rsidRDefault="00BD1E45" w:rsidP="00BD1E45">
      <w:r w:rsidRPr="00906B09">
        <w:t xml:space="preserve">    switch (c)</w:t>
      </w:r>
    </w:p>
    <w:p w14:paraId="26D92706" w14:textId="77777777" w:rsidR="00BD1E45" w:rsidRPr="00906B09" w:rsidRDefault="00BD1E45" w:rsidP="00BD1E45">
      <w:r w:rsidRPr="00906B09">
        <w:t xml:space="preserve">    {</w:t>
      </w:r>
    </w:p>
    <w:p w14:paraId="73BAE3BF" w14:textId="77777777" w:rsidR="00BD1E45" w:rsidRPr="00906B09" w:rsidRDefault="00BD1E45" w:rsidP="00BD1E45">
      <w:r w:rsidRPr="00906B09">
        <w:t xml:space="preserve">      case '1' :  // Seconds --&gt; DSM</w:t>
      </w:r>
    </w:p>
    <w:p w14:paraId="63C01D08" w14:textId="77777777" w:rsidR="00BD1E45" w:rsidRPr="00906B09" w:rsidRDefault="00BD1E45" w:rsidP="00BD1E45">
      <w:r w:rsidRPr="00906B09">
        <w:t xml:space="preserve">        memset(&amp;dateSeconds, '\0', sizeof(dateSeconds));</w:t>
      </w:r>
    </w:p>
    <w:p w14:paraId="5C26A57B" w14:textId="77777777" w:rsidR="00BD1E45" w:rsidRPr="00906B09" w:rsidRDefault="00BD1E45" w:rsidP="00BD1E45">
      <w:r w:rsidRPr="00906B09">
        <w:tab/>
        <w:t>memset(&amp;dateDSM, '\0', sizeof(dateDSM));</w:t>
      </w:r>
    </w:p>
    <w:p w14:paraId="51A736E6" w14:textId="77777777" w:rsidR="00BD1E45" w:rsidRPr="00906B09" w:rsidRDefault="00BD1E45" w:rsidP="00BD1E45"/>
    <w:p w14:paraId="16F1FFE1" w14:textId="77777777" w:rsidR="00BD1E45" w:rsidRPr="00906B09" w:rsidRDefault="00BD1E45" w:rsidP="00BD1E45">
      <w:r w:rsidRPr="00906B09">
        <w:tab/>
        <w:t>dateSeconds.refDate = refDate;</w:t>
      </w:r>
    </w:p>
    <w:p w14:paraId="5CF22AE9" w14:textId="77777777" w:rsidR="00BD1E45" w:rsidRPr="00906B09" w:rsidRDefault="00BD1E45" w:rsidP="00BD1E45">
      <w:r w:rsidRPr="00906B09">
        <w:tab/>
      </w:r>
    </w:p>
    <w:p w14:paraId="5165141F" w14:textId="77777777" w:rsidR="00BD1E45" w:rsidRPr="00906B09" w:rsidRDefault="00BD1E45" w:rsidP="00BD1E45">
      <w:r w:rsidRPr="00906B09">
        <w:tab/>
        <w:t>puts ("nbSeconds :");</w:t>
      </w:r>
    </w:p>
    <w:p w14:paraId="2DC1BD2F" w14:textId="77777777" w:rsidR="00BD1E45" w:rsidRPr="00906B09" w:rsidRDefault="00BD1E45" w:rsidP="00BD1E45">
      <w:r w:rsidRPr="00906B09">
        <w:lastRenderedPageBreak/>
        <w:t xml:space="preserve">        gets (Buff);</w:t>
      </w:r>
    </w:p>
    <w:p w14:paraId="7C837855" w14:textId="77777777" w:rsidR="00BD1E45" w:rsidRPr="00906B09" w:rsidRDefault="00BD1E45" w:rsidP="00BD1E45">
      <w:r w:rsidRPr="00906B09">
        <w:tab/>
        <w:t>sscanf(Buff, "%lf", &amp;dateSeconds.nbSeconds);</w:t>
      </w:r>
      <w:r w:rsidRPr="00906B09">
        <w:tab/>
      </w:r>
    </w:p>
    <w:p w14:paraId="5AAC40ED" w14:textId="77777777" w:rsidR="00BD1E45" w:rsidRPr="00906B09" w:rsidRDefault="00BD1E45" w:rsidP="00BD1E45"/>
    <w:p w14:paraId="1D439B3E" w14:textId="77777777" w:rsidR="00BD1E45" w:rsidRPr="00906B09" w:rsidRDefault="00BD1E45" w:rsidP="00BD1E45">
      <w:r w:rsidRPr="00906B09">
        <w:tab/>
        <w:t>result = brathl_Seconds2DSM(&amp;dateSeconds, refDateDest, &amp;dateDSM);</w:t>
      </w:r>
    </w:p>
    <w:p w14:paraId="45A75684" w14:textId="77777777" w:rsidR="00BD1E45" w:rsidRPr="00906B09" w:rsidRDefault="00BD1E45" w:rsidP="00BD1E45">
      <w:r w:rsidRPr="00906B09">
        <w:tab/>
        <w:t>printf("result %d %s\n", result, brathl_Errno2String(result));</w:t>
      </w:r>
    </w:p>
    <w:p w14:paraId="3FAEDA3F" w14:textId="77777777" w:rsidR="00BD1E45" w:rsidRPr="00906B09" w:rsidRDefault="00BD1E45" w:rsidP="00BD1E45">
      <w:r w:rsidRPr="00906B09">
        <w:t xml:space="preserve">        PrintfDateSecond(&amp;dateSeconds);</w:t>
      </w:r>
    </w:p>
    <w:p w14:paraId="31F789FD" w14:textId="77777777" w:rsidR="00BD1E45" w:rsidRPr="00906B09" w:rsidRDefault="00BD1E45" w:rsidP="00BD1E45">
      <w:r w:rsidRPr="00906B09">
        <w:tab/>
        <w:t>PrintfDateDSM(&amp;dateDSM);</w:t>
      </w:r>
      <w:r w:rsidRPr="00906B09">
        <w:tab/>
      </w:r>
    </w:p>
    <w:p w14:paraId="0075865B" w14:textId="77777777" w:rsidR="00BD1E45" w:rsidRPr="00906B09" w:rsidRDefault="00BD1E45" w:rsidP="00BD1E45">
      <w:r w:rsidRPr="00906B09">
        <w:tab/>
        <w:t>break;</w:t>
      </w:r>
    </w:p>
    <w:p w14:paraId="37B00390" w14:textId="77777777" w:rsidR="00BD1E45" w:rsidRPr="00906B09" w:rsidRDefault="00BD1E45" w:rsidP="00BD1E45">
      <w:r w:rsidRPr="00906B09">
        <w:t xml:space="preserve">      case '2' : // DSM --&gt;Seconds</w:t>
      </w:r>
    </w:p>
    <w:p w14:paraId="76856F1F" w14:textId="77777777" w:rsidR="00BD1E45" w:rsidRPr="00906B09" w:rsidRDefault="00BD1E45" w:rsidP="00BD1E45">
      <w:r w:rsidRPr="00906B09">
        <w:t xml:space="preserve">        memset(&amp;dateSeconds, '\0', sizeof(dateSeconds));</w:t>
      </w:r>
    </w:p>
    <w:p w14:paraId="7804EC53" w14:textId="77777777" w:rsidR="00BD1E45" w:rsidRPr="00906B09" w:rsidRDefault="00BD1E45" w:rsidP="00BD1E45">
      <w:r w:rsidRPr="00906B09">
        <w:tab/>
        <w:t>memset(&amp;dateDSM, '\0', sizeof(dateDSM));</w:t>
      </w:r>
    </w:p>
    <w:p w14:paraId="6FEB13ED" w14:textId="77777777" w:rsidR="00BD1E45" w:rsidRPr="00906B09" w:rsidRDefault="00BD1E45" w:rsidP="00BD1E45"/>
    <w:p w14:paraId="28685AF8" w14:textId="77777777" w:rsidR="00BD1E45" w:rsidRPr="00906B09" w:rsidRDefault="00BD1E45" w:rsidP="00BD1E45">
      <w:r w:rsidRPr="00906B09">
        <w:tab/>
        <w:t>dateDSM.refDate = refDate;</w:t>
      </w:r>
    </w:p>
    <w:p w14:paraId="467696EA" w14:textId="77777777" w:rsidR="00BD1E45" w:rsidRPr="00906B09" w:rsidRDefault="00BD1E45" w:rsidP="00BD1E45"/>
    <w:p w14:paraId="4E885909" w14:textId="77777777" w:rsidR="00BD1E45" w:rsidRPr="00906B09" w:rsidRDefault="00BD1E45" w:rsidP="00BD1E45">
      <w:r w:rsidRPr="00906B09">
        <w:tab/>
        <w:t>puts ("D S M :");</w:t>
      </w:r>
    </w:p>
    <w:p w14:paraId="5FCC99CA" w14:textId="77777777" w:rsidR="00BD1E45" w:rsidRPr="00906B09" w:rsidRDefault="00BD1E45" w:rsidP="00BD1E45">
      <w:r w:rsidRPr="00906B09">
        <w:t xml:space="preserve">        gets (Buff);</w:t>
      </w:r>
    </w:p>
    <w:p w14:paraId="4734CD53" w14:textId="77777777" w:rsidR="00BD1E45" w:rsidRPr="00906B09" w:rsidRDefault="00BD1E45" w:rsidP="00BD1E45">
      <w:r w:rsidRPr="00906B09">
        <w:tab/>
        <w:t>sscanf(Buff, "%ld%*c%ld%*c%ld ",</w:t>
      </w:r>
    </w:p>
    <w:p w14:paraId="4FB5B50E" w14:textId="77777777" w:rsidR="00BD1E45" w:rsidRPr="00906B09" w:rsidRDefault="00BD1E45" w:rsidP="00BD1E45">
      <w:r w:rsidRPr="00906B09">
        <w:tab/>
      </w:r>
      <w:r w:rsidRPr="00906B09">
        <w:tab/>
        <w:t>&amp;dateDSM.days,</w:t>
      </w:r>
    </w:p>
    <w:p w14:paraId="08EFB401" w14:textId="77777777" w:rsidR="00BD1E45" w:rsidRPr="00906B09" w:rsidRDefault="00BD1E45" w:rsidP="00BD1E45">
      <w:r w:rsidRPr="00906B09">
        <w:tab/>
      </w:r>
      <w:r w:rsidRPr="00906B09">
        <w:tab/>
        <w:t xml:space="preserve">&amp;dateDSM.seconds, </w:t>
      </w:r>
      <w:r w:rsidRPr="00906B09">
        <w:tab/>
      </w:r>
    </w:p>
    <w:p w14:paraId="6ED93CA3" w14:textId="77777777" w:rsidR="00BD1E45" w:rsidRPr="00906B09" w:rsidRDefault="00BD1E45" w:rsidP="00BD1E45">
      <w:r w:rsidRPr="00906B09">
        <w:tab/>
      </w:r>
      <w:r w:rsidRPr="00906B09">
        <w:tab/>
        <w:t>&amp;dateDSM.muSeconds );</w:t>
      </w:r>
      <w:r w:rsidRPr="00906B09">
        <w:tab/>
      </w:r>
    </w:p>
    <w:p w14:paraId="1EF834D9" w14:textId="77777777" w:rsidR="00BD1E45" w:rsidRPr="00906B09" w:rsidRDefault="00BD1E45" w:rsidP="00BD1E45"/>
    <w:p w14:paraId="33103795" w14:textId="77777777" w:rsidR="00BD1E45" w:rsidRPr="00906B09" w:rsidRDefault="00BD1E45" w:rsidP="00BD1E45">
      <w:r w:rsidRPr="00906B09">
        <w:tab/>
        <w:t>result = brathl_DSM2Seconds(&amp;dateDSM, refDateDest, &amp;dateSeconds);</w:t>
      </w:r>
    </w:p>
    <w:p w14:paraId="1031254D" w14:textId="77777777" w:rsidR="00BD1E45" w:rsidRPr="00906B09" w:rsidRDefault="00BD1E45" w:rsidP="00BD1E45">
      <w:r w:rsidRPr="00906B09">
        <w:tab/>
        <w:t>printf("result %d %s\n", result, brathl_Errno2String(result));</w:t>
      </w:r>
    </w:p>
    <w:p w14:paraId="4870AA1A" w14:textId="77777777" w:rsidR="00BD1E45" w:rsidRPr="00906B09" w:rsidRDefault="00BD1E45" w:rsidP="00BD1E45">
      <w:r w:rsidRPr="00906B09">
        <w:t xml:space="preserve">        PrintfDateSecond(&amp;dateSeconds);</w:t>
      </w:r>
    </w:p>
    <w:p w14:paraId="253A8AF4" w14:textId="77777777" w:rsidR="00BD1E45" w:rsidRPr="00906B09" w:rsidRDefault="00BD1E45" w:rsidP="00BD1E45">
      <w:r w:rsidRPr="00906B09">
        <w:tab/>
        <w:t>PrintfDateDSM(&amp;dateDSM);</w:t>
      </w:r>
      <w:r w:rsidRPr="00906B09">
        <w:tab/>
      </w:r>
    </w:p>
    <w:p w14:paraId="51F16E82" w14:textId="77777777" w:rsidR="00BD1E45" w:rsidRPr="00906B09" w:rsidRDefault="00BD1E45" w:rsidP="00BD1E45">
      <w:r w:rsidRPr="00906B09">
        <w:tab/>
        <w:t>break;</w:t>
      </w:r>
    </w:p>
    <w:p w14:paraId="36295016" w14:textId="77777777" w:rsidR="00BD1E45" w:rsidRPr="00906B09" w:rsidRDefault="00BD1E45" w:rsidP="00BD1E45">
      <w:r w:rsidRPr="00906B09">
        <w:tab/>
      </w:r>
    </w:p>
    <w:p w14:paraId="69F2342E" w14:textId="77777777" w:rsidR="00BD1E45" w:rsidRPr="00906B09" w:rsidRDefault="00BD1E45" w:rsidP="00BD1E45">
      <w:r w:rsidRPr="00906B09">
        <w:t xml:space="preserve">      case '3' : // Julian --&gt; DSM</w:t>
      </w:r>
    </w:p>
    <w:p w14:paraId="0BC8C0E6" w14:textId="77777777" w:rsidR="00BD1E45" w:rsidRPr="00906B09" w:rsidRDefault="00BD1E45" w:rsidP="00BD1E45">
      <w:r w:rsidRPr="00906B09">
        <w:tab/>
        <w:t>memset(&amp;dateDSM, '\0', sizeof(dateDSM));</w:t>
      </w:r>
    </w:p>
    <w:p w14:paraId="2F9CF885" w14:textId="77777777" w:rsidR="00BD1E45" w:rsidRPr="00906B09" w:rsidRDefault="00BD1E45" w:rsidP="00BD1E45">
      <w:r w:rsidRPr="00906B09">
        <w:tab/>
        <w:t>memset(&amp;dateJulian, '\0', sizeof(dateJulian));</w:t>
      </w:r>
    </w:p>
    <w:p w14:paraId="33F6CC4D" w14:textId="77777777" w:rsidR="00BD1E45" w:rsidRPr="00906B09" w:rsidRDefault="00BD1E45" w:rsidP="00BD1E45"/>
    <w:p w14:paraId="1E08727A" w14:textId="77777777" w:rsidR="00BD1E45" w:rsidRPr="00906B09" w:rsidRDefault="00BD1E45" w:rsidP="00BD1E45">
      <w:r w:rsidRPr="00906B09">
        <w:tab/>
        <w:t>dateJulian.refDate = refDate;</w:t>
      </w:r>
    </w:p>
    <w:p w14:paraId="451C7741" w14:textId="77777777" w:rsidR="00BD1E45" w:rsidRPr="00906B09" w:rsidRDefault="00BD1E45" w:rsidP="00BD1E45"/>
    <w:p w14:paraId="7017D6A5" w14:textId="77777777" w:rsidR="00BD1E45" w:rsidRPr="00906B09" w:rsidRDefault="00BD1E45" w:rsidP="00BD1E45">
      <w:r w:rsidRPr="00906B09">
        <w:tab/>
        <w:t>puts ("julian :");</w:t>
      </w:r>
    </w:p>
    <w:p w14:paraId="5D927692" w14:textId="77777777" w:rsidR="00BD1E45" w:rsidRPr="00906B09" w:rsidRDefault="00BD1E45" w:rsidP="00BD1E45">
      <w:r w:rsidRPr="00906B09">
        <w:t xml:space="preserve">        gets (Buff);</w:t>
      </w:r>
    </w:p>
    <w:p w14:paraId="56DB97FA" w14:textId="77777777" w:rsidR="00BD1E45" w:rsidRPr="00906B09" w:rsidRDefault="00BD1E45" w:rsidP="00BD1E45">
      <w:r w:rsidRPr="00906B09">
        <w:tab/>
        <w:t>sscanf(Buff, "%lf", &amp;dateJulian.julian);</w:t>
      </w:r>
      <w:r w:rsidRPr="00906B09">
        <w:tab/>
      </w:r>
    </w:p>
    <w:p w14:paraId="416242F6" w14:textId="77777777" w:rsidR="00BD1E45" w:rsidRPr="00906B09" w:rsidRDefault="00BD1E45" w:rsidP="00BD1E45"/>
    <w:p w14:paraId="71AFBBD8" w14:textId="77777777" w:rsidR="00BD1E45" w:rsidRPr="00906B09" w:rsidRDefault="00BD1E45" w:rsidP="00BD1E45">
      <w:r w:rsidRPr="00906B09">
        <w:tab/>
        <w:t>result = brathl_Julian2DSM(&amp;dateJulian, refDateDest, &amp;dateDSM);</w:t>
      </w:r>
    </w:p>
    <w:p w14:paraId="7DC63D8F" w14:textId="77777777" w:rsidR="00BD1E45" w:rsidRPr="00906B09" w:rsidRDefault="00BD1E45" w:rsidP="00BD1E45">
      <w:r w:rsidRPr="00906B09">
        <w:tab/>
        <w:t>printf("result %d %s\n", result, brathl_Errno2String(result));</w:t>
      </w:r>
    </w:p>
    <w:p w14:paraId="39348CF6" w14:textId="77777777" w:rsidR="00BD1E45" w:rsidRPr="00906B09" w:rsidRDefault="00BD1E45" w:rsidP="00BD1E45">
      <w:r w:rsidRPr="00906B09">
        <w:t xml:space="preserve">        PrintfDateJulian(&amp;dateJulian);</w:t>
      </w:r>
    </w:p>
    <w:p w14:paraId="30109681" w14:textId="77777777" w:rsidR="00BD1E45" w:rsidRPr="00906B09" w:rsidRDefault="00BD1E45" w:rsidP="00BD1E45">
      <w:r w:rsidRPr="00906B09">
        <w:lastRenderedPageBreak/>
        <w:tab/>
        <w:t>PrintfDateDSM(&amp;dateDSM);</w:t>
      </w:r>
      <w:r w:rsidRPr="00906B09">
        <w:tab/>
      </w:r>
    </w:p>
    <w:p w14:paraId="076AA43D" w14:textId="77777777" w:rsidR="00BD1E45" w:rsidRPr="00906B09" w:rsidRDefault="00BD1E45" w:rsidP="00BD1E45">
      <w:r w:rsidRPr="00906B09">
        <w:tab/>
        <w:t>break;</w:t>
      </w:r>
    </w:p>
    <w:p w14:paraId="212B75AE" w14:textId="77777777" w:rsidR="00BD1E45" w:rsidRPr="00906B09" w:rsidRDefault="00BD1E45" w:rsidP="00BD1E45">
      <w:r w:rsidRPr="00906B09">
        <w:tab/>
      </w:r>
    </w:p>
    <w:p w14:paraId="1B4E4C8F" w14:textId="77777777" w:rsidR="00BD1E45" w:rsidRPr="00906B09" w:rsidRDefault="00BD1E45" w:rsidP="00BD1E45">
      <w:r w:rsidRPr="00906B09">
        <w:t xml:space="preserve">      case '4' : // DSM --&gt;Julian</w:t>
      </w:r>
    </w:p>
    <w:p w14:paraId="25DBD435" w14:textId="77777777" w:rsidR="00BD1E45" w:rsidRPr="00906B09" w:rsidRDefault="00BD1E45" w:rsidP="00BD1E45">
      <w:r w:rsidRPr="00906B09">
        <w:t xml:space="preserve">        memset(&amp;dateJulian, '\0', sizeof(dateJulian));</w:t>
      </w:r>
    </w:p>
    <w:p w14:paraId="7D68A8F3" w14:textId="77777777" w:rsidR="00BD1E45" w:rsidRPr="00906B09" w:rsidRDefault="00BD1E45" w:rsidP="00BD1E45">
      <w:r w:rsidRPr="00906B09">
        <w:tab/>
        <w:t>memset(&amp;dateDSM, '\0', sizeof(dateDSM));</w:t>
      </w:r>
    </w:p>
    <w:p w14:paraId="33267F38" w14:textId="77777777" w:rsidR="00BD1E45" w:rsidRPr="00906B09" w:rsidRDefault="00BD1E45" w:rsidP="00BD1E45"/>
    <w:p w14:paraId="66EB5471" w14:textId="77777777" w:rsidR="00BD1E45" w:rsidRPr="00906B09" w:rsidRDefault="00BD1E45" w:rsidP="00BD1E45">
      <w:r w:rsidRPr="00906B09">
        <w:tab/>
        <w:t>dateDSM.refDate = refDate;</w:t>
      </w:r>
    </w:p>
    <w:p w14:paraId="6D136FBB" w14:textId="77777777" w:rsidR="00BD1E45" w:rsidRPr="00906B09" w:rsidRDefault="00BD1E45" w:rsidP="00BD1E45"/>
    <w:p w14:paraId="1DB23C5E" w14:textId="77777777" w:rsidR="00BD1E45" w:rsidRPr="00906B09" w:rsidRDefault="00BD1E45" w:rsidP="00BD1E45">
      <w:r w:rsidRPr="00906B09">
        <w:tab/>
        <w:t>puts ("D S M :");</w:t>
      </w:r>
    </w:p>
    <w:p w14:paraId="59C2971F" w14:textId="77777777" w:rsidR="00BD1E45" w:rsidRPr="00906B09" w:rsidRDefault="00BD1E45" w:rsidP="00BD1E45">
      <w:r w:rsidRPr="00906B09">
        <w:t xml:space="preserve">        gets (Buff);</w:t>
      </w:r>
    </w:p>
    <w:p w14:paraId="192C6A37" w14:textId="77777777" w:rsidR="00BD1E45" w:rsidRPr="00906B09" w:rsidRDefault="00BD1E45" w:rsidP="00BD1E45">
      <w:r w:rsidRPr="00906B09">
        <w:tab/>
        <w:t>sscanf(Buff, "%ld%*c%ld%*c%ld ",</w:t>
      </w:r>
    </w:p>
    <w:p w14:paraId="57F36D50" w14:textId="77777777" w:rsidR="00BD1E45" w:rsidRPr="00906B09" w:rsidRDefault="00BD1E45" w:rsidP="00BD1E45">
      <w:r w:rsidRPr="00906B09">
        <w:tab/>
      </w:r>
      <w:r w:rsidRPr="00906B09">
        <w:tab/>
        <w:t>&amp;dateDSM.days,</w:t>
      </w:r>
    </w:p>
    <w:p w14:paraId="30B56BC8" w14:textId="77777777" w:rsidR="00BD1E45" w:rsidRPr="00906B09" w:rsidRDefault="00BD1E45" w:rsidP="00BD1E45">
      <w:r w:rsidRPr="00906B09">
        <w:tab/>
      </w:r>
      <w:r w:rsidRPr="00906B09">
        <w:tab/>
        <w:t xml:space="preserve">&amp;dateDSM.seconds, </w:t>
      </w:r>
      <w:r w:rsidRPr="00906B09">
        <w:tab/>
      </w:r>
    </w:p>
    <w:p w14:paraId="3AF4A9B4" w14:textId="77777777" w:rsidR="00BD1E45" w:rsidRPr="00906B09" w:rsidRDefault="00BD1E45" w:rsidP="00BD1E45">
      <w:r w:rsidRPr="00906B09">
        <w:tab/>
      </w:r>
      <w:r w:rsidRPr="00906B09">
        <w:tab/>
        <w:t>&amp;dateDSM.muSeconds );</w:t>
      </w:r>
      <w:r w:rsidRPr="00906B09">
        <w:tab/>
      </w:r>
    </w:p>
    <w:p w14:paraId="571F3442" w14:textId="77777777" w:rsidR="00BD1E45" w:rsidRPr="00906B09" w:rsidRDefault="00BD1E45" w:rsidP="00BD1E45"/>
    <w:p w14:paraId="6324A7F5" w14:textId="77777777" w:rsidR="00BD1E45" w:rsidRPr="00906B09" w:rsidRDefault="00BD1E45" w:rsidP="00BD1E45">
      <w:r w:rsidRPr="00906B09">
        <w:tab/>
        <w:t>result = brathl_DSM2Julian(&amp;dateDSM, refDateDest, &amp;dateJulian);</w:t>
      </w:r>
    </w:p>
    <w:p w14:paraId="104C55FF" w14:textId="77777777" w:rsidR="00BD1E45" w:rsidRPr="00906B09" w:rsidRDefault="00BD1E45" w:rsidP="00BD1E45">
      <w:r w:rsidRPr="00906B09">
        <w:tab/>
        <w:t>printf("result %d %s\n", result, brathl_Errno2String(result));</w:t>
      </w:r>
    </w:p>
    <w:p w14:paraId="5B8BD201" w14:textId="77777777" w:rsidR="00BD1E45" w:rsidRPr="00906B09" w:rsidRDefault="00BD1E45" w:rsidP="00BD1E45">
      <w:r w:rsidRPr="00906B09">
        <w:t xml:space="preserve">        PrintfDateJulian(&amp;dateJulian);</w:t>
      </w:r>
    </w:p>
    <w:p w14:paraId="1E045D50" w14:textId="77777777" w:rsidR="00BD1E45" w:rsidRPr="00906B09" w:rsidRDefault="00BD1E45" w:rsidP="00BD1E45">
      <w:r w:rsidRPr="00906B09">
        <w:tab/>
        <w:t>PrintfDateDSM(&amp;dateDSM);</w:t>
      </w:r>
      <w:r w:rsidRPr="00906B09">
        <w:tab/>
      </w:r>
    </w:p>
    <w:p w14:paraId="287C7D96" w14:textId="77777777" w:rsidR="00BD1E45" w:rsidRPr="00906B09" w:rsidRDefault="00BD1E45" w:rsidP="00BD1E45">
      <w:r w:rsidRPr="00906B09">
        <w:tab/>
        <w:t>break;</w:t>
      </w:r>
    </w:p>
    <w:p w14:paraId="4AEAADD2" w14:textId="77777777" w:rsidR="00BD1E45" w:rsidRPr="00906B09" w:rsidRDefault="00BD1E45" w:rsidP="00BD1E45">
      <w:r w:rsidRPr="00906B09">
        <w:tab/>
      </w:r>
    </w:p>
    <w:p w14:paraId="281B3253" w14:textId="77777777" w:rsidR="00BD1E45" w:rsidRPr="00906B09" w:rsidRDefault="00BD1E45" w:rsidP="00BD1E45">
      <w:r w:rsidRPr="00906B09">
        <w:tab/>
      </w:r>
    </w:p>
    <w:p w14:paraId="3666563F" w14:textId="77777777" w:rsidR="00BD1E45" w:rsidRPr="00906B09" w:rsidRDefault="00BD1E45" w:rsidP="00BD1E45">
      <w:r w:rsidRPr="00906B09">
        <w:t xml:space="preserve">      case '5' : // YMDHMSM --&gt; DSM</w:t>
      </w:r>
    </w:p>
    <w:p w14:paraId="0F077C4A" w14:textId="77777777" w:rsidR="00BD1E45" w:rsidRPr="00906B09" w:rsidRDefault="00BD1E45" w:rsidP="00BD1E45">
      <w:r w:rsidRPr="00906B09">
        <w:tab/>
        <w:t>memset(&amp;dateDSM, '\0', sizeof(dateDSM));</w:t>
      </w:r>
    </w:p>
    <w:p w14:paraId="2D37EEB6" w14:textId="77777777" w:rsidR="00BD1E45" w:rsidRPr="00906B09" w:rsidRDefault="00BD1E45" w:rsidP="00BD1E45">
      <w:r w:rsidRPr="00906B09">
        <w:tab/>
        <w:t>memset(&amp;dateYMDHMSM, '\0', sizeof(dateYMDHMSM));</w:t>
      </w:r>
    </w:p>
    <w:p w14:paraId="55CD8F10" w14:textId="77777777" w:rsidR="00BD1E45" w:rsidRPr="00906B09" w:rsidRDefault="00BD1E45" w:rsidP="00BD1E45"/>
    <w:p w14:paraId="49F63593" w14:textId="77777777" w:rsidR="00BD1E45" w:rsidRPr="00906B09" w:rsidRDefault="00BD1E45" w:rsidP="00BD1E45">
      <w:r w:rsidRPr="00906B09">
        <w:tab/>
        <w:t>puts ("YYYY MM DD hh:mn:s:ms :");</w:t>
      </w:r>
    </w:p>
    <w:p w14:paraId="05721D4D" w14:textId="77777777" w:rsidR="00BD1E45" w:rsidRPr="00906B09" w:rsidRDefault="00BD1E45" w:rsidP="00BD1E45">
      <w:r w:rsidRPr="00906B09">
        <w:t xml:space="preserve">        gets (Buff);</w:t>
      </w:r>
    </w:p>
    <w:p w14:paraId="05DABEBC" w14:textId="77777777" w:rsidR="00BD1E45" w:rsidRPr="00906B09" w:rsidRDefault="00BD1E45" w:rsidP="00BD1E45">
      <w:r w:rsidRPr="00906B09">
        <w:tab/>
        <w:t>sscanf(Buff, "%4d%*c%2d%*c%2d%*c"</w:t>
      </w:r>
    </w:p>
    <w:p w14:paraId="33D3E8C5" w14:textId="77777777" w:rsidR="00BD1E45" w:rsidRPr="00906B09" w:rsidRDefault="00BD1E45" w:rsidP="00BD1E45">
      <w:r w:rsidRPr="00906B09">
        <w:tab/>
      </w:r>
      <w:r w:rsidRPr="00906B09">
        <w:tab/>
      </w:r>
      <w:r w:rsidRPr="00906B09">
        <w:tab/>
      </w:r>
      <w:r w:rsidRPr="00906B09">
        <w:tab/>
        <w:t xml:space="preserve">     "%2d%*c%2d%*c%2d%*c%6d",</w:t>
      </w:r>
    </w:p>
    <w:p w14:paraId="6395A96D" w14:textId="77777777" w:rsidR="00BD1E45" w:rsidRPr="00906B09" w:rsidRDefault="00BD1E45" w:rsidP="00BD1E45">
      <w:r w:rsidRPr="00906B09">
        <w:tab/>
      </w:r>
      <w:r w:rsidRPr="00906B09">
        <w:tab/>
      </w:r>
      <w:r w:rsidRPr="00906B09">
        <w:tab/>
        <w:t>&amp;dateYMDHMSM.year, &amp;dateYMDHMSM.month, &amp;dateYMDHMSM.day,</w:t>
      </w:r>
    </w:p>
    <w:p w14:paraId="7F91AEF5" w14:textId="77777777" w:rsidR="00BD1E45" w:rsidRPr="00906B09" w:rsidRDefault="00BD1E45" w:rsidP="00BD1E45">
      <w:r w:rsidRPr="00906B09">
        <w:tab/>
      </w:r>
      <w:r w:rsidRPr="00906B09">
        <w:tab/>
      </w:r>
      <w:r w:rsidRPr="00906B09">
        <w:tab/>
        <w:t>&amp;dateYMDHMSM.hour, &amp;dateYMDHMSM.minute, &amp;dateYMDHMSM.second, &amp;dateYMDHMSM.muSecond);</w:t>
      </w:r>
    </w:p>
    <w:p w14:paraId="12F1F095" w14:textId="77777777" w:rsidR="00BD1E45" w:rsidRPr="00906B09" w:rsidRDefault="00BD1E45" w:rsidP="00BD1E45">
      <w:r w:rsidRPr="00906B09">
        <w:tab/>
      </w:r>
    </w:p>
    <w:p w14:paraId="66A7361B" w14:textId="77777777" w:rsidR="00BD1E45" w:rsidRPr="00906B09" w:rsidRDefault="00BD1E45" w:rsidP="00BD1E45">
      <w:r w:rsidRPr="00906B09">
        <w:tab/>
        <w:t>result = brathl_YMDHMSM2DSM(&amp;dateYMDHMSM, refDateDest, &amp;dateDSM);</w:t>
      </w:r>
    </w:p>
    <w:p w14:paraId="37D38991" w14:textId="77777777" w:rsidR="00BD1E45" w:rsidRPr="00906B09" w:rsidRDefault="00BD1E45" w:rsidP="00BD1E45">
      <w:r w:rsidRPr="00906B09">
        <w:tab/>
        <w:t>printf("result %d %s\n", result, brathl_Errno2String(result));</w:t>
      </w:r>
    </w:p>
    <w:p w14:paraId="49515EC2" w14:textId="77777777" w:rsidR="00BD1E45" w:rsidRPr="00906B09" w:rsidRDefault="00BD1E45" w:rsidP="00BD1E45">
      <w:r w:rsidRPr="00906B09">
        <w:t xml:space="preserve">        PrintfDateYMDHMSM(&amp;dateYMDHMSM);</w:t>
      </w:r>
    </w:p>
    <w:p w14:paraId="51AD2592" w14:textId="77777777" w:rsidR="00BD1E45" w:rsidRPr="00906B09" w:rsidRDefault="00BD1E45" w:rsidP="00BD1E45">
      <w:r w:rsidRPr="00906B09">
        <w:tab/>
        <w:t>PrintfDateDSM(&amp;dateDSM);</w:t>
      </w:r>
      <w:r w:rsidRPr="00906B09">
        <w:tab/>
      </w:r>
    </w:p>
    <w:p w14:paraId="7A873DDC" w14:textId="77777777" w:rsidR="00BD1E45" w:rsidRPr="00906B09" w:rsidRDefault="00BD1E45" w:rsidP="00BD1E45">
      <w:r w:rsidRPr="00906B09">
        <w:tab/>
        <w:t>break;</w:t>
      </w:r>
    </w:p>
    <w:p w14:paraId="315D0960" w14:textId="77777777" w:rsidR="00BD1E45" w:rsidRPr="00906B09" w:rsidRDefault="00BD1E45" w:rsidP="00BD1E45">
      <w:r w:rsidRPr="00906B09">
        <w:tab/>
      </w:r>
    </w:p>
    <w:p w14:paraId="593D6371" w14:textId="77777777" w:rsidR="00BD1E45" w:rsidRPr="00906B09" w:rsidRDefault="00BD1E45" w:rsidP="00BD1E45">
      <w:r w:rsidRPr="00906B09">
        <w:lastRenderedPageBreak/>
        <w:t xml:space="preserve">      case '6' : // DSM --&gt;YMDHMSM</w:t>
      </w:r>
    </w:p>
    <w:p w14:paraId="231CCF67" w14:textId="77777777" w:rsidR="00BD1E45" w:rsidRPr="00906B09" w:rsidRDefault="00BD1E45" w:rsidP="00BD1E45">
      <w:r w:rsidRPr="00906B09">
        <w:t xml:space="preserve">        memset(&amp;dateYMDHMSM, '\0', sizeof(dateYMDHMSM));</w:t>
      </w:r>
    </w:p>
    <w:p w14:paraId="234D64BB" w14:textId="77777777" w:rsidR="00BD1E45" w:rsidRPr="00906B09" w:rsidRDefault="00BD1E45" w:rsidP="00BD1E45">
      <w:r w:rsidRPr="00906B09">
        <w:tab/>
        <w:t>memset(&amp;dateDSM, '\0', sizeof(dateDSM));</w:t>
      </w:r>
    </w:p>
    <w:p w14:paraId="6B1E2A41" w14:textId="77777777" w:rsidR="00BD1E45" w:rsidRPr="00906B09" w:rsidRDefault="00BD1E45" w:rsidP="00BD1E45"/>
    <w:p w14:paraId="7F47F506" w14:textId="77777777" w:rsidR="00BD1E45" w:rsidRPr="00906B09" w:rsidRDefault="00BD1E45" w:rsidP="00BD1E45">
      <w:r w:rsidRPr="00906B09">
        <w:tab/>
        <w:t>puts ("D S M :");</w:t>
      </w:r>
    </w:p>
    <w:p w14:paraId="068FD94D" w14:textId="77777777" w:rsidR="00BD1E45" w:rsidRPr="00906B09" w:rsidRDefault="00BD1E45" w:rsidP="00BD1E45">
      <w:r w:rsidRPr="00906B09">
        <w:t xml:space="preserve">        gets (Buff);</w:t>
      </w:r>
    </w:p>
    <w:p w14:paraId="579004A9" w14:textId="77777777" w:rsidR="00BD1E45" w:rsidRPr="00906B09" w:rsidRDefault="00BD1E45" w:rsidP="00BD1E45">
      <w:r w:rsidRPr="00906B09">
        <w:tab/>
        <w:t>sscanf(Buff, "%ld%*c%ld%*c%ld ",</w:t>
      </w:r>
    </w:p>
    <w:p w14:paraId="4B0FAF3F" w14:textId="77777777" w:rsidR="00BD1E45" w:rsidRPr="00906B09" w:rsidRDefault="00BD1E45" w:rsidP="00BD1E45">
      <w:r w:rsidRPr="00906B09">
        <w:tab/>
      </w:r>
      <w:r w:rsidRPr="00906B09">
        <w:tab/>
        <w:t>&amp;dateDSM.days,</w:t>
      </w:r>
    </w:p>
    <w:p w14:paraId="33C2D449" w14:textId="77777777" w:rsidR="00BD1E45" w:rsidRPr="00906B09" w:rsidRDefault="00BD1E45" w:rsidP="00BD1E45">
      <w:r w:rsidRPr="00906B09">
        <w:tab/>
      </w:r>
      <w:r w:rsidRPr="00906B09">
        <w:tab/>
        <w:t xml:space="preserve">&amp;dateDSM.seconds, </w:t>
      </w:r>
      <w:r w:rsidRPr="00906B09">
        <w:tab/>
      </w:r>
    </w:p>
    <w:p w14:paraId="5456CA89" w14:textId="77777777" w:rsidR="00BD1E45" w:rsidRPr="00906B09" w:rsidRDefault="00BD1E45" w:rsidP="00BD1E45">
      <w:r w:rsidRPr="00906B09">
        <w:tab/>
      </w:r>
      <w:r w:rsidRPr="00906B09">
        <w:tab/>
        <w:t>&amp;dateDSM.muSeconds );</w:t>
      </w:r>
      <w:r w:rsidRPr="00906B09">
        <w:tab/>
      </w:r>
    </w:p>
    <w:p w14:paraId="20A4D7B1" w14:textId="77777777" w:rsidR="00BD1E45" w:rsidRPr="00906B09" w:rsidRDefault="00BD1E45" w:rsidP="00BD1E45"/>
    <w:p w14:paraId="6EF366AF" w14:textId="77777777" w:rsidR="00BD1E45" w:rsidRPr="00906B09" w:rsidRDefault="00BD1E45" w:rsidP="00BD1E45">
      <w:r w:rsidRPr="00906B09">
        <w:tab/>
        <w:t>result = brathl_DSM2YMDHMSM(&amp;dateDSM, &amp;dateYMDHMSM);</w:t>
      </w:r>
    </w:p>
    <w:p w14:paraId="0AB7290F" w14:textId="77777777" w:rsidR="00BD1E45" w:rsidRPr="00906B09" w:rsidRDefault="00BD1E45" w:rsidP="00BD1E45">
      <w:r w:rsidRPr="00906B09">
        <w:tab/>
        <w:t>printf("result %d %s\n", result, brathl_Errno2String(result));</w:t>
      </w:r>
    </w:p>
    <w:p w14:paraId="2FAEE411" w14:textId="77777777" w:rsidR="00BD1E45" w:rsidRPr="00906B09" w:rsidRDefault="00BD1E45" w:rsidP="00BD1E45">
      <w:r w:rsidRPr="00906B09">
        <w:t xml:space="preserve">        PrintfDateYMDHMSM(&amp;dateYMDHMSM);</w:t>
      </w:r>
    </w:p>
    <w:p w14:paraId="63701BD1" w14:textId="77777777" w:rsidR="00BD1E45" w:rsidRPr="00906B09" w:rsidRDefault="00BD1E45" w:rsidP="00BD1E45">
      <w:r w:rsidRPr="00906B09">
        <w:tab/>
        <w:t>PrintfDateDSM(&amp;dateDSM);</w:t>
      </w:r>
      <w:r w:rsidRPr="00906B09">
        <w:tab/>
      </w:r>
    </w:p>
    <w:p w14:paraId="5EE8113E" w14:textId="77777777" w:rsidR="00BD1E45" w:rsidRPr="00906B09" w:rsidRDefault="00BD1E45" w:rsidP="00BD1E45">
      <w:r w:rsidRPr="00906B09">
        <w:tab/>
        <w:t>break;</w:t>
      </w:r>
    </w:p>
    <w:p w14:paraId="07EA5C15" w14:textId="77777777" w:rsidR="00BD1E45" w:rsidRPr="00906B09" w:rsidRDefault="00BD1E45" w:rsidP="00BD1E45">
      <w:r w:rsidRPr="00906B09">
        <w:t xml:space="preserve">      case '7' :  // Seconds --&gt; Julian</w:t>
      </w:r>
    </w:p>
    <w:p w14:paraId="44DB3BF7" w14:textId="77777777" w:rsidR="00BD1E45" w:rsidRPr="00906B09" w:rsidRDefault="00BD1E45" w:rsidP="00BD1E45">
      <w:r w:rsidRPr="00906B09">
        <w:t xml:space="preserve">        memset(&amp;dateSeconds, '\0', sizeof(dateSeconds));</w:t>
      </w:r>
    </w:p>
    <w:p w14:paraId="29983E43" w14:textId="77777777" w:rsidR="00BD1E45" w:rsidRPr="00906B09" w:rsidRDefault="00BD1E45" w:rsidP="00BD1E45">
      <w:r w:rsidRPr="00906B09">
        <w:tab/>
        <w:t>memset(&amp;dateJulian, '\0', sizeof(dateJulian));</w:t>
      </w:r>
    </w:p>
    <w:p w14:paraId="50994769" w14:textId="77777777" w:rsidR="00BD1E45" w:rsidRPr="00906B09" w:rsidRDefault="00BD1E45" w:rsidP="00BD1E45"/>
    <w:p w14:paraId="23557464" w14:textId="77777777" w:rsidR="00BD1E45" w:rsidRPr="00906B09" w:rsidRDefault="00BD1E45" w:rsidP="00BD1E45">
      <w:r w:rsidRPr="00906B09">
        <w:tab/>
        <w:t>dateSeconds.refDate = refDate;</w:t>
      </w:r>
    </w:p>
    <w:p w14:paraId="205EF3BA" w14:textId="77777777" w:rsidR="00BD1E45" w:rsidRPr="00906B09" w:rsidRDefault="00BD1E45" w:rsidP="00BD1E45">
      <w:r w:rsidRPr="00906B09">
        <w:tab/>
      </w:r>
    </w:p>
    <w:p w14:paraId="75B8E069" w14:textId="77777777" w:rsidR="00BD1E45" w:rsidRPr="00906B09" w:rsidRDefault="00BD1E45" w:rsidP="00BD1E45">
      <w:r w:rsidRPr="00906B09">
        <w:tab/>
        <w:t>puts ("nbSeconds :");</w:t>
      </w:r>
    </w:p>
    <w:p w14:paraId="5086250A" w14:textId="77777777" w:rsidR="00BD1E45" w:rsidRPr="00906B09" w:rsidRDefault="00BD1E45" w:rsidP="00BD1E45">
      <w:r w:rsidRPr="00906B09">
        <w:t xml:space="preserve">        gets (Buff);</w:t>
      </w:r>
    </w:p>
    <w:p w14:paraId="4547C514" w14:textId="77777777" w:rsidR="00BD1E45" w:rsidRPr="00906B09" w:rsidRDefault="00BD1E45" w:rsidP="00BD1E45">
      <w:r w:rsidRPr="00906B09">
        <w:tab/>
        <w:t>sscanf(Buff, "%lf", &amp;dateSeconds.nbSeconds);</w:t>
      </w:r>
      <w:r w:rsidRPr="00906B09">
        <w:tab/>
      </w:r>
    </w:p>
    <w:p w14:paraId="6D605EF0" w14:textId="77777777" w:rsidR="00BD1E45" w:rsidRPr="00906B09" w:rsidRDefault="00BD1E45" w:rsidP="00BD1E45"/>
    <w:p w14:paraId="252712C1" w14:textId="77777777" w:rsidR="00BD1E45" w:rsidRPr="00906B09" w:rsidRDefault="00BD1E45" w:rsidP="00BD1E45">
      <w:r w:rsidRPr="00906B09">
        <w:tab/>
        <w:t>result = brathl_Seconds2Julian(&amp;dateSeconds, refDateDest, &amp;dateJulian);</w:t>
      </w:r>
    </w:p>
    <w:p w14:paraId="67072970" w14:textId="77777777" w:rsidR="00BD1E45" w:rsidRPr="00906B09" w:rsidRDefault="00BD1E45" w:rsidP="00BD1E45">
      <w:r w:rsidRPr="00906B09">
        <w:tab/>
        <w:t>printf("result %d %s\n", result, brathl_Errno2String(result));</w:t>
      </w:r>
    </w:p>
    <w:p w14:paraId="18CD97CA" w14:textId="77777777" w:rsidR="00BD1E45" w:rsidRPr="00906B09" w:rsidRDefault="00BD1E45" w:rsidP="00BD1E45">
      <w:r w:rsidRPr="00906B09">
        <w:t xml:space="preserve">        PrintfDateSecond(&amp;dateSeconds);</w:t>
      </w:r>
    </w:p>
    <w:p w14:paraId="2244DBA7" w14:textId="77777777" w:rsidR="00BD1E45" w:rsidRPr="00906B09" w:rsidRDefault="00BD1E45" w:rsidP="00BD1E45">
      <w:r w:rsidRPr="00906B09">
        <w:tab/>
        <w:t>PrintfDateJulian(&amp;dateJulian);</w:t>
      </w:r>
      <w:r w:rsidRPr="00906B09">
        <w:tab/>
      </w:r>
    </w:p>
    <w:p w14:paraId="46AB6325" w14:textId="77777777" w:rsidR="00BD1E45" w:rsidRPr="00906B09" w:rsidRDefault="00BD1E45" w:rsidP="00BD1E45">
      <w:r w:rsidRPr="00906B09">
        <w:tab/>
        <w:t>break;</w:t>
      </w:r>
      <w:r w:rsidRPr="00906B09">
        <w:tab/>
      </w:r>
    </w:p>
    <w:p w14:paraId="3807553D" w14:textId="77777777" w:rsidR="00BD1E45" w:rsidRPr="00906B09" w:rsidRDefault="00BD1E45" w:rsidP="00BD1E45"/>
    <w:p w14:paraId="0C5DD3FD" w14:textId="77777777" w:rsidR="00BD1E45" w:rsidRPr="00906B09" w:rsidRDefault="00BD1E45" w:rsidP="00BD1E45">
      <w:r w:rsidRPr="00906B09">
        <w:t xml:space="preserve">      case '8' :  // Julian --&gt;  Seconds</w:t>
      </w:r>
    </w:p>
    <w:p w14:paraId="069A47B0" w14:textId="77777777" w:rsidR="00BD1E45" w:rsidRPr="00906B09" w:rsidRDefault="00BD1E45" w:rsidP="00BD1E45">
      <w:r w:rsidRPr="00906B09">
        <w:t xml:space="preserve">        memset(&amp;dateSeconds, '\0', sizeof(dateSeconds));</w:t>
      </w:r>
    </w:p>
    <w:p w14:paraId="67BCD5F2" w14:textId="77777777" w:rsidR="00BD1E45" w:rsidRPr="00906B09" w:rsidRDefault="00BD1E45" w:rsidP="00BD1E45">
      <w:r w:rsidRPr="00906B09">
        <w:tab/>
        <w:t>memset(&amp;dateJulian, '\0', sizeof(dateJulian));</w:t>
      </w:r>
    </w:p>
    <w:p w14:paraId="526888CB" w14:textId="77777777" w:rsidR="00BD1E45" w:rsidRPr="00906B09" w:rsidRDefault="00BD1E45" w:rsidP="00BD1E45"/>
    <w:p w14:paraId="0F54B275" w14:textId="77777777" w:rsidR="00BD1E45" w:rsidRPr="00906B09" w:rsidRDefault="00BD1E45" w:rsidP="00BD1E45">
      <w:r w:rsidRPr="00906B09">
        <w:tab/>
        <w:t>dateJulian.refDate = refDate;</w:t>
      </w:r>
    </w:p>
    <w:p w14:paraId="3F4EFCC2" w14:textId="77777777" w:rsidR="00BD1E45" w:rsidRPr="00906B09" w:rsidRDefault="00BD1E45" w:rsidP="00BD1E45"/>
    <w:p w14:paraId="5443788A" w14:textId="77777777" w:rsidR="00BD1E45" w:rsidRPr="00906B09" w:rsidRDefault="00BD1E45" w:rsidP="00BD1E45">
      <w:r w:rsidRPr="00906B09">
        <w:tab/>
        <w:t>puts ("julian :");</w:t>
      </w:r>
    </w:p>
    <w:p w14:paraId="3B742CB6" w14:textId="77777777" w:rsidR="00BD1E45" w:rsidRPr="00906B09" w:rsidRDefault="00BD1E45" w:rsidP="00BD1E45">
      <w:r w:rsidRPr="00906B09">
        <w:t xml:space="preserve">        gets (Buff);</w:t>
      </w:r>
    </w:p>
    <w:p w14:paraId="72E40F24" w14:textId="77777777" w:rsidR="00BD1E45" w:rsidRPr="00906B09" w:rsidRDefault="00BD1E45" w:rsidP="00BD1E45">
      <w:r w:rsidRPr="00906B09">
        <w:lastRenderedPageBreak/>
        <w:tab/>
        <w:t>sscanf(Buff, "%lf", &amp;dateJulian.julian);</w:t>
      </w:r>
      <w:r w:rsidRPr="00906B09">
        <w:tab/>
      </w:r>
    </w:p>
    <w:p w14:paraId="3225CDCB" w14:textId="77777777" w:rsidR="00BD1E45" w:rsidRPr="00906B09" w:rsidRDefault="00BD1E45" w:rsidP="00BD1E45"/>
    <w:p w14:paraId="6F54A602" w14:textId="77777777" w:rsidR="00BD1E45" w:rsidRPr="00906B09" w:rsidRDefault="00BD1E45" w:rsidP="00BD1E45">
      <w:r w:rsidRPr="00906B09">
        <w:tab/>
        <w:t>result = brathl_Julian2Seconds(&amp;dateJulian, refDateDest, &amp;dateSeconds);</w:t>
      </w:r>
    </w:p>
    <w:p w14:paraId="1D717C96" w14:textId="77777777" w:rsidR="00BD1E45" w:rsidRPr="00906B09" w:rsidRDefault="00BD1E45" w:rsidP="00BD1E45">
      <w:r w:rsidRPr="00906B09">
        <w:tab/>
        <w:t>printf("result %d %s\n", result, brathl_Errno2String(result));</w:t>
      </w:r>
    </w:p>
    <w:p w14:paraId="25C542A9" w14:textId="77777777" w:rsidR="00BD1E45" w:rsidRPr="00906B09" w:rsidRDefault="00BD1E45" w:rsidP="00BD1E45">
      <w:r w:rsidRPr="00906B09">
        <w:t xml:space="preserve">        PrintfDateSecond(&amp;dateSeconds);</w:t>
      </w:r>
    </w:p>
    <w:p w14:paraId="1B9B21C4" w14:textId="77777777" w:rsidR="00BD1E45" w:rsidRPr="00906B09" w:rsidRDefault="00BD1E45" w:rsidP="00BD1E45">
      <w:r w:rsidRPr="00906B09">
        <w:tab/>
        <w:t>PrintfDateJulian(&amp;dateJulian);</w:t>
      </w:r>
      <w:r w:rsidRPr="00906B09">
        <w:tab/>
      </w:r>
    </w:p>
    <w:p w14:paraId="296B23E9" w14:textId="77777777" w:rsidR="00BD1E45" w:rsidRPr="00906B09" w:rsidRDefault="00BD1E45" w:rsidP="00BD1E45">
      <w:r w:rsidRPr="00906B09">
        <w:tab/>
        <w:t>break;</w:t>
      </w:r>
      <w:r w:rsidRPr="00906B09">
        <w:tab/>
      </w:r>
      <w:r w:rsidRPr="00906B09">
        <w:tab/>
      </w:r>
    </w:p>
    <w:p w14:paraId="0E4D74F8" w14:textId="77777777" w:rsidR="00BD1E45" w:rsidRPr="00906B09" w:rsidRDefault="00BD1E45" w:rsidP="00BD1E45">
      <w:r w:rsidRPr="00906B09">
        <w:tab/>
      </w:r>
      <w:r w:rsidRPr="00906B09">
        <w:tab/>
      </w:r>
    </w:p>
    <w:p w14:paraId="4C8D00F8" w14:textId="77777777" w:rsidR="00BD1E45" w:rsidRPr="00906B09" w:rsidRDefault="00BD1E45" w:rsidP="00BD1E45">
      <w:r w:rsidRPr="00906B09">
        <w:t xml:space="preserve">       case '9' :  // Seconds --&gt; YMDHMSM</w:t>
      </w:r>
    </w:p>
    <w:p w14:paraId="586B10BF" w14:textId="77777777" w:rsidR="00BD1E45" w:rsidRPr="00906B09" w:rsidRDefault="00BD1E45" w:rsidP="00BD1E45">
      <w:r w:rsidRPr="00906B09">
        <w:t xml:space="preserve">        memset(&amp;dateSeconds, '\0', sizeof(dateSeconds));</w:t>
      </w:r>
    </w:p>
    <w:p w14:paraId="1E6E4362" w14:textId="77777777" w:rsidR="00BD1E45" w:rsidRPr="00906B09" w:rsidRDefault="00BD1E45" w:rsidP="00BD1E45">
      <w:r w:rsidRPr="00906B09">
        <w:tab/>
        <w:t>memset(&amp;dateYMDHMSM, '\0', sizeof(dateYMDHMSM));</w:t>
      </w:r>
    </w:p>
    <w:p w14:paraId="071BD1D5" w14:textId="77777777" w:rsidR="00BD1E45" w:rsidRPr="00906B09" w:rsidRDefault="00BD1E45" w:rsidP="00BD1E45"/>
    <w:p w14:paraId="514D99F1" w14:textId="77777777" w:rsidR="00BD1E45" w:rsidRPr="00906B09" w:rsidRDefault="00BD1E45" w:rsidP="00BD1E45">
      <w:r w:rsidRPr="00906B09">
        <w:tab/>
        <w:t>dateSeconds.refDate = refDate;</w:t>
      </w:r>
    </w:p>
    <w:p w14:paraId="291789EB" w14:textId="77777777" w:rsidR="00BD1E45" w:rsidRPr="00906B09" w:rsidRDefault="00BD1E45" w:rsidP="00BD1E45">
      <w:r w:rsidRPr="00906B09">
        <w:tab/>
      </w:r>
    </w:p>
    <w:p w14:paraId="0712CE46" w14:textId="77777777" w:rsidR="00BD1E45" w:rsidRPr="00906B09" w:rsidRDefault="00BD1E45" w:rsidP="00BD1E45">
      <w:r w:rsidRPr="00906B09">
        <w:tab/>
        <w:t>puts ("nbSeconds :");</w:t>
      </w:r>
    </w:p>
    <w:p w14:paraId="777FF4FF" w14:textId="77777777" w:rsidR="00BD1E45" w:rsidRPr="00906B09" w:rsidRDefault="00BD1E45" w:rsidP="00BD1E45">
      <w:r w:rsidRPr="00906B09">
        <w:t xml:space="preserve">        gets (Buff);</w:t>
      </w:r>
    </w:p>
    <w:p w14:paraId="02E6C2DE" w14:textId="77777777" w:rsidR="00BD1E45" w:rsidRPr="00906B09" w:rsidRDefault="00BD1E45" w:rsidP="00BD1E45">
      <w:r w:rsidRPr="00906B09">
        <w:tab/>
        <w:t>sscanf(Buff, "%lf", &amp;dateSeconds.nbSeconds);</w:t>
      </w:r>
      <w:r w:rsidRPr="00906B09">
        <w:tab/>
      </w:r>
    </w:p>
    <w:p w14:paraId="69CE653C" w14:textId="77777777" w:rsidR="00BD1E45" w:rsidRPr="00906B09" w:rsidRDefault="00BD1E45" w:rsidP="00BD1E45"/>
    <w:p w14:paraId="2E0E9D8B" w14:textId="77777777" w:rsidR="00BD1E45" w:rsidRPr="00906B09" w:rsidRDefault="00BD1E45" w:rsidP="00BD1E45">
      <w:r w:rsidRPr="00906B09">
        <w:tab/>
        <w:t>result = brathl_Seconds2YMDHMSM(&amp;dateSeconds, &amp;dateYMDHMSM);</w:t>
      </w:r>
    </w:p>
    <w:p w14:paraId="01BEB9D0" w14:textId="77777777" w:rsidR="00BD1E45" w:rsidRPr="00906B09" w:rsidRDefault="00BD1E45" w:rsidP="00BD1E45">
      <w:r w:rsidRPr="00906B09">
        <w:tab/>
        <w:t>printf("result %d %s\n", result, brathl_Errno2String(result));</w:t>
      </w:r>
    </w:p>
    <w:p w14:paraId="0CEB0BA6" w14:textId="77777777" w:rsidR="00BD1E45" w:rsidRPr="00906B09" w:rsidRDefault="00BD1E45" w:rsidP="00BD1E45">
      <w:r w:rsidRPr="00906B09">
        <w:t xml:space="preserve">        PrintfDateSecond(&amp;dateSeconds);</w:t>
      </w:r>
    </w:p>
    <w:p w14:paraId="302AA3CB" w14:textId="77777777" w:rsidR="00BD1E45" w:rsidRPr="00906B09" w:rsidRDefault="00BD1E45" w:rsidP="00BD1E45">
      <w:r w:rsidRPr="00906B09">
        <w:tab/>
        <w:t>PrintfDateYMDHMSM(&amp;dateYMDHMSM);</w:t>
      </w:r>
      <w:r w:rsidRPr="00906B09">
        <w:tab/>
      </w:r>
    </w:p>
    <w:p w14:paraId="6EDA6DF6" w14:textId="77777777" w:rsidR="00BD1E45" w:rsidRPr="00906B09" w:rsidRDefault="00BD1E45" w:rsidP="00BD1E45">
      <w:r w:rsidRPr="00906B09">
        <w:tab/>
        <w:t>break;</w:t>
      </w:r>
      <w:r w:rsidRPr="00906B09">
        <w:tab/>
      </w:r>
    </w:p>
    <w:p w14:paraId="4CB97568" w14:textId="77777777" w:rsidR="00BD1E45" w:rsidRPr="00906B09" w:rsidRDefault="00BD1E45" w:rsidP="00BD1E45">
      <w:r w:rsidRPr="00906B09">
        <w:tab/>
      </w:r>
      <w:r w:rsidRPr="00906B09">
        <w:tab/>
      </w:r>
    </w:p>
    <w:p w14:paraId="01DA02C2" w14:textId="77777777" w:rsidR="00BD1E45" w:rsidRPr="00906B09" w:rsidRDefault="00BD1E45" w:rsidP="00BD1E45">
      <w:r w:rsidRPr="00906B09">
        <w:t xml:space="preserve">       case 'A' :  // YMDHMSM --&gt; Seconds</w:t>
      </w:r>
    </w:p>
    <w:p w14:paraId="23A87624" w14:textId="77777777" w:rsidR="00BD1E45" w:rsidRPr="00906B09" w:rsidRDefault="00BD1E45" w:rsidP="00BD1E45">
      <w:r w:rsidRPr="00906B09">
        <w:t xml:space="preserve">       case 'a' :  // YMDHMSM --&gt; Seconds</w:t>
      </w:r>
    </w:p>
    <w:p w14:paraId="10C8F642" w14:textId="77777777" w:rsidR="00BD1E45" w:rsidRPr="00906B09" w:rsidRDefault="00BD1E45" w:rsidP="00BD1E45">
      <w:r w:rsidRPr="00906B09">
        <w:t xml:space="preserve">        memset(&amp;dateSeconds, '\0', sizeof(dateSeconds));</w:t>
      </w:r>
    </w:p>
    <w:p w14:paraId="089C0EC8" w14:textId="77777777" w:rsidR="00BD1E45" w:rsidRPr="00906B09" w:rsidRDefault="00BD1E45" w:rsidP="00BD1E45">
      <w:r w:rsidRPr="00906B09">
        <w:tab/>
        <w:t>memset(&amp;dateYMDHMSM, '\0', sizeof(dateYMDHMSM));</w:t>
      </w:r>
    </w:p>
    <w:p w14:paraId="65EFC919" w14:textId="77777777" w:rsidR="00BD1E45" w:rsidRPr="00906B09" w:rsidRDefault="00BD1E45" w:rsidP="00BD1E45"/>
    <w:p w14:paraId="3B02B7FF" w14:textId="77777777" w:rsidR="00BD1E45" w:rsidRPr="00906B09" w:rsidRDefault="00BD1E45" w:rsidP="00BD1E45">
      <w:r w:rsidRPr="00906B09">
        <w:tab/>
        <w:t>puts ("YYYY MM DD hh:mn:s:ms :");</w:t>
      </w:r>
    </w:p>
    <w:p w14:paraId="72598B66" w14:textId="77777777" w:rsidR="00BD1E45" w:rsidRPr="00906B09" w:rsidRDefault="00BD1E45" w:rsidP="00BD1E45">
      <w:r w:rsidRPr="00906B09">
        <w:t xml:space="preserve">        gets (Buff);</w:t>
      </w:r>
    </w:p>
    <w:p w14:paraId="7045B91E" w14:textId="77777777" w:rsidR="00BD1E45" w:rsidRPr="00906B09" w:rsidRDefault="00BD1E45" w:rsidP="00BD1E45">
      <w:r w:rsidRPr="00906B09">
        <w:tab/>
        <w:t>sscanf(Buff, "%4d%*c%2d%*c%2d%*c"</w:t>
      </w:r>
    </w:p>
    <w:p w14:paraId="3DDBB7D9" w14:textId="77777777" w:rsidR="00BD1E45" w:rsidRPr="00906B09" w:rsidRDefault="00BD1E45" w:rsidP="00BD1E45">
      <w:r w:rsidRPr="00906B09">
        <w:tab/>
      </w:r>
      <w:r w:rsidRPr="00906B09">
        <w:tab/>
      </w:r>
      <w:r w:rsidRPr="00906B09">
        <w:tab/>
      </w:r>
      <w:r w:rsidRPr="00906B09">
        <w:tab/>
        <w:t xml:space="preserve">     "%2d%*c%2d%*c%2d%*c%6d",</w:t>
      </w:r>
    </w:p>
    <w:p w14:paraId="3128D4BA" w14:textId="77777777" w:rsidR="00BD1E45" w:rsidRPr="00906B09" w:rsidRDefault="00BD1E45" w:rsidP="00BD1E45">
      <w:r w:rsidRPr="00906B09">
        <w:tab/>
      </w:r>
      <w:r w:rsidRPr="00906B09">
        <w:tab/>
      </w:r>
      <w:r w:rsidRPr="00906B09">
        <w:tab/>
        <w:t>&amp;dateYMDHMSM.year, &amp;dateYMDHMSM.month, &amp;dateYMDHMSM.day,</w:t>
      </w:r>
    </w:p>
    <w:p w14:paraId="0675B5B2" w14:textId="77777777" w:rsidR="00BD1E45" w:rsidRPr="00906B09" w:rsidRDefault="00BD1E45" w:rsidP="00BD1E45">
      <w:r w:rsidRPr="00906B09">
        <w:tab/>
      </w:r>
      <w:r w:rsidRPr="00906B09">
        <w:tab/>
      </w:r>
      <w:r w:rsidRPr="00906B09">
        <w:tab/>
        <w:t>&amp;dateYMDHMSM.hour, &amp;dateYMDHMSM.minute, &amp;dateYMDHMSM.second, &amp;dateYMDHMSM.muSecond);</w:t>
      </w:r>
    </w:p>
    <w:p w14:paraId="6CC82422" w14:textId="77777777" w:rsidR="00BD1E45" w:rsidRPr="00906B09" w:rsidRDefault="00BD1E45" w:rsidP="00BD1E45">
      <w:r w:rsidRPr="00906B09">
        <w:tab/>
      </w:r>
    </w:p>
    <w:p w14:paraId="551F2E93" w14:textId="77777777" w:rsidR="00BD1E45" w:rsidRPr="00906B09" w:rsidRDefault="00BD1E45" w:rsidP="00BD1E45">
      <w:r w:rsidRPr="00906B09">
        <w:tab/>
        <w:t>result = brathl_YMDHMSM2Seconds(&amp;dateYMDHMSM, refDateDest, &amp;dateSeconds);</w:t>
      </w:r>
    </w:p>
    <w:p w14:paraId="284AB1EB" w14:textId="77777777" w:rsidR="00BD1E45" w:rsidRPr="00906B09" w:rsidRDefault="00BD1E45" w:rsidP="00BD1E45">
      <w:r w:rsidRPr="00906B09">
        <w:tab/>
        <w:t>printf("result %d %s\n", result, brathl_Errno2String(result));</w:t>
      </w:r>
    </w:p>
    <w:p w14:paraId="54984928" w14:textId="77777777" w:rsidR="00BD1E45" w:rsidRPr="00906B09" w:rsidRDefault="00BD1E45" w:rsidP="00BD1E45">
      <w:r w:rsidRPr="00906B09">
        <w:t xml:space="preserve">        PrintfDateSecond(&amp;dateSeconds);</w:t>
      </w:r>
    </w:p>
    <w:p w14:paraId="713B53A0" w14:textId="77777777" w:rsidR="00BD1E45" w:rsidRPr="00906B09" w:rsidRDefault="00BD1E45" w:rsidP="00BD1E45">
      <w:r w:rsidRPr="00906B09">
        <w:tab/>
        <w:t>PrintfDateYMDHMSM(&amp;dateYMDHMSM);</w:t>
      </w:r>
      <w:r w:rsidRPr="00906B09">
        <w:tab/>
      </w:r>
    </w:p>
    <w:p w14:paraId="0C042800" w14:textId="77777777" w:rsidR="00BD1E45" w:rsidRPr="00906B09" w:rsidRDefault="00BD1E45" w:rsidP="00BD1E45">
      <w:r w:rsidRPr="00906B09">
        <w:lastRenderedPageBreak/>
        <w:tab/>
        <w:t>break;</w:t>
      </w:r>
      <w:r w:rsidRPr="00906B09">
        <w:tab/>
      </w:r>
    </w:p>
    <w:p w14:paraId="167F39AE" w14:textId="77777777" w:rsidR="00BD1E45" w:rsidRPr="00906B09" w:rsidRDefault="00BD1E45" w:rsidP="00BD1E45">
      <w:r w:rsidRPr="00906B09">
        <w:tab/>
      </w:r>
    </w:p>
    <w:p w14:paraId="29D48C19" w14:textId="77777777" w:rsidR="00BD1E45" w:rsidRPr="00906B09" w:rsidRDefault="00BD1E45" w:rsidP="00BD1E45">
      <w:r w:rsidRPr="00906B09">
        <w:t xml:space="preserve">      case 'B' : // Julian --&gt; YMDHMSM</w:t>
      </w:r>
    </w:p>
    <w:p w14:paraId="5A0F6449" w14:textId="77777777" w:rsidR="00BD1E45" w:rsidRPr="00906B09" w:rsidRDefault="00BD1E45" w:rsidP="00BD1E45">
      <w:r w:rsidRPr="00906B09">
        <w:t xml:space="preserve">      case 'b' : // Julian --&gt; YMDHMSM</w:t>
      </w:r>
    </w:p>
    <w:p w14:paraId="1B87301E" w14:textId="77777777" w:rsidR="00BD1E45" w:rsidRPr="00906B09" w:rsidRDefault="00BD1E45" w:rsidP="00BD1E45">
      <w:r w:rsidRPr="00906B09">
        <w:tab/>
        <w:t>memset(&amp;dateYMDHMSM, '\0', sizeof(dateYMDHMSM));</w:t>
      </w:r>
    </w:p>
    <w:p w14:paraId="2C4DC272" w14:textId="77777777" w:rsidR="00BD1E45" w:rsidRPr="00906B09" w:rsidRDefault="00BD1E45" w:rsidP="00BD1E45">
      <w:r w:rsidRPr="00906B09">
        <w:tab/>
        <w:t>memset(&amp;dateJulian, '\0', sizeof(dateJulian));</w:t>
      </w:r>
    </w:p>
    <w:p w14:paraId="3E295732" w14:textId="77777777" w:rsidR="00BD1E45" w:rsidRPr="00906B09" w:rsidRDefault="00BD1E45" w:rsidP="00BD1E45"/>
    <w:p w14:paraId="5302F374" w14:textId="77777777" w:rsidR="00BD1E45" w:rsidRPr="00906B09" w:rsidRDefault="00BD1E45" w:rsidP="00BD1E45">
      <w:r w:rsidRPr="00906B09">
        <w:tab/>
        <w:t>dateJulian.refDate = refDate;</w:t>
      </w:r>
    </w:p>
    <w:p w14:paraId="33427E43" w14:textId="77777777" w:rsidR="00BD1E45" w:rsidRPr="00906B09" w:rsidRDefault="00BD1E45" w:rsidP="00BD1E45"/>
    <w:p w14:paraId="18F29101" w14:textId="77777777" w:rsidR="00BD1E45" w:rsidRPr="00906B09" w:rsidRDefault="00BD1E45" w:rsidP="00BD1E45">
      <w:r w:rsidRPr="00906B09">
        <w:tab/>
        <w:t>puts ("julian :");</w:t>
      </w:r>
    </w:p>
    <w:p w14:paraId="2CB1A3D6" w14:textId="77777777" w:rsidR="00BD1E45" w:rsidRPr="00906B09" w:rsidRDefault="00BD1E45" w:rsidP="00BD1E45">
      <w:r w:rsidRPr="00906B09">
        <w:t xml:space="preserve">        gets (Buff);</w:t>
      </w:r>
    </w:p>
    <w:p w14:paraId="35E725BB" w14:textId="77777777" w:rsidR="00BD1E45" w:rsidRPr="00906B09" w:rsidRDefault="00BD1E45" w:rsidP="00BD1E45">
      <w:r w:rsidRPr="00906B09">
        <w:tab/>
        <w:t>sscanf(Buff, "%lf", &amp;dateJulian.julian);</w:t>
      </w:r>
      <w:r w:rsidRPr="00906B09">
        <w:tab/>
      </w:r>
    </w:p>
    <w:p w14:paraId="7F9F3A5E" w14:textId="77777777" w:rsidR="00BD1E45" w:rsidRPr="00906B09" w:rsidRDefault="00BD1E45" w:rsidP="00BD1E45"/>
    <w:p w14:paraId="1A8F1446" w14:textId="77777777" w:rsidR="00BD1E45" w:rsidRPr="00906B09" w:rsidRDefault="00BD1E45" w:rsidP="00BD1E45">
      <w:r w:rsidRPr="00906B09">
        <w:tab/>
        <w:t>result = brathl_Julian2YMDHMSM(&amp;dateJulian, &amp;dateYMDHMSM);</w:t>
      </w:r>
    </w:p>
    <w:p w14:paraId="7E097919" w14:textId="77777777" w:rsidR="00BD1E45" w:rsidRPr="00906B09" w:rsidRDefault="00BD1E45" w:rsidP="00BD1E45">
      <w:r w:rsidRPr="00906B09">
        <w:tab/>
        <w:t>printf("result %d %s\n", result, brathl_Errno2String(result));</w:t>
      </w:r>
    </w:p>
    <w:p w14:paraId="4C77B2B6" w14:textId="77777777" w:rsidR="00BD1E45" w:rsidRPr="00906B09" w:rsidRDefault="00BD1E45" w:rsidP="00BD1E45">
      <w:r w:rsidRPr="00906B09">
        <w:t xml:space="preserve">        PrintfDateJulian(&amp;dateJulian);</w:t>
      </w:r>
    </w:p>
    <w:p w14:paraId="270FC90F" w14:textId="77777777" w:rsidR="00BD1E45" w:rsidRPr="00906B09" w:rsidRDefault="00BD1E45" w:rsidP="00BD1E45">
      <w:r w:rsidRPr="00906B09">
        <w:tab/>
        <w:t>PrintfDateYMDHMSM(&amp;dateYMDHMSM);</w:t>
      </w:r>
      <w:r w:rsidRPr="00906B09">
        <w:tab/>
      </w:r>
    </w:p>
    <w:p w14:paraId="23A10F3B" w14:textId="77777777" w:rsidR="00BD1E45" w:rsidRPr="00906B09" w:rsidRDefault="00BD1E45" w:rsidP="00BD1E45">
      <w:r w:rsidRPr="00906B09">
        <w:tab/>
        <w:t>break;</w:t>
      </w:r>
    </w:p>
    <w:p w14:paraId="74D2088C" w14:textId="77777777" w:rsidR="00BD1E45" w:rsidRPr="00906B09" w:rsidRDefault="00BD1E45" w:rsidP="00BD1E45">
      <w:r w:rsidRPr="00906B09">
        <w:tab/>
      </w:r>
    </w:p>
    <w:p w14:paraId="389ED2F4" w14:textId="77777777" w:rsidR="00BD1E45" w:rsidRPr="00906B09" w:rsidRDefault="00BD1E45" w:rsidP="00BD1E45">
      <w:r w:rsidRPr="00906B09">
        <w:t xml:space="preserve">       case 'C' :  // YMDHMSM --&gt; Julian</w:t>
      </w:r>
    </w:p>
    <w:p w14:paraId="400FAA4A" w14:textId="77777777" w:rsidR="00BD1E45" w:rsidRPr="00906B09" w:rsidRDefault="00BD1E45" w:rsidP="00BD1E45">
      <w:r w:rsidRPr="00906B09">
        <w:t xml:space="preserve">       case 'c' :  // YMDHMSM --&gt; Julian</w:t>
      </w:r>
    </w:p>
    <w:p w14:paraId="3404B5F2" w14:textId="77777777" w:rsidR="00BD1E45" w:rsidRPr="00906B09" w:rsidRDefault="00BD1E45" w:rsidP="00BD1E45">
      <w:r w:rsidRPr="00906B09">
        <w:t xml:space="preserve">        memset(&amp;dateJulian, '\0', sizeof(dateJulian));</w:t>
      </w:r>
    </w:p>
    <w:p w14:paraId="33C4CF52" w14:textId="77777777" w:rsidR="00BD1E45" w:rsidRPr="00906B09" w:rsidRDefault="00BD1E45" w:rsidP="00BD1E45">
      <w:r w:rsidRPr="00906B09">
        <w:tab/>
        <w:t>memset(&amp;dateYMDHMSM, '\0', sizeof(dateYMDHMSM));</w:t>
      </w:r>
    </w:p>
    <w:p w14:paraId="20523E6E" w14:textId="77777777" w:rsidR="00BD1E45" w:rsidRPr="00906B09" w:rsidRDefault="00BD1E45" w:rsidP="00BD1E45"/>
    <w:p w14:paraId="0E31B9F0" w14:textId="77777777" w:rsidR="00BD1E45" w:rsidRPr="00906B09" w:rsidRDefault="00BD1E45" w:rsidP="00BD1E45">
      <w:r w:rsidRPr="00906B09">
        <w:tab/>
        <w:t>puts ("YYYY MM DD hh:mn:s:ms :");</w:t>
      </w:r>
    </w:p>
    <w:p w14:paraId="24B6D39A" w14:textId="77777777" w:rsidR="00BD1E45" w:rsidRPr="00906B09" w:rsidRDefault="00BD1E45" w:rsidP="00BD1E45">
      <w:r w:rsidRPr="00906B09">
        <w:t xml:space="preserve">        gets (Buff);</w:t>
      </w:r>
    </w:p>
    <w:p w14:paraId="14E08341" w14:textId="77777777" w:rsidR="00BD1E45" w:rsidRPr="00906B09" w:rsidRDefault="00BD1E45" w:rsidP="00BD1E45">
      <w:r w:rsidRPr="00906B09">
        <w:tab/>
        <w:t>sscanf(Buff, "%4d%*c%2d%*c%2d%*c"</w:t>
      </w:r>
    </w:p>
    <w:p w14:paraId="041812F5" w14:textId="77777777" w:rsidR="00BD1E45" w:rsidRPr="00906B09" w:rsidRDefault="00BD1E45" w:rsidP="00BD1E45">
      <w:r w:rsidRPr="00906B09">
        <w:tab/>
      </w:r>
      <w:r w:rsidRPr="00906B09">
        <w:tab/>
      </w:r>
      <w:r w:rsidRPr="00906B09">
        <w:tab/>
      </w:r>
      <w:r w:rsidRPr="00906B09">
        <w:tab/>
        <w:t xml:space="preserve">     "%2d%*c%2d%*c%2d%*c%6d",</w:t>
      </w:r>
    </w:p>
    <w:p w14:paraId="2A9BF947" w14:textId="77777777" w:rsidR="00BD1E45" w:rsidRPr="00906B09" w:rsidRDefault="00BD1E45" w:rsidP="00BD1E45">
      <w:r w:rsidRPr="00906B09">
        <w:tab/>
      </w:r>
      <w:r w:rsidRPr="00906B09">
        <w:tab/>
      </w:r>
      <w:r w:rsidRPr="00906B09">
        <w:tab/>
        <w:t>&amp;dateYMDHMSM.year, &amp;dateYMDHMSM.month, &amp;dateYMDHMSM.day,</w:t>
      </w:r>
    </w:p>
    <w:p w14:paraId="3CB6DC14" w14:textId="77777777" w:rsidR="00BD1E45" w:rsidRPr="00906B09" w:rsidRDefault="00BD1E45" w:rsidP="00BD1E45">
      <w:r w:rsidRPr="00906B09">
        <w:tab/>
      </w:r>
      <w:r w:rsidRPr="00906B09">
        <w:tab/>
      </w:r>
      <w:r w:rsidRPr="00906B09">
        <w:tab/>
        <w:t>&amp;dateYMDHMSM.hour, &amp;dateYMDHMSM.minute, &amp;dateYMDHMSM.second, &amp;dateYMDHMSM.muSecond);</w:t>
      </w:r>
    </w:p>
    <w:p w14:paraId="4E25C973" w14:textId="77777777" w:rsidR="00BD1E45" w:rsidRPr="00906B09" w:rsidRDefault="00BD1E45" w:rsidP="00BD1E45">
      <w:r w:rsidRPr="00906B09">
        <w:tab/>
      </w:r>
    </w:p>
    <w:p w14:paraId="1AAE26FB" w14:textId="77777777" w:rsidR="00BD1E45" w:rsidRPr="00906B09" w:rsidRDefault="00BD1E45" w:rsidP="00BD1E45"/>
    <w:p w14:paraId="261A3BBC" w14:textId="77777777" w:rsidR="00BD1E45" w:rsidRPr="00906B09" w:rsidRDefault="00BD1E45" w:rsidP="00BD1E45">
      <w:r w:rsidRPr="00906B09">
        <w:tab/>
        <w:t>result = brathl_YMDHMSM2Julian(&amp;dateYMDHMSM, refDateDest, &amp;dateJulian);</w:t>
      </w:r>
    </w:p>
    <w:p w14:paraId="577258E3" w14:textId="77777777" w:rsidR="00BD1E45" w:rsidRPr="00906B09" w:rsidRDefault="00BD1E45" w:rsidP="00BD1E45">
      <w:r w:rsidRPr="00906B09">
        <w:tab/>
        <w:t>printf("result %d %s\n", result, brathl_Errno2String(result));</w:t>
      </w:r>
    </w:p>
    <w:p w14:paraId="58C8E224" w14:textId="77777777" w:rsidR="00BD1E45" w:rsidRPr="00906B09" w:rsidRDefault="00BD1E45" w:rsidP="00BD1E45">
      <w:r w:rsidRPr="00906B09">
        <w:t xml:space="preserve">        PrintfDateJulian(&amp;dateJulian);</w:t>
      </w:r>
    </w:p>
    <w:p w14:paraId="2D986B93" w14:textId="77777777" w:rsidR="00BD1E45" w:rsidRPr="00906B09" w:rsidRDefault="00BD1E45" w:rsidP="00BD1E45">
      <w:r w:rsidRPr="00906B09">
        <w:tab/>
        <w:t>PrintfDateYMDHMSM(&amp;dateYMDHMSM);</w:t>
      </w:r>
      <w:r w:rsidRPr="00906B09">
        <w:tab/>
      </w:r>
    </w:p>
    <w:p w14:paraId="4B63C0D7" w14:textId="77777777" w:rsidR="00BD1E45" w:rsidRPr="00906B09" w:rsidRDefault="00BD1E45" w:rsidP="00BD1E45">
      <w:r w:rsidRPr="00906B09">
        <w:tab/>
        <w:t>break;</w:t>
      </w:r>
      <w:r w:rsidRPr="00906B09">
        <w:tab/>
      </w:r>
    </w:p>
    <w:p w14:paraId="4CE9DB29" w14:textId="77777777" w:rsidR="00BD1E45" w:rsidRPr="00906B09" w:rsidRDefault="00BD1E45" w:rsidP="00BD1E45">
      <w:r w:rsidRPr="00906B09">
        <w:tab/>
      </w:r>
    </w:p>
    <w:p w14:paraId="428992AE" w14:textId="77777777" w:rsidR="00BD1E45" w:rsidRPr="00906B09" w:rsidRDefault="00BD1E45" w:rsidP="00BD1E45">
      <w:r w:rsidRPr="00906B09">
        <w:t xml:space="preserve">       case 'D' :  // diff Date1 (ref. src)  - Date2 (ref. dest) (YMDHMSM)</w:t>
      </w:r>
    </w:p>
    <w:p w14:paraId="32CCEE6F" w14:textId="77777777" w:rsidR="00BD1E45" w:rsidRPr="00906B09" w:rsidRDefault="00BD1E45" w:rsidP="00BD1E45">
      <w:r w:rsidRPr="00906B09">
        <w:t xml:space="preserve">       case 'd' :  // diff Date1 (ref. src)  - Date2 (ref. dest) (YMDHMSM)</w:t>
      </w:r>
    </w:p>
    <w:p w14:paraId="7AE3EE44" w14:textId="77777777" w:rsidR="00BD1E45" w:rsidRPr="00906B09" w:rsidRDefault="00BD1E45" w:rsidP="00BD1E45">
      <w:r w:rsidRPr="00906B09">
        <w:lastRenderedPageBreak/>
        <w:tab/>
        <w:t>memset(&amp;dateYMDHMSM, '\0', sizeof(dateYMDHMSM));</w:t>
      </w:r>
    </w:p>
    <w:p w14:paraId="15388DA8" w14:textId="77777777" w:rsidR="00BD1E45" w:rsidRPr="00906B09" w:rsidRDefault="00BD1E45" w:rsidP="00BD1E45">
      <w:r w:rsidRPr="00906B09">
        <w:tab/>
        <w:t>memset(&amp;dateYMDHMSM2, '\0', sizeof(dateYMDHMSM2));</w:t>
      </w:r>
    </w:p>
    <w:p w14:paraId="359F2FB0" w14:textId="77777777" w:rsidR="00BD1E45" w:rsidRPr="00906B09" w:rsidRDefault="00BD1E45" w:rsidP="00BD1E45"/>
    <w:p w14:paraId="36F53B9E" w14:textId="77777777" w:rsidR="00BD1E45" w:rsidRPr="00906B09" w:rsidRDefault="00BD1E45" w:rsidP="00BD1E45">
      <w:r w:rsidRPr="00906B09">
        <w:tab/>
        <w:t>puts ("Date 1 YYYY MM DD hh:mn:s:ms :");</w:t>
      </w:r>
    </w:p>
    <w:p w14:paraId="78FCFD94" w14:textId="77777777" w:rsidR="00BD1E45" w:rsidRPr="00906B09" w:rsidRDefault="00BD1E45" w:rsidP="00BD1E45">
      <w:r w:rsidRPr="00906B09">
        <w:t xml:space="preserve">        gets (Buff);</w:t>
      </w:r>
    </w:p>
    <w:p w14:paraId="1C990729" w14:textId="77777777" w:rsidR="00BD1E45" w:rsidRPr="00906B09" w:rsidRDefault="00BD1E45" w:rsidP="00BD1E45">
      <w:r w:rsidRPr="00906B09">
        <w:tab/>
        <w:t>sscanf(Buff, "%4d%*c%2d%*c%2d%*c"</w:t>
      </w:r>
    </w:p>
    <w:p w14:paraId="35B4750E" w14:textId="77777777" w:rsidR="00BD1E45" w:rsidRPr="00906B09" w:rsidRDefault="00BD1E45" w:rsidP="00BD1E45">
      <w:r w:rsidRPr="00906B09">
        <w:tab/>
      </w:r>
      <w:r w:rsidRPr="00906B09">
        <w:tab/>
      </w:r>
      <w:r w:rsidRPr="00906B09">
        <w:tab/>
      </w:r>
      <w:r w:rsidRPr="00906B09">
        <w:tab/>
        <w:t xml:space="preserve">     "%2d%*c%2d%*c%2d%*c%6d",</w:t>
      </w:r>
    </w:p>
    <w:p w14:paraId="66FB66A9" w14:textId="77777777" w:rsidR="00BD1E45" w:rsidRPr="00906B09" w:rsidRDefault="00BD1E45" w:rsidP="00BD1E45">
      <w:r w:rsidRPr="00906B09">
        <w:tab/>
      </w:r>
      <w:r w:rsidRPr="00906B09">
        <w:tab/>
      </w:r>
      <w:r w:rsidRPr="00906B09">
        <w:tab/>
        <w:t>&amp;dateYMDHMSM.year, &amp;dateYMDHMSM.month, &amp;dateYMDHMSM.day,</w:t>
      </w:r>
    </w:p>
    <w:p w14:paraId="559E53A9" w14:textId="77777777" w:rsidR="00BD1E45" w:rsidRPr="00906B09" w:rsidRDefault="00BD1E45" w:rsidP="00BD1E45">
      <w:r w:rsidRPr="00906B09">
        <w:tab/>
      </w:r>
      <w:r w:rsidRPr="00906B09">
        <w:tab/>
      </w:r>
      <w:r w:rsidRPr="00906B09">
        <w:tab/>
        <w:t>&amp;dateYMDHMSM.hour, &amp;dateYMDHMSM.minute, &amp;dateYMDHMSM.second, &amp;dateYMDHMSM.muSecond);</w:t>
      </w:r>
    </w:p>
    <w:p w14:paraId="35FC544F" w14:textId="77777777" w:rsidR="00BD1E45" w:rsidRPr="00906B09" w:rsidRDefault="00BD1E45" w:rsidP="00BD1E45">
      <w:r w:rsidRPr="00906B09">
        <w:tab/>
      </w:r>
    </w:p>
    <w:p w14:paraId="2C3B3357" w14:textId="77777777" w:rsidR="00BD1E45" w:rsidRPr="00906B09" w:rsidRDefault="00BD1E45" w:rsidP="00BD1E45">
      <w:r w:rsidRPr="00906B09">
        <w:tab/>
        <w:t>puts ("Date 2 YYYY MM DD hh:mn:s:ms :");</w:t>
      </w:r>
    </w:p>
    <w:p w14:paraId="762D65DF" w14:textId="77777777" w:rsidR="00BD1E45" w:rsidRPr="00906B09" w:rsidRDefault="00BD1E45" w:rsidP="00BD1E45">
      <w:r w:rsidRPr="00906B09">
        <w:t xml:space="preserve">        gets (Buff);</w:t>
      </w:r>
    </w:p>
    <w:p w14:paraId="46AA10FA" w14:textId="77777777" w:rsidR="00BD1E45" w:rsidRPr="00906B09" w:rsidRDefault="00BD1E45" w:rsidP="00BD1E45">
      <w:r w:rsidRPr="00906B09">
        <w:tab/>
        <w:t>sscanf(Buff, "%4d%*c%2d%*c%2d%*c"</w:t>
      </w:r>
    </w:p>
    <w:p w14:paraId="055A0F21" w14:textId="77777777" w:rsidR="00BD1E45" w:rsidRPr="00906B09" w:rsidRDefault="00BD1E45" w:rsidP="00BD1E45">
      <w:r w:rsidRPr="00906B09">
        <w:tab/>
      </w:r>
      <w:r w:rsidRPr="00906B09">
        <w:tab/>
      </w:r>
      <w:r w:rsidRPr="00906B09">
        <w:tab/>
      </w:r>
      <w:r w:rsidRPr="00906B09">
        <w:tab/>
        <w:t xml:space="preserve">     "%2d%*c%2d%*c%2d%*c%6d",</w:t>
      </w:r>
    </w:p>
    <w:p w14:paraId="6B032354" w14:textId="77777777" w:rsidR="00BD1E45" w:rsidRPr="00906B09" w:rsidRDefault="00BD1E45" w:rsidP="00BD1E45">
      <w:r w:rsidRPr="00906B09">
        <w:tab/>
      </w:r>
      <w:r w:rsidRPr="00906B09">
        <w:tab/>
      </w:r>
      <w:r w:rsidRPr="00906B09">
        <w:tab/>
        <w:t>&amp;dateYMDHMSM2.year, &amp;dateYMDHMSM2.month, &amp;dateYMDHMSM2.day,</w:t>
      </w:r>
    </w:p>
    <w:p w14:paraId="726F2C26" w14:textId="77777777" w:rsidR="00BD1E45" w:rsidRPr="00906B09" w:rsidRDefault="00BD1E45" w:rsidP="00BD1E45">
      <w:r w:rsidRPr="00906B09">
        <w:tab/>
      </w:r>
      <w:r w:rsidRPr="00906B09">
        <w:tab/>
      </w:r>
      <w:r w:rsidRPr="00906B09">
        <w:tab/>
        <w:t>&amp;dateYMDHMSM2.hour, &amp;dateYMDHMSM2.minute, &amp;dateYMDHMSM2.second, &amp;dateYMDHMSM2.muSecond);</w:t>
      </w:r>
    </w:p>
    <w:p w14:paraId="2DFD9788" w14:textId="77777777" w:rsidR="00BD1E45" w:rsidRPr="00906B09" w:rsidRDefault="00BD1E45" w:rsidP="00BD1E45">
      <w:r w:rsidRPr="00906B09">
        <w:tab/>
      </w:r>
    </w:p>
    <w:p w14:paraId="74AAFB45" w14:textId="77777777" w:rsidR="00BD1E45" w:rsidRPr="00906B09" w:rsidRDefault="00BD1E45" w:rsidP="00BD1E45">
      <w:r w:rsidRPr="00906B09">
        <w:t xml:space="preserve">        diff = 0;</w:t>
      </w:r>
    </w:p>
    <w:p w14:paraId="5E766F1D" w14:textId="77777777" w:rsidR="00BD1E45" w:rsidRPr="00906B09" w:rsidRDefault="00BD1E45" w:rsidP="00BD1E45">
      <w:r w:rsidRPr="00906B09">
        <w:tab/>
      </w:r>
    </w:p>
    <w:p w14:paraId="00919EDB" w14:textId="77777777" w:rsidR="00BD1E45" w:rsidRPr="00906B09" w:rsidRDefault="00BD1E45" w:rsidP="00BD1E45">
      <w:r w:rsidRPr="00906B09">
        <w:tab/>
        <w:t>result = brathl_DiffYMDHMSM(&amp;dateYMDHMSM, &amp;dateYMDHMSM2, &amp;diff);</w:t>
      </w:r>
    </w:p>
    <w:p w14:paraId="6D87D993" w14:textId="77777777" w:rsidR="00BD1E45" w:rsidRPr="00906B09" w:rsidRDefault="00BD1E45" w:rsidP="00BD1E45">
      <w:r w:rsidRPr="00906B09">
        <w:tab/>
        <w:t>printf("result %d %s\n", result, brathl_Errno2String(result));</w:t>
      </w:r>
    </w:p>
    <w:p w14:paraId="0FB2C814" w14:textId="77777777" w:rsidR="00BD1E45" w:rsidRPr="00906B09" w:rsidRDefault="00BD1E45" w:rsidP="00BD1E45">
      <w:r w:rsidRPr="00906B09">
        <w:tab/>
        <w:t>PrintfDateYMDHMSM(&amp;dateYMDHMSM);</w:t>
      </w:r>
      <w:r w:rsidRPr="00906B09">
        <w:tab/>
      </w:r>
    </w:p>
    <w:p w14:paraId="58B26707" w14:textId="77777777" w:rsidR="00BD1E45" w:rsidRPr="00906B09" w:rsidRDefault="00BD1E45" w:rsidP="00BD1E45">
      <w:r w:rsidRPr="00906B09">
        <w:tab/>
        <w:t>PrintfDateYMDHMSM(&amp;dateYMDHMSM2);</w:t>
      </w:r>
      <w:r w:rsidRPr="00906B09">
        <w:tab/>
      </w:r>
    </w:p>
    <w:p w14:paraId="4F27677C" w14:textId="77777777" w:rsidR="00BD1E45" w:rsidRPr="00906B09" w:rsidRDefault="00BD1E45" w:rsidP="00BD1E45">
      <w:r w:rsidRPr="00906B09">
        <w:t xml:space="preserve">        printf("\t----&gt; Difference : %lf \n", diff); </w:t>
      </w:r>
      <w:r w:rsidRPr="00906B09">
        <w:tab/>
      </w:r>
      <w:r w:rsidRPr="00906B09">
        <w:tab/>
      </w:r>
    </w:p>
    <w:p w14:paraId="35B9E820" w14:textId="77777777" w:rsidR="00BD1E45" w:rsidRPr="00906B09" w:rsidRDefault="00BD1E45" w:rsidP="00BD1E45">
      <w:r w:rsidRPr="00906B09">
        <w:tab/>
        <w:t>break;</w:t>
      </w:r>
      <w:r w:rsidRPr="00906B09">
        <w:tab/>
      </w:r>
    </w:p>
    <w:p w14:paraId="380AD291" w14:textId="77777777" w:rsidR="00BD1E45" w:rsidRPr="00906B09" w:rsidRDefault="00BD1E45" w:rsidP="00BD1E45">
      <w:r w:rsidRPr="00906B09">
        <w:tab/>
      </w:r>
    </w:p>
    <w:p w14:paraId="123CCE55" w14:textId="77777777" w:rsidR="00BD1E45" w:rsidRPr="00906B09" w:rsidRDefault="00BD1E45" w:rsidP="00BD1E45">
      <w:r w:rsidRPr="00906B09">
        <w:t xml:space="preserve">       case 'E' :  // diff Date1 (ref. src)  - Date2 (ref. dest) (DSM)</w:t>
      </w:r>
    </w:p>
    <w:p w14:paraId="41C45B8F" w14:textId="77777777" w:rsidR="00BD1E45" w:rsidRPr="00906B09" w:rsidRDefault="00BD1E45" w:rsidP="00BD1E45">
      <w:r w:rsidRPr="00906B09">
        <w:t xml:space="preserve">       case 'e' :  // diff Date1 (ref. src)  - Date2 (ref. dest) (DSM)</w:t>
      </w:r>
    </w:p>
    <w:p w14:paraId="24F95E22" w14:textId="77777777" w:rsidR="00BD1E45" w:rsidRPr="00906B09" w:rsidRDefault="00BD1E45" w:rsidP="00BD1E45">
      <w:r w:rsidRPr="00906B09">
        <w:tab/>
        <w:t>memset(&amp;dateDSM, '\0', sizeof(dateDSM));</w:t>
      </w:r>
    </w:p>
    <w:p w14:paraId="0D9D0862" w14:textId="77777777" w:rsidR="00BD1E45" w:rsidRPr="00906B09" w:rsidRDefault="00BD1E45" w:rsidP="00BD1E45">
      <w:r w:rsidRPr="00906B09">
        <w:tab/>
        <w:t>memset(&amp;dateDSM2, '\0', sizeof(dateDSM2));</w:t>
      </w:r>
    </w:p>
    <w:p w14:paraId="5C575CC2" w14:textId="77777777" w:rsidR="00BD1E45" w:rsidRPr="00906B09" w:rsidRDefault="00BD1E45" w:rsidP="00BD1E45"/>
    <w:p w14:paraId="1E8E716B" w14:textId="77777777" w:rsidR="00BD1E45" w:rsidRPr="00906B09" w:rsidRDefault="00BD1E45" w:rsidP="00BD1E45">
      <w:r w:rsidRPr="00906B09">
        <w:tab/>
        <w:t>dateDSM.refDate = refDate;</w:t>
      </w:r>
    </w:p>
    <w:p w14:paraId="59A1E1C6" w14:textId="77777777" w:rsidR="00BD1E45" w:rsidRPr="00906B09" w:rsidRDefault="00BD1E45" w:rsidP="00BD1E45">
      <w:r w:rsidRPr="00906B09">
        <w:tab/>
        <w:t>dateDSM2.refDate = refDateDest;</w:t>
      </w:r>
    </w:p>
    <w:p w14:paraId="325F42D8" w14:textId="77777777" w:rsidR="00BD1E45" w:rsidRPr="00906B09" w:rsidRDefault="00BD1E45" w:rsidP="00BD1E45"/>
    <w:p w14:paraId="0B94311D" w14:textId="77777777" w:rsidR="00BD1E45" w:rsidRPr="00906B09" w:rsidRDefault="00BD1E45" w:rsidP="00BD1E45">
      <w:r w:rsidRPr="00906B09">
        <w:tab/>
        <w:t>puts (" Date 1 D S M :");</w:t>
      </w:r>
    </w:p>
    <w:p w14:paraId="4F2CD471" w14:textId="77777777" w:rsidR="00BD1E45" w:rsidRPr="00906B09" w:rsidRDefault="00BD1E45" w:rsidP="00BD1E45">
      <w:r w:rsidRPr="00906B09">
        <w:t xml:space="preserve">        gets (Buff);</w:t>
      </w:r>
    </w:p>
    <w:p w14:paraId="05DEC1A8" w14:textId="77777777" w:rsidR="00BD1E45" w:rsidRPr="00906B09" w:rsidRDefault="00BD1E45" w:rsidP="00BD1E45">
      <w:r w:rsidRPr="00906B09">
        <w:tab/>
        <w:t>sscanf(Buff, "%ld%*c%ld%*c%ld ",</w:t>
      </w:r>
    </w:p>
    <w:p w14:paraId="4DB7EBE6" w14:textId="77777777" w:rsidR="00BD1E45" w:rsidRPr="00906B09" w:rsidRDefault="00BD1E45" w:rsidP="00BD1E45">
      <w:r w:rsidRPr="00906B09">
        <w:tab/>
      </w:r>
      <w:r w:rsidRPr="00906B09">
        <w:tab/>
        <w:t>&amp;dateDSM.days,</w:t>
      </w:r>
    </w:p>
    <w:p w14:paraId="23E1B44B" w14:textId="77777777" w:rsidR="00BD1E45" w:rsidRPr="00906B09" w:rsidRDefault="00BD1E45" w:rsidP="00BD1E45">
      <w:r w:rsidRPr="00906B09">
        <w:tab/>
      </w:r>
      <w:r w:rsidRPr="00906B09">
        <w:tab/>
        <w:t xml:space="preserve">&amp;dateDSM.seconds, </w:t>
      </w:r>
      <w:r w:rsidRPr="00906B09">
        <w:tab/>
      </w:r>
    </w:p>
    <w:p w14:paraId="24CE5DA4" w14:textId="77777777" w:rsidR="00BD1E45" w:rsidRPr="00906B09" w:rsidRDefault="00BD1E45" w:rsidP="00BD1E45">
      <w:r w:rsidRPr="00906B09">
        <w:lastRenderedPageBreak/>
        <w:tab/>
      </w:r>
      <w:r w:rsidRPr="00906B09">
        <w:tab/>
        <w:t>&amp;dateDSM.muSeconds );</w:t>
      </w:r>
      <w:r w:rsidRPr="00906B09">
        <w:tab/>
      </w:r>
    </w:p>
    <w:p w14:paraId="1BEB1F7E" w14:textId="77777777" w:rsidR="00BD1E45" w:rsidRPr="00906B09" w:rsidRDefault="00BD1E45" w:rsidP="00BD1E45">
      <w:r w:rsidRPr="00906B09">
        <w:tab/>
      </w:r>
    </w:p>
    <w:p w14:paraId="2623E01E" w14:textId="77777777" w:rsidR="00BD1E45" w:rsidRPr="00906B09" w:rsidRDefault="00BD1E45" w:rsidP="00BD1E45">
      <w:r w:rsidRPr="00906B09">
        <w:tab/>
        <w:t>puts (" Date 2 D S M :");</w:t>
      </w:r>
    </w:p>
    <w:p w14:paraId="4959B358" w14:textId="77777777" w:rsidR="00BD1E45" w:rsidRPr="00906B09" w:rsidRDefault="00BD1E45" w:rsidP="00BD1E45">
      <w:r w:rsidRPr="00906B09">
        <w:t xml:space="preserve">        gets (Buff);</w:t>
      </w:r>
    </w:p>
    <w:p w14:paraId="114205A6" w14:textId="77777777" w:rsidR="00BD1E45" w:rsidRPr="00906B09" w:rsidRDefault="00BD1E45" w:rsidP="00BD1E45">
      <w:r w:rsidRPr="00906B09">
        <w:tab/>
        <w:t>sscanf(Buff, "%ld%*c%ld%*c%ld ",</w:t>
      </w:r>
    </w:p>
    <w:p w14:paraId="2CDF5A24" w14:textId="77777777" w:rsidR="00BD1E45" w:rsidRPr="00906B09" w:rsidRDefault="00BD1E45" w:rsidP="00BD1E45">
      <w:r w:rsidRPr="00906B09">
        <w:tab/>
      </w:r>
      <w:r w:rsidRPr="00906B09">
        <w:tab/>
        <w:t>&amp;dateDSM2.days,</w:t>
      </w:r>
    </w:p>
    <w:p w14:paraId="0F91F0B2" w14:textId="77777777" w:rsidR="00BD1E45" w:rsidRPr="00906B09" w:rsidRDefault="00BD1E45" w:rsidP="00BD1E45">
      <w:r w:rsidRPr="00906B09">
        <w:tab/>
      </w:r>
      <w:r w:rsidRPr="00906B09">
        <w:tab/>
        <w:t xml:space="preserve">&amp;dateDSM2.seconds, </w:t>
      </w:r>
      <w:r w:rsidRPr="00906B09">
        <w:tab/>
      </w:r>
    </w:p>
    <w:p w14:paraId="6CCB996E" w14:textId="77777777" w:rsidR="00BD1E45" w:rsidRPr="00906B09" w:rsidRDefault="00BD1E45" w:rsidP="00BD1E45">
      <w:r w:rsidRPr="00906B09">
        <w:tab/>
      </w:r>
      <w:r w:rsidRPr="00906B09">
        <w:tab/>
        <w:t>&amp;dateDSM2.muSeconds );</w:t>
      </w:r>
      <w:r w:rsidRPr="00906B09">
        <w:tab/>
      </w:r>
    </w:p>
    <w:p w14:paraId="59C9F6B6" w14:textId="77777777" w:rsidR="00BD1E45" w:rsidRPr="00906B09" w:rsidRDefault="00BD1E45" w:rsidP="00BD1E45">
      <w:r w:rsidRPr="00906B09">
        <w:tab/>
      </w:r>
      <w:r w:rsidRPr="00906B09">
        <w:tab/>
      </w:r>
    </w:p>
    <w:p w14:paraId="340A97BC" w14:textId="77777777" w:rsidR="00BD1E45" w:rsidRPr="00906B09" w:rsidRDefault="00BD1E45" w:rsidP="00BD1E45">
      <w:r w:rsidRPr="00906B09">
        <w:t xml:space="preserve">        diff = 0;</w:t>
      </w:r>
    </w:p>
    <w:p w14:paraId="156BC531" w14:textId="77777777" w:rsidR="00BD1E45" w:rsidRPr="00906B09" w:rsidRDefault="00BD1E45" w:rsidP="00BD1E45">
      <w:r w:rsidRPr="00906B09">
        <w:tab/>
      </w:r>
    </w:p>
    <w:p w14:paraId="62789DA0" w14:textId="77777777" w:rsidR="00BD1E45" w:rsidRPr="00906B09" w:rsidRDefault="00BD1E45" w:rsidP="00BD1E45">
      <w:r w:rsidRPr="00906B09">
        <w:tab/>
        <w:t>result = brathl_DiffDSM(&amp;dateDSM, &amp;dateDSM2, &amp;diff);</w:t>
      </w:r>
    </w:p>
    <w:p w14:paraId="4843DF23" w14:textId="77777777" w:rsidR="00BD1E45" w:rsidRPr="00906B09" w:rsidRDefault="00BD1E45" w:rsidP="00BD1E45">
      <w:r w:rsidRPr="00906B09">
        <w:tab/>
        <w:t>printf("result %d %s\n", result, brathl_Errno2String(result));</w:t>
      </w:r>
    </w:p>
    <w:p w14:paraId="6ED41DA6" w14:textId="77777777" w:rsidR="00BD1E45" w:rsidRPr="00906B09" w:rsidRDefault="00BD1E45" w:rsidP="00BD1E45">
      <w:r w:rsidRPr="00906B09">
        <w:tab/>
        <w:t>PrintfDateDSM(&amp;dateDSM);</w:t>
      </w:r>
      <w:r w:rsidRPr="00906B09">
        <w:tab/>
      </w:r>
    </w:p>
    <w:p w14:paraId="5A8264A3" w14:textId="77777777" w:rsidR="00BD1E45" w:rsidRPr="00906B09" w:rsidRDefault="00BD1E45" w:rsidP="00BD1E45">
      <w:r w:rsidRPr="00906B09">
        <w:tab/>
        <w:t>PrintfDateDSM(&amp;dateDSM2);</w:t>
      </w:r>
      <w:r w:rsidRPr="00906B09">
        <w:tab/>
      </w:r>
    </w:p>
    <w:p w14:paraId="575B9A74" w14:textId="77777777" w:rsidR="00BD1E45" w:rsidRPr="00906B09" w:rsidRDefault="00BD1E45" w:rsidP="00BD1E45">
      <w:r w:rsidRPr="00906B09">
        <w:t xml:space="preserve">        printf("\t----&gt; Difference : %lf \n", diff); </w:t>
      </w:r>
      <w:r w:rsidRPr="00906B09">
        <w:tab/>
      </w:r>
      <w:r w:rsidRPr="00906B09">
        <w:tab/>
      </w:r>
    </w:p>
    <w:p w14:paraId="70413ACA" w14:textId="77777777" w:rsidR="00BD1E45" w:rsidRPr="00906B09" w:rsidRDefault="00BD1E45" w:rsidP="00BD1E45">
      <w:r w:rsidRPr="00906B09">
        <w:tab/>
        <w:t>break;</w:t>
      </w:r>
      <w:r w:rsidRPr="00906B09">
        <w:tab/>
      </w:r>
    </w:p>
    <w:p w14:paraId="117951BE" w14:textId="77777777" w:rsidR="00BD1E45" w:rsidRPr="00906B09" w:rsidRDefault="00BD1E45" w:rsidP="00BD1E45">
      <w:r w:rsidRPr="00906B09">
        <w:tab/>
      </w:r>
    </w:p>
    <w:p w14:paraId="7641B153" w14:textId="77777777" w:rsidR="00BD1E45" w:rsidRPr="00906B09" w:rsidRDefault="00BD1E45" w:rsidP="00BD1E45">
      <w:r w:rsidRPr="00906B09">
        <w:t xml:space="preserve">       case 'F' :  // diff Date1 (ref. src)  - Date2 (ref. dest) (Julian)</w:t>
      </w:r>
    </w:p>
    <w:p w14:paraId="513CAC0C" w14:textId="77777777" w:rsidR="00BD1E45" w:rsidRPr="00906B09" w:rsidRDefault="00BD1E45" w:rsidP="00BD1E45">
      <w:r w:rsidRPr="00906B09">
        <w:t xml:space="preserve">       case 'f' :  // diff Date1 (ref. src)  - Date2 (ref. dest) (Julian)</w:t>
      </w:r>
    </w:p>
    <w:p w14:paraId="1FA11B9B" w14:textId="77777777" w:rsidR="00BD1E45" w:rsidRPr="00906B09" w:rsidRDefault="00BD1E45" w:rsidP="00BD1E45">
      <w:r w:rsidRPr="00906B09">
        <w:tab/>
        <w:t>memset(&amp;dateDSM, '\0', sizeof(dateDSM));</w:t>
      </w:r>
    </w:p>
    <w:p w14:paraId="02ACDB95" w14:textId="77777777" w:rsidR="00BD1E45" w:rsidRPr="00906B09" w:rsidRDefault="00BD1E45" w:rsidP="00BD1E45">
      <w:r w:rsidRPr="00906B09">
        <w:tab/>
        <w:t>memset(&amp;dateDSM2, '\0', sizeof(dateDSM2));</w:t>
      </w:r>
    </w:p>
    <w:p w14:paraId="3C70A78A" w14:textId="77777777" w:rsidR="00BD1E45" w:rsidRPr="00906B09" w:rsidRDefault="00BD1E45" w:rsidP="00BD1E45"/>
    <w:p w14:paraId="48D82CC1" w14:textId="77777777" w:rsidR="00BD1E45" w:rsidRPr="00906B09" w:rsidRDefault="00BD1E45" w:rsidP="00BD1E45">
      <w:r w:rsidRPr="00906B09">
        <w:tab/>
        <w:t>dateJulian.refDate = refDate;</w:t>
      </w:r>
    </w:p>
    <w:p w14:paraId="2839CDDE" w14:textId="77777777" w:rsidR="00BD1E45" w:rsidRPr="00906B09" w:rsidRDefault="00BD1E45" w:rsidP="00BD1E45">
      <w:r w:rsidRPr="00906B09">
        <w:tab/>
        <w:t>dateJulian2.refDate = refDateDest;</w:t>
      </w:r>
    </w:p>
    <w:p w14:paraId="4C9B8AC0" w14:textId="77777777" w:rsidR="00BD1E45" w:rsidRPr="00906B09" w:rsidRDefault="00BD1E45" w:rsidP="00BD1E45"/>
    <w:p w14:paraId="0626BE12" w14:textId="77777777" w:rsidR="00BD1E45" w:rsidRPr="00906B09" w:rsidRDefault="00BD1E45" w:rsidP="00BD1E45">
      <w:r w:rsidRPr="00906B09">
        <w:tab/>
        <w:t>puts ("Date 1 julian :");</w:t>
      </w:r>
    </w:p>
    <w:p w14:paraId="1756759C" w14:textId="77777777" w:rsidR="00BD1E45" w:rsidRPr="00906B09" w:rsidRDefault="00BD1E45" w:rsidP="00BD1E45">
      <w:r w:rsidRPr="00906B09">
        <w:t xml:space="preserve">        gets (Buff);</w:t>
      </w:r>
    </w:p>
    <w:p w14:paraId="6AEA9692" w14:textId="77777777" w:rsidR="00BD1E45" w:rsidRPr="00906B09" w:rsidRDefault="00BD1E45" w:rsidP="00BD1E45">
      <w:r w:rsidRPr="00906B09">
        <w:tab/>
        <w:t>sscanf(Buff, "%lf", &amp;dateJulian.julian);</w:t>
      </w:r>
      <w:r w:rsidRPr="00906B09">
        <w:tab/>
      </w:r>
    </w:p>
    <w:p w14:paraId="449F4205" w14:textId="77777777" w:rsidR="00BD1E45" w:rsidRPr="00906B09" w:rsidRDefault="00BD1E45" w:rsidP="00BD1E45">
      <w:r w:rsidRPr="00906B09">
        <w:tab/>
      </w:r>
    </w:p>
    <w:p w14:paraId="2CB491B5" w14:textId="77777777" w:rsidR="00BD1E45" w:rsidRPr="00906B09" w:rsidRDefault="00BD1E45" w:rsidP="00BD1E45">
      <w:r w:rsidRPr="00906B09">
        <w:tab/>
        <w:t>puts ("Date 2 julian :");</w:t>
      </w:r>
    </w:p>
    <w:p w14:paraId="2646A911" w14:textId="77777777" w:rsidR="00BD1E45" w:rsidRPr="00906B09" w:rsidRDefault="00BD1E45" w:rsidP="00BD1E45">
      <w:r w:rsidRPr="00906B09">
        <w:t xml:space="preserve">        gets (Buff);</w:t>
      </w:r>
    </w:p>
    <w:p w14:paraId="7FD0C29F" w14:textId="77777777" w:rsidR="00BD1E45" w:rsidRPr="00906B09" w:rsidRDefault="00BD1E45" w:rsidP="00BD1E45">
      <w:r w:rsidRPr="00906B09">
        <w:tab/>
        <w:t>sscanf(Buff, "%lf", &amp;dateJulian2.julian);</w:t>
      </w:r>
      <w:r w:rsidRPr="00906B09">
        <w:tab/>
      </w:r>
    </w:p>
    <w:p w14:paraId="06C7389D" w14:textId="77777777" w:rsidR="00BD1E45" w:rsidRPr="00906B09" w:rsidRDefault="00BD1E45" w:rsidP="00BD1E45">
      <w:r w:rsidRPr="00906B09">
        <w:tab/>
      </w:r>
      <w:r w:rsidRPr="00906B09">
        <w:tab/>
      </w:r>
    </w:p>
    <w:p w14:paraId="23D39369" w14:textId="77777777" w:rsidR="00BD1E45" w:rsidRPr="00906B09" w:rsidRDefault="00BD1E45" w:rsidP="00BD1E45">
      <w:r w:rsidRPr="00906B09">
        <w:t xml:space="preserve">        diff = 0;</w:t>
      </w:r>
    </w:p>
    <w:p w14:paraId="06CAFBB7" w14:textId="77777777" w:rsidR="00BD1E45" w:rsidRPr="00906B09" w:rsidRDefault="00BD1E45" w:rsidP="00BD1E45">
      <w:r w:rsidRPr="00906B09">
        <w:tab/>
      </w:r>
    </w:p>
    <w:p w14:paraId="3427436B" w14:textId="77777777" w:rsidR="00BD1E45" w:rsidRPr="00906B09" w:rsidRDefault="00BD1E45" w:rsidP="00BD1E45">
      <w:r w:rsidRPr="00906B09">
        <w:tab/>
        <w:t>result = brathl_DiffJulian(&amp;dateJulian, &amp;dateJulian2, &amp;diff);</w:t>
      </w:r>
    </w:p>
    <w:p w14:paraId="61523297" w14:textId="77777777" w:rsidR="00BD1E45" w:rsidRPr="00906B09" w:rsidRDefault="00BD1E45" w:rsidP="00BD1E45">
      <w:r w:rsidRPr="00906B09">
        <w:tab/>
        <w:t>printf("result %d %s\n", result, brathl_Errno2String(result));</w:t>
      </w:r>
    </w:p>
    <w:p w14:paraId="296BB914" w14:textId="77777777" w:rsidR="00BD1E45" w:rsidRPr="00906B09" w:rsidRDefault="00BD1E45" w:rsidP="00BD1E45">
      <w:r w:rsidRPr="00906B09">
        <w:tab/>
        <w:t>PrintfDateJulian(&amp;dateJulian);</w:t>
      </w:r>
      <w:r w:rsidRPr="00906B09">
        <w:tab/>
      </w:r>
    </w:p>
    <w:p w14:paraId="24A7EF29" w14:textId="77777777" w:rsidR="00BD1E45" w:rsidRPr="00906B09" w:rsidRDefault="00BD1E45" w:rsidP="00BD1E45">
      <w:r w:rsidRPr="00906B09">
        <w:tab/>
        <w:t>PrintfDateJulian(&amp;dateJulian2);</w:t>
      </w:r>
      <w:r w:rsidRPr="00906B09">
        <w:tab/>
      </w:r>
    </w:p>
    <w:p w14:paraId="598EC8E4" w14:textId="77777777" w:rsidR="00BD1E45" w:rsidRPr="00906B09" w:rsidRDefault="00BD1E45" w:rsidP="00BD1E45">
      <w:r w:rsidRPr="00906B09">
        <w:lastRenderedPageBreak/>
        <w:t xml:space="preserve">        printf("\t----&gt; Difference : %lf \n", diff); </w:t>
      </w:r>
      <w:r w:rsidRPr="00906B09">
        <w:tab/>
      </w:r>
      <w:r w:rsidRPr="00906B09">
        <w:tab/>
      </w:r>
    </w:p>
    <w:p w14:paraId="55BDBA3A" w14:textId="77777777" w:rsidR="00BD1E45" w:rsidRPr="00906B09" w:rsidRDefault="00BD1E45" w:rsidP="00BD1E45">
      <w:r w:rsidRPr="00906B09">
        <w:tab/>
        <w:t>break;</w:t>
      </w:r>
      <w:r w:rsidRPr="00906B09">
        <w:tab/>
      </w:r>
    </w:p>
    <w:p w14:paraId="6A9E3662" w14:textId="77777777" w:rsidR="00BD1E45" w:rsidRPr="00906B09" w:rsidRDefault="00BD1E45" w:rsidP="00BD1E45">
      <w:r w:rsidRPr="00906B09">
        <w:tab/>
      </w:r>
    </w:p>
    <w:p w14:paraId="52993C58" w14:textId="77777777" w:rsidR="00BD1E45" w:rsidRPr="00906B09" w:rsidRDefault="00BD1E45" w:rsidP="00BD1E45">
      <w:r w:rsidRPr="00906B09">
        <w:t xml:space="preserve">       case 'N' :  // Now --&gt; YMDHMSM</w:t>
      </w:r>
    </w:p>
    <w:p w14:paraId="5BACE7A4" w14:textId="77777777" w:rsidR="00BD1E45" w:rsidRPr="00906B09" w:rsidRDefault="00BD1E45" w:rsidP="00BD1E45">
      <w:r w:rsidRPr="00906B09">
        <w:t xml:space="preserve">       case 'n' :  // Now --&gt; YMDHMSM</w:t>
      </w:r>
    </w:p>
    <w:p w14:paraId="133F5918" w14:textId="77777777" w:rsidR="00BD1E45" w:rsidRPr="00906B09" w:rsidRDefault="00BD1E45" w:rsidP="00BD1E45">
      <w:r w:rsidRPr="00906B09">
        <w:tab/>
        <w:t>memset(&amp;dateYMDHMSM, '\0', sizeof(dateYMDHMSM));</w:t>
      </w:r>
    </w:p>
    <w:p w14:paraId="0049B162" w14:textId="77777777" w:rsidR="00BD1E45" w:rsidRPr="00906B09" w:rsidRDefault="00BD1E45" w:rsidP="00BD1E45"/>
    <w:p w14:paraId="2626B0E7" w14:textId="77777777" w:rsidR="00BD1E45" w:rsidRPr="00906B09" w:rsidRDefault="00BD1E45" w:rsidP="00BD1E45"/>
    <w:p w14:paraId="355D5F84" w14:textId="77777777" w:rsidR="00BD1E45" w:rsidRPr="00906B09" w:rsidRDefault="00BD1E45" w:rsidP="00BD1E45">
      <w:r w:rsidRPr="00906B09">
        <w:tab/>
        <w:t>result = brathl_NowYMDHMSM(&amp;dateYMDHMSM);</w:t>
      </w:r>
    </w:p>
    <w:p w14:paraId="5A262BC2" w14:textId="77777777" w:rsidR="00BD1E45" w:rsidRPr="00906B09" w:rsidRDefault="00BD1E45" w:rsidP="00BD1E45">
      <w:r w:rsidRPr="00906B09">
        <w:tab/>
        <w:t>printf("result %d %s\n", result, brathl_Errno2String(result));</w:t>
      </w:r>
    </w:p>
    <w:p w14:paraId="0569A565" w14:textId="77777777" w:rsidR="00BD1E45" w:rsidRPr="00906B09" w:rsidRDefault="00BD1E45" w:rsidP="00BD1E45">
      <w:r w:rsidRPr="00906B09">
        <w:tab/>
        <w:t>PrintfDateYMDHMSM(&amp;dateYMDHMSM);</w:t>
      </w:r>
      <w:r w:rsidRPr="00906B09">
        <w:tab/>
      </w:r>
    </w:p>
    <w:p w14:paraId="40FAC718" w14:textId="77777777" w:rsidR="00BD1E45" w:rsidRPr="00906B09" w:rsidRDefault="00BD1E45" w:rsidP="00BD1E45">
      <w:r w:rsidRPr="00906B09">
        <w:tab/>
        <w:t>break;</w:t>
      </w:r>
      <w:r w:rsidRPr="00906B09">
        <w:tab/>
      </w:r>
    </w:p>
    <w:p w14:paraId="6FB4AE6B" w14:textId="77777777" w:rsidR="00BD1E45" w:rsidRPr="00906B09" w:rsidRDefault="00BD1E45" w:rsidP="00BD1E45">
      <w:r w:rsidRPr="00906B09">
        <w:tab/>
      </w:r>
    </w:p>
    <w:p w14:paraId="019442C0" w14:textId="77777777" w:rsidR="00BD1E45" w:rsidRPr="00906B09" w:rsidRDefault="00BD1E45" w:rsidP="00BD1E45">
      <w:r w:rsidRPr="00906B09">
        <w:t xml:space="preserve">       case 'Q' :  // YMDHMSM --&gt; Quantième</w:t>
      </w:r>
    </w:p>
    <w:p w14:paraId="2FD1673D" w14:textId="77777777" w:rsidR="00BD1E45" w:rsidRPr="00906B09" w:rsidRDefault="00BD1E45" w:rsidP="00BD1E45">
      <w:r w:rsidRPr="00906B09">
        <w:t xml:space="preserve">       case 'q' :  // YMDHMSM --&gt; Quantième</w:t>
      </w:r>
    </w:p>
    <w:p w14:paraId="0F725E70" w14:textId="77777777" w:rsidR="00BD1E45" w:rsidRPr="00906B09" w:rsidRDefault="00BD1E45" w:rsidP="00BD1E45">
      <w:r w:rsidRPr="00906B09">
        <w:tab/>
        <w:t>memset(&amp;dateYMDHMSM, '\0', sizeof(dateYMDHMSM));</w:t>
      </w:r>
    </w:p>
    <w:p w14:paraId="319DB469" w14:textId="77777777" w:rsidR="00BD1E45" w:rsidRPr="00906B09" w:rsidRDefault="00BD1E45" w:rsidP="00BD1E45"/>
    <w:p w14:paraId="0A1EE771" w14:textId="77777777" w:rsidR="00BD1E45" w:rsidRPr="00906B09" w:rsidRDefault="00BD1E45" w:rsidP="00BD1E45">
      <w:r w:rsidRPr="00906B09">
        <w:tab/>
        <w:t>puts ("YYYY MM DD hh:mn:s:ms :");</w:t>
      </w:r>
    </w:p>
    <w:p w14:paraId="5EA19A3A" w14:textId="77777777" w:rsidR="00BD1E45" w:rsidRPr="00906B09" w:rsidRDefault="00BD1E45" w:rsidP="00BD1E45">
      <w:r w:rsidRPr="00906B09">
        <w:t xml:space="preserve">        gets (Buff);</w:t>
      </w:r>
    </w:p>
    <w:p w14:paraId="78A67FCA" w14:textId="77777777" w:rsidR="00BD1E45" w:rsidRPr="00906B09" w:rsidRDefault="00BD1E45" w:rsidP="00BD1E45">
      <w:r w:rsidRPr="00906B09">
        <w:tab/>
        <w:t>sscanf(Buff, "%4d%*c%2d%*c%2d%*c"</w:t>
      </w:r>
    </w:p>
    <w:p w14:paraId="2681734D" w14:textId="77777777" w:rsidR="00BD1E45" w:rsidRPr="00906B09" w:rsidRDefault="00BD1E45" w:rsidP="00BD1E45">
      <w:r w:rsidRPr="00906B09">
        <w:tab/>
      </w:r>
      <w:r w:rsidRPr="00906B09">
        <w:tab/>
      </w:r>
      <w:r w:rsidRPr="00906B09">
        <w:tab/>
      </w:r>
      <w:r w:rsidRPr="00906B09">
        <w:tab/>
        <w:t xml:space="preserve">     "%2d%*c%2d%*c%2d%*c%6d",</w:t>
      </w:r>
    </w:p>
    <w:p w14:paraId="4F3121D2" w14:textId="77777777" w:rsidR="00BD1E45" w:rsidRPr="00906B09" w:rsidRDefault="00BD1E45" w:rsidP="00BD1E45">
      <w:r w:rsidRPr="00906B09">
        <w:tab/>
      </w:r>
      <w:r w:rsidRPr="00906B09">
        <w:tab/>
      </w:r>
      <w:r w:rsidRPr="00906B09">
        <w:tab/>
        <w:t>&amp;dateYMDHMSM.year, &amp;dateYMDHMSM.month, &amp;dateYMDHMSM.day,</w:t>
      </w:r>
    </w:p>
    <w:p w14:paraId="2AEB4EC1" w14:textId="77777777" w:rsidR="00BD1E45" w:rsidRPr="00906B09" w:rsidRDefault="00BD1E45" w:rsidP="00BD1E45">
      <w:r w:rsidRPr="00906B09">
        <w:tab/>
      </w:r>
      <w:r w:rsidRPr="00906B09">
        <w:tab/>
      </w:r>
      <w:r w:rsidRPr="00906B09">
        <w:tab/>
        <w:t>&amp;dateYMDHMSM.hour, &amp;dateYMDHMSM.minute, &amp;dateYMDHMSM.second, &amp;dateYMDHMSM.muSecond);</w:t>
      </w:r>
    </w:p>
    <w:p w14:paraId="2039174F" w14:textId="77777777" w:rsidR="00BD1E45" w:rsidRPr="00906B09" w:rsidRDefault="00BD1E45" w:rsidP="00BD1E45">
      <w:r w:rsidRPr="00906B09">
        <w:tab/>
      </w:r>
    </w:p>
    <w:p w14:paraId="493FF955" w14:textId="77777777" w:rsidR="00BD1E45" w:rsidRPr="00906B09" w:rsidRDefault="00BD1E45" w:rsidP="00BD1E45">
      <w:r w:rsidRPr="00906B09">
        <w:tab/>
        <w:t>uint32_t quantieme;</w:t>
      </w:r>
    </w:p>
    <w:p w14:paraId="364CFE3B" w14:textId="77777777" w:rsidR="00BD1E45" w:rsidRPr="00906B09" w:rsidRDefault="00BD1E45" w:rsidP="00BD1E45">
      <w:r w:rsidRPr="00906B09">
        <w:tab/>
        <w:t>result = brathl_Quantieme(&amp;dateYMDHMSM, &amp;quantieme);</w:t>
      </w:r>
    </w:p>
    <w:p w14:paraId="42C1FACB" w14:textId="77777777" w:rsidR="00BD1E45" w:rsidRPr="00906B09" w:rsidRDefault="00BD1E45" w:rsidP="00BD1E45">
      <w:r w:rsidRPr="00906B09">
        <w:tab/>
        <w:t>printf("result %d %s\n", result, brathl_Errno2String(result));</w:t>
      </w:r>
    </w:p>
    <w:p w14:paraId="26BF2406" w14:textId="77777777" w:rsidR="00BD1E45" w:rsidRPr="00906B09" w:rsidRDefault="00BD1E45" w:rsidP="00BD1E45">
      <w:r w:rsidRPr="00906B09">
        <w:tab/>
        <w:t>PrintfDateYMDHMSM(&amp;dateYMDHMSM);</w:t>
      </w:r>
    </w:p>
    <w:p w14:paraId="0DD5D1B3" w14:textId="77777777" w:rsidR="00BD1E45" w:rsidRPr="00906B09" w:rsidRDefault="00BD1E45" w:rsidP="00BD1E45">
      <w:r w:rsidRPr="00906B09">
        <w:t xml:space="preserve">        printf("\t----&gt; Quantieme : %ld \n", quantieme); </w:t>
      </w:r>
      <w:r w:rsidRPr="00906B09">
        <w:tab/>
      </w:r>
      <w:r w:rsidRPr="00906B09">
        <w:tab/>
      </w:r>
    </w:p>
    <w:p w14:paraId="5EDA797F" w14:textId="77777777" w:rsidR="00BD1E45" w:rsidRPr="00906B09" w:rsidRDefault="00BD1E45" w:rsidP="00BD1E45">
      <w:r w:rsidRPr="00906B09">
        <w:tab/>
        <w:t>break;</w:t>
      </w:r>
      <w:r w:rsidRPr="00906B09">
        <w:tab/>
      </w:r>
    </w:p>
    <w:p w14:paraId="7E73E330" w14:textId="77777777" w:rsidR="00BD1E45" w:rsidRPr="00906B09" w:rsidRDefault="00BD1E45" w:rsidP="00BD1E45">
      <w:r w:rsidRPr="00906B09">
        <w:tab/>
      </w:r>
      <w:r w:rsidRPr="00906B09">
        <w:tab/>
      </w:r>
    </w:p>
    <w:p w14:paraId="3EDF916A" w14:textId="77777777" w:rsidR="00BD1E45" w:rsidRPr="00906B09" w:rsidRDefault="00BD1E45" w:rsidP="00BD1E45">
      <w:r w:rsidRPr="00906B09">
        <w:t xml:space="preserve">     default  : break;</w:t>
      </w:r>
    </w:p>
    <w:p w14:paraId="21DA556B" w14:textId="77777777" w:rsidR="00BD1E45" w:rsidRPr="00906B09" w:rsidRDefault="00BD1E45" w:rsidP="00BD1E45">
      <w:r w:rsidRPr="00906B09">
        <w:t xml:space="preserve">    }</w:t>
      </w:r>
    </w:p>
    <w:p w14:paraId="500BAF67" w14:textId="77777777" w:rsidR="00BD1E45" w:rsidRPr="00906B09" w:rsidRDefault="00BD1E45" w:rsidP="00BD1E45"/>
    <w:p w14:paraId="6B54F1D6" w14:textId="77777777" w:rsidR="00BD1E45" w:rsidRPr="00906B09" w:rsidRDefault="00BD1E45" w:rsidP="00BD1E45">
      <w:r w:rsidRPr="00906B09">
        <w:t xml:space="preserve">    if ((c != 'X') &amp;&amp; (c != 'x'))</w:t>
      </w:r>
    </w:p>
    <w:p w14:paraId="34CE7C67" w14:textId="77777777" w:rsidR="00BD1E45" w:rsidRPr="00906B09" w:rsidRDefault="00BD1E45" w:rsidP="00BD1E45">
      <w:r w:rsidRPr="00906B09">
        <w:t xml:space="preserve">    {    </w:t>
      </w:r>
    </w:p>
    <w:p w14:paraId="7087575A" w14:textId="77777777" w:rsidR="00BD1E45" w:rsidRPr="00906B09" w:rsidRDefault="00BD1E45" w:rsidP="00BD1E45">
      <w:r w:rsidRPr="00906B09">
        <w:t xml:space="preserve">      puts("Press enter key to continue");</w:t>
      </w:r>
    </w:p>
    <w:p w14:paraId="132F1308" w14:textId="77777777" w:rsidR="00BD1E45" w:rsidRPr="00906B09" w:rsidRDefault="00BD1E45" w:rsidP="00BD1E45">
      <w:r w:rsidRPr="00906B09">
        <w:t xml:space="preserve">      getchar();</w:t>
      </w:r>
    </w:p>
    <w:p w14:paraId="0FF9CCC9" w14:textId="77777777" w:rsidR="00BD1E45" w:rsidRPr="00906B09" w:rsidRDefault="00BD1E45" w:rsidP="00BD1E45">
      <w:r w:rsidRPr="00906B09">
        <w:t xml:space="preserve">    }</w:t>
      </w:r>
    </w:p>
    <w:p w14:paraId="7D31FB4E" w14:textId="77777777" w:rsidR="00BD1E45" w:rsidRPr="00906B09" w:rsidRDefault="00BD1E45" w:rsidP="00BD1E45"/>
    <w:p w14:paraId="0182D9B3" w14:textId="77777777" w:rsidR="00BD1E45" w:rsidRPr="00906B09" w:rsidRDefault="00BD1E45" w:rsidP="00BD1E45">
      <w:r w:rsidRPr="00906B09">
        <w:lastRenderedPageBreak/>
        <w:t xml:space="preserve">  } while ((c != 'X') &amp;&amp; (c != 'x'));</w:t>
      </w:r>
    </w:p>
    <w:p w14:paraId="13E64CF8" w14:textId="77777777" w:rsidR="00BD1E45" w:rsidRPr="00906B09" w:rsidRDefault="00BD1E45" w:rsidP="00BD1E45"/>
    <w:p w14:paraId="05238EA1" w14:textId="77777777" w:rsidR="00BD1E45" w:rsidRPr="00906B09" w:rsidRDefault="00BD1E45" w:rsidP="00BD1E45"/>
    <w:p w14:paraId="40236EDF" w14:textId="77777777" w:rsidR="00BD1E45" w:rsidRPr="00906B09" w:rsidRDefault="00BD1E45" w:rsidP="00BD1E45">
      <w:r w:rsidRPr="00906B09">
        <w:t xml:space="preserve">  return 0;</w:t>
      </w:r>
    </w:p>
    <w:p w14:paraId="2A6141EF" w14:textId="77777777" w:rsidR="00BD1E45" w:rsidRPr="00906B09" w:rsidRDefault="00BD1E45" w:rsidP="00BD1E45"/>
    <w:p w14:paraId="702B329B" w14:textId="77777777" w:rsidR="00BD1E45" w:rsidRPr="00906B09" w:rsidRDefault="00BD1E45" w:rsidP="00BD1E45">
      <w:r w:rsidRPr="00906B09">
        <w:t>}</w:t>
      </w:r>
    </w:p>
    <w:p w14:paraId="44415AC5" w14:textId="77777777" w:rsidR="00BD1E45" w:rsidRPr="00906B09" w:rsidRDefault="00BD1E45" w:rsidP="00BD1E45"/>
    <w:p w14:paraId="1A441827" w14:textId="77777777" w:rsidR="00BD1E45" w:rsidRPr="00906B09" w:rsidRDefault="00BD1E45" w:rsidP="00BD1E45">
      <w:r w:rsidRPr="00906B09">
        <w:t>//--------------------------------------</w:t>
      </w:r>
    </w:p>
    <w:p w14:paraId="415F48D0" w14:textId="77777777" w:rsidR="00BD1E45" w:rsidRPr="00906B09" w:rsidRDefault="00BD1E45" w:rsidP="00BD1E45">
      <w:r w:rsidRPr="00906B09">
        <w:t>void PrintfDateDSM(brathl_DateDSM *d)</w:t>
      </w:r>
    </w:p>
    <w:p w14:paraId="7F7939B0" w14:textId="77777777" w:rsidR="00BD1E45" w:rsidRPr="00906B09" w:rsidRDefault="00BD1E45" w:rsidP="00BD1E45">
      <w:r w:rsidRPr="00906B09">
        <w:t>{</w:t>
      </w:r>
    </w:p>
    <w:p w14:paraId="68A704E1" w14:textId="77777777" w:rsidR="00BD1E45" w:rsidRPr="00906B09" w:rsidRDefault="00BD1E45" w:rsidP="00BD1E45">
      <w:r w:rsidRPr="00906B09">
        <w:t xml:space="preserve">   printf("\tbrathl_DateDSM  days %ld seconds %ld  museconds %ld ref. %d %s\n",</w:t>
      </w:r>
    </w:p>
    <w:p w14:paraId="6A7313F6" w14:textId="77777777" w:rsidR="00BD1E45" w:rsidRPr="00906B09" w:rsidRDefault="00BD1E45" w:rsidP="00BD1E45">
      <w:r w:rsidRPr="00906B09">
        <w:t xml:space="preserve">       d-&gt;days, d-&gt;seconds, d-&gt;muSeconds, d-&gt;refDate, brathl_refDateUser1);</w:t>
      </w:r>
    </w:p>
    <w:p w14:paraId="5BD1B79B" w14:textId="77777777" w:rsidR="00BD1E45" w:rsidRPr="00906B09" w:rsidRDefault="00BD1E45" w:rsidP="00BD1E45"/>
    <w:p w14:paraId="177D9D16" w14:textId="77777777" w:rsidR="00BD1E45" w:rsidRPr="00906B09" w:rsidRDefault="00BD1E45" w:rsidP="00BD1E45">
      <w:r w:rsidRPr="00906B09">
        <w:t>}</w:t>
      </w:r>
    </w:p>
    <w:p w14:paraId="49001E6C" w14:textId="77777777" w:rsidR="00BD1E45" w:rsidRPr="00906B09" w:rsidRDefault="00BD1E45" w:rsidP="00BD1E45">
      <w:r w:rsidRPr="00906B09">
        <w:t>//--------------------------------------</w:t>
      </w:r>
    </w:p>
    <w:p w14:paraId="249BEF60" w14:textId="77777777" w:rsidR="00BD1E45" w:rsidRPr="00906B09" w:rsidRDefault="00BD1E45" w:rsidP="00BD1E45"/>
    <w:p w14:paraId="0D3AFD0F" w14:textId="77777777" w:rsidR="00BD1E45" w:rsidRPr="00906B09" w:rsidRDefault="00BD1E45" w:rsidP="00BD1E45">
      <w:r w:rsidRPr="00906B09">
        <w:t>void PrintfDateSecond(brathl_DateSecond *d)</w:t>
      </w:r>
    </w:p>
    <w:p w14:paraId="2B0AF15B" w14:textId="77777777" w:rsidR="00BD1E45" w:rsidRPr="00906B09" w:rsidRDefault="00BD1E45" w:rsidP="00BD1E45">
      <w:r w:rsidRPr="00906B09">
        <w:t>{</w:t>
      </w:r>
    </w:p>
    <w:p w14:paraId="5DD9FFC8" w14:textId="77777777" w:rsidR="00BD1E45" w:rsidRPr="00906B09" w:rsidRDefault="00BD1E45" w:rsidP="00BD1E45">
      <w:r w:rsidRPr="00906B09">
        <w:t xml:space="preserve">   printf("\tbrathl_DateSecond  nbSeconds %lf ref. %d %s\n",</w:t>
      </w:r>
    </w:p>
    <w:p w14:paraId="0F367FB0" w14:textId="77777777" w:rsidR="00BD1E45" w:rsidRPr="00906B09" w:rsidRDefault="00BD1E45" w:rsidP="00BD1E45">
      <w:r w:rsidRPr="00906B09">
        <w:t xml:space="preserve">       d-&gt;nbSeconds, d-&gt;refDate, brathl_refDateUser1);</w:t>
      </w:r>
    </w:p>
    <w:p w14:paraId="38CD4939" w14:textId="77777777" w:rsidR="00BD1E45" w:rsidRPr="00906B09" w:rsidRDefault="00BD1E45" w:rsidP="00BD1E45"/>
    <w:p w14:paraId="367ED1B8" w14:textId="77777777" w:rsidR="00BD1E45" w:rsidRPr="00906B09" w:rsidRDefault="00BD1E45" w:rsidP="00BD1E45">
      <w:r w:rsidRPr="00906B09">
        <w:t>}</w:t>
      </w:r>
    </w:p>
    <w:p w14:paraId="3A405AA8" w14:textId="77777777" w:rsidR="00BD1E45" w:rsidRPr="00906B09" w:rsidRDefault="00BD1E45" w:rsidP="00BD1E45">
      <w:r w:rsidRPr="00906B09">
        <w:t>//--------------------------------------</w:t>
      </w:r>
    </w:p>
    <w:p w14:paraId="51E2BE90" w14:textId="77777777" w:rsidR="00BD1E45" w:rsidRPr="00906B09" w:rsidRDefault="00BD1E45" w:rsidP="00BD1E45">
      <w:r w:rsidRPr="00906B09">
        <w:t>void PrintfDateJulian(brathl_DateJulian *d)</w:t>
      </w:r>
    </w:p>
    <w:p w14:paraId="02B58ADC" w14:textId="77777777" w:rsidR="00BD1E45" w:rsidRPr="00906B09" w:rsidRDefault="00BD1E45" w:rsidP="00BD1E45">
      <w:r w:rsidRPr="00906B09">
        <w:t>{</w:t>
      </w:r>
    </w:p>
    <w:p w14:paraId="099CC6A8" w14:textId="77777777" w:rsidR="00BD1E45" w:rsidRPr="00906B09" w:rsidRDefault="00BD1E45" w:rsidP="00BD1E45">
      <w:r w:rsidRPr="00906B09">
        <w:t xml:space="preserve">   printf("\tbrathl_DateJulian  julian %lf ref. %d %s\n",</w:t>
      </w:r>
    </w:p>
    <w:p w14:paraId="5E7DDF5E" w14:textId="77777777" w:rsidR="00BD1E45" w:rsidRPr="00906B09" w:rsidRDefault="00BD1E45" w:rsidP="00BD1E45">
      <w:r w:rsidRPr="00906B09">
        <w:t xml:space="preserve">       d-&gt;julian, d-&gt;refDate, brathl_refDateUser1);</w:t>
      </w:r>
    </w:p>
    <w:p w14:paraId="1DEEFCCC" w14:textId="77777777" w:rsidR="00BD1E45" w:rsidRPr="00906B09" w:rsidRDefault="00BD1E45" w:rsidP="00BD1E45"/>
    <w:p w14:paraId="7464D8A0" w14:textId="77777777" w:rsidR="00BD1E45" w:rsidRPr="00906B09" w:rsidRDefault="00BD1E45" w:rsidP="00BD1E45">
      <w:r w:rsidRPr="00906B09">
        <w:t>}</w:t>
      </w:r>
    </w:p>
    <w:p w14:paraId="5BD76D02" w14:textId="77777777" w:rsidR="00BD1E45" w:rsidRPr="00906B09" w:rsidRDefault="00BD1E45" w:rsidP="00BD1E45"/>
    <w:p w14:paraId="727DBB5E" w14:textId="77777777" w:rsidR="00BD1E45" w:rsidRPr="00906B09" w:rsidRDefault="00BD1E45" w:rsidP="00BD1E45">
      <w:r w:rsidRPr="00906B09">
        <w:t>//--------------------------------------</w:t>
      </w:r>
    </w:p>
    <w:p w14:paraId="5C89F697" w14:textId="77777777" w:rsidR="00BD1E45" w:rsidRPr="00906B09" w:rsidRDefault="00BD1E45" w:rsidP="00BD1E45">
      <w:r w:rsidRPr="00906B09">
        <w:t>void PrintfDateYMDHMSM(brathl_DateYMDHMSM *d)</w:t>
      </w:r>
    </w:p>
    <w:p w14:paraId="33C5D8FF" w14:textId="77777777" w:rsidR="00BD1E45" w:rsidRPr="00906B09" w:rsidRDefault="00BD1E45" w:rsidP="00BD1E45">
      <w:r w:rsidRPr="00906B09">
        <w:t>{</w:t>
      </w:r>
    </w:p>
    <w:p w14:paraId="482275D2" w14:textId="77777777" w:rsidR="00BD1E45" w:rsidRPr="00906B09" w:rsidRDefault="00BD1E45" w:rsidP="00BD1E45">
      <w:r w:rsidRPr="00906B09">
        <w:t xml:space="preserve">   printf("\tbrathl_DateYMDHMSM  year %ld month %ld day %ld hour %ld minute %ld second %ld musecond %ld ref.  %s\n",</w:t>
      </w:r>
    </w:p>
    <w:p w14:paraId="6D0EC231" w14:textId="77777777" w:rsidR="00BD1E45" w:rsidRPr="00906B09" w:rsidRDefault="00BD1E45" w:rsidP="00BD1E45">
      <w:r w:rsidRPr="00906B09">
        <w:t xml:space="preserve">       d-&gt;year, d-&gt;month, d-&gt;day, d-&gt;hour, d-&gt;minute, d-&gt;second, d-&gt;muSecond, brathl_refDateUser1);</w:t>
      </w:r>
    </w:p>
    <w:p w14:paraId="6A3CC7E3" w14:textId="77777777" w:rsidR="00BD1E45" w:rsidRPr="00906B09" w:rsidRDefault="00BD1E45" w:rsidP="00BD1E45"/>
    <w:p w14:paraId="38CD337F" w14:textId="77777777" w:rsidR="00BD1E45" w:rsidRPr="00906B09" w:rsidRDefault="00BD1E45" w:rsidP="00BD1E45">
      <w:r w:rsidRPr="00906B09">
        <w:t>}</w:t>
      </w:r>
    </w:p>
    <w:p w14:paraId="333D556C" w14:textId="77777777" w:rsidR="00BD1E45" w:rsidRPr="00906B09" w:rsidRDefault="00BD1E45" w:rsidP="00BD1E45"/>
    <w:p w14:paraId="5302D23F" w14:textId="77777777" w:rsidR="00BD1E45" w:rsidRPr="00906B09" w:rsidRDefault="00BD1E45" w:rsidP="00BD1E45"/>
    <w:p w14:paraId="2E4895B4" w14:textId="77777777" w:rsidR="00BD1E45" w:rsidRPr="00906B09" w:rsidRDefault="00BD1E45" w:rsidP="00BD1E45">
      <w:r w:rsidRPr="00906B09">
        <w:lastRenderedPageBreak/>
        <w:t>==================</w:t>
      </w:r>
    </w:p>
    <w:p w14:paraId="31A3D390" w14:textId="77777777" w:rsidR="00BD1E45" w:rsidRPr="00906B09" w:rsidRDefault="00BD1E45" w:rsidP="00BD1E45">
      <w:r w:rsidRPr="00906B09">
        <w:t>Cycle/date conversion functions</w:t>
      </w:r>
    </w:p>
    <w:p w14:paraId="74F8057D" w14:textId="77777777" w:rsidR="00BD1E45" w:rsidRPr="00906B09" w:rsidRDefault="00BD1E45" w:rsidP="00BD1E45">
      <w:r w:rsidRPr="00906B09">
        <w:t>==================</w:t>
      </w:r>
    </w:p>
    <w:p w14:paraId="69F785DE" w14:textId="77777777" w:rsidR="00BD1E45" w:rsidRPr="00906B09" w:rsidRDefault="00BD1E45" w:rsidP="00BD1E45">
      <w:r w:rsidRPr="00906B09">
        <w:t>To convert cycle &lt;-&gt; date, these functions use an asci parameter file (ascii file) with records :</w:t>
      </w:r>
    </w:p>
    <w:p w14:paraId="57D7806C" w14:textId="77777777" w:rsidR="00BD1E45" w:rsidRPr="00906B09" w:rsidRDefault="00BD1E45" w:rsidP="00BD1E45"/>
    <w:p w14:paraId="016682DC" w14:textId="77777777" w:rsidR="00BD1E45" w:rsidRPr="00906B09" w:rsidRDefault="00BD1E45" w:rsidP="00BD1E45">
      <w:r w:rsidRPr="00906B09">
        <w:t xml:space="preserve">     field 1 : Name of the mission</w:t>
      </w:r>
    </w:p>
    <w:p w14:paraId="54B6DA4F" w14:textId="77777777" w:rsidR="00BD1E45" w:rsidRPr="00906B09" w:rsidRDefault="00BD1E45" w:rsidP="00BD1E45">
      <w:r w:rsidRPr="00906B09">
        <w:t xml:space="preserve">     field 2 : Cycle reference</w:t>
      </w:r>
    </w:p>
    <w:p w14:paraId="05E1DEDF" w14:textId="77777777" w:rsidR="00BD1E45" w:rsidRPr="00906B09" w:rsidRDefault="00BD1E45" w:rsidP="00BD1E45">
      <w:r w:rsidRPr="00906B09">
        <w:t xml:space="preserve">     field 3 : Pass reference</w:t>
      </w:r>
    </w:p>
    <w:p w14:paraId="452FCB9B" w14:textId="77777777" w:rsidR="00BD1E45" w:rsidRPr="00906B09" w:rsidRDefault="00BD1E45" w:rsidP="00BD1E45">
      <w:r w:rsidRPr="00906B09">
        <w:t xml:space="preserve">     field 4 : Reference date  in decimal julian day</w:t>
      </w:r>
    </w:p>
    <w:p w14:paraId="55A2D4CC" w14:textId="77777777" w:rsidR="00BD1E45" w:rsidRPr="00906B09" w:rsidRDefault="00BD1E45" w:rsidP="00BD1E45"/>
    <w:p w14:paraId="62CA67A1" w14:textId="77777777" w:rsidR="00BD1E45" w:rsidRPr="00906B09" w:rsidRDefault="00BD1E45" w:rsidP="00BD1E45">
      <w:r w:rsidRPr="00906B09">
        <w:t>Each field has to be separated by, at least, a non-numeric character</w:t>
      </w:r>
    </w:p>
    <w:p w14:paraId="09F67D4F" w14:textId="77777777" w:rsidR="00BD1E45" w:rsidRPr="00906B09" w:rsidRDefault="00BD1E45" w:rsidP="00BD1E45">
      <w:r w:rsidRPr="00906B09">
        <w:t>The file can contained several records for a same mission.</w:t>
      </w:r>
    </w:p>
    <w:p w14:paraId="5031EFCD" w14:textId="77777777" w:rsidR="00BD1E45" w:rsidRPr="00906B09" w:rsidRDefault="00BD1E45" w:rsidP="00BD1E45">
      <w:r w:rsidRPr="00906B09">
        <w:t>Only the field with the greatest date is taken into account</w:t>
      </w:r>
    </w:p>
    <w:p w14:paraId="26C97CD7" w14:textId="77777777" w:rsidR="00BD1E45" w:rsidRPr="00906B09" w:rsidRDefault="00BD1E45" w:rsidP="00BD1E45">
      <w:r w:rsidRPr="00906B09">
        <w:t>You can add records.</w:t>
      </w:r>
    </w:p>
    <w:p w14:paraId="1AC71721" w14:textId="77777777" w:rsidR="00BD1E45" w:rsidRPr="00906B09" w:rsidRDefault="00BD1E45" w:rsidP="00BD1E45">
      <w:r w:rsidRPr="00906B09">
        <w:t>You can add comments, commented lines start  by '#' character.</w:t>
      </w:r>
    </w:p>
    <w:p w14:paraId="62CF0A5A" w14:textId="77777777" w:rsidR="00BD1E45" w:rsidRPr="00906B09" w:rsidRDefault="00BD1E45" w:rsidP="00BD1E45"/>
    <w:p w14:paraId="3BCD15D5" w14:textId="77777777" w:rsidR="00BD1E45" w:rsidRPr="00906B09" w:rsidRDefault="00BD1E45" w:rsidP="00BD1E45">
      <w:r w:rsidRPr="00906B09">
        <w:t>If the file doesn't exist, default values are :</w:t>
      </w:r>
    </w:p>
    <w:p w14:paraId="45CB5EE0" w14:textId="77777777" w:rsidR="00BD1E45" w:rsidRPr="00906B09" w:rsidRDefault="00BD1E45" w:rsidP="00BD1E45">
      <w:r w:rsidRPr="00906B09">
        <w:t xml:space="preserve">Name           </w:t>
      </w:r>
      <w:r w:rsidRPr="00906B09">
        <w:tab/>
        <w:t xml:space="preserve">Cycle     </w:t>
      </w:r>
      <w:r w:rsidRPr="00906B09">
        <w:tab/>
        <w:t>Pass    Reference date</w:t>
      </w:r>
    </w:p>
    <w:p w14:paraId="260390B1" w14:textId="77777777" w:rsidR="00BD1E45" w:rsidRPr="00906B09" w:rsidRDefault="00BD1E45" w:rsidP="00BD1E45"/>
    <w:p w14:paraId="71D29D8E" w14:textId="77777777" w:rsidR="00BD1E45" w:rsidRPr="00906B09" w:rsidRDefault="00BD1E45" w:rsidP="00BD1E45">
      <w:r w:rsidRPr="00906B09">
        <w:t xml:space="preserve">Jason-1         </w:t>
      </w:r>
      <w:r w:rsidRPr="00906B09">
        <w:tab/>
        <w:t xml:space="preserve">  99        230     19987.9081795</w:t>
      </w:r>
    </w:p>
    <w:p w14:paraId="37F346D3" w14:textId="77777777" w:rsidR="00BD1E45" w:rsidRPr="00906B09" w:rsidRDefault="00BD1E45" w:rsidP="00BD1E45">
      <w:r w:rsidRPr="00906B09">
        <w:t>Topex/Poseidon  442      230     19987.9127535</w:t>
      </w:r>
    </w:p>
    <w:p w14:paraId="0AF0D869" w14:textId="77777777" w:rsidR="00BD1E45" w:rsidRPr="00906B09" w:rsidRDefault="00BD1E45" w:rsidP="00BD1E45">
      <w:r w:rsidRPr="00906B09">
        <w:t xml:space="preserve">ERS2            </w:t>
      </w:r>
      <w:r w:rsidRPr="00906B09">
        <w:tab/>
        <w:t>66        598     18831.768334</w:t>
      </w:r>
    </w:p>
    <w:p w14:paraId="54AAD9C2" w14:textId="77777777" w:rsidR="00BD1E45" w:rsidRPr="00906B09" w:rsidRDefault="00BD1E45" w:rsidP="00BD1E45">
      <w:r w:rsidRPr="00906B09">
        <w:t xml:space="preserve">ERS1-A          </w:t>
      </w:r>
      <w:r w:rsidRPr="00906B09">
        <w:tab/>
        <w:t>15        1         15636.938955</w:t>
      </w:r>
    </w:p>
    <w:p w14:paraId="3970C85C" w14:textId="77777777" w:rsidR="00BD1E45" w:rsidRPr="00906B09" w:rsidRDefault="00BD1E45" w:rsidP="00BD1E45">
      <w:r w:rsidRPr="00906B09">
        <w:t xml:space="preserve">ERS1-B          </w:t>
      </w:r>
      <w:r w:rsidRPr="00906B09">
        <w:tab/>
        <w:t>42        108     16538.6732895</w:t>
      </w:r>
    </w:p>
    <w:p w14:paraId="36C345F1" w14:textId="77777777" w:rsidR="00BD1E45" w:rsidRPr="00906B09" w:rsidRDefault="00BD1E45" w:rsidP="00BD1E45">
      <w:r w:rsidRPr="00906B09">
        <w:t xml:space="preserve">ENVISAT         </w:t>
      </w:r>
      <w:r w:rsidRPr="00906B09">
        <w:tab/>
        <w:t>30        579     19986.106016</w:t>
      </w:r>
    </w:p>
    <w:p w14:paraId="7C5F0431" w14:textId="77777777" w:rsidR="00BD1E45" w:rsidRPr="00906B09" w:rsidRDefault="00BD1E45" w:rsidP="00BD1E45"/>
    <w:p w14:paraId="6430BD3E" w14:textId="77777777" w:rsidR="00BD1E45" w:rsidRPr="00906B09" w:rsidRDefault="00BD1E45" w:rsidP="00BD1E45">
      <w:r w:rsidRPr="00906B09">
        <w:t>brathl_Cycle2YMDHMSM</w:t>
      </w:r>
    </w:p>
    <w:p w14:paraId="3CD8CDAA" w14:textId="77777777" w:rsidR="00BD1E45" w:rsidRPr="00906B09" w:rsidRDefault="00BD1E45" w:rsidP="00BD1E45">
      <w:r w:rsidRPr="00906B09">
        <w:t>brathl_YMDHMSM2Cycle</w:t>
      </w:r>
    </w:p>
    <w:p w14:paraId="6456B9F0" w14:textId="77777777" w:rsidR="00BD1E45" w:rsidRPr="00906B09" w:rsidRDefault="00BD1E45" w:rsidP="00BD1E45"/>
    <w:p w14:paraId="6E281B74" w14:textId="77777777" w:rsidR="00BD1E45" w:rsidRPr="00906B09" w:rsidRDefault="00BD1E45" w:rsidP="00BD1E45">
      <w:r w:rsidRPr="00906B09">
        <w:t>Cycle/date conversion example</w:t>
      </w:r>
    </w:p>
    <w:p w14:paraId="13B2273B" w14:textId="77777777" w:rsidR="00BD1E45" w:rsidRPr="00906B09" w:rsidRDefault="00BD1E45" w:rsidP="00BD1E45"/>
    <w:p w14:paraId="3497C01A" w14:textId="77777777" w:rsidR="00BD1E45" w:rsidRPr="00906B09" w:rsidRDefault="00BD1E45" w:rsidP="00BD1E45">
      <w:r w:rsidRPr="00906B09">
        <w:t>#include &lt;brathl.h&gt;</w:t>
      </w:r>
    </w:p>
    <w:p w14:paraId="3CB16BBB" w14:textId="77777777" w:rsidR="00BD1E45" w:rsidRPr="00906B09" w:rsidRDefault="00BD1E45" w:rsidP="00BD1E45">
      <w:r w:rsidRPr="00906B09">
        <w:t>#include &lt;brathl_error.h&gt;</w:t>
      </w:r>
    </w:p>
    <w:p w14:paraId="7D7EA6F1" w14:textId="77777777" w:rsidR="00BD1E45" w:rsidRPr="00906B09" w:rsidRDefault="00BD1E45" w:rsidP="00BD1E45"/>
    <w:p w14:paraId="7ED76CB9" w14:textId="77777777" w:rsidR="00BD1E45" w:rsidRPr="00906B09" w:rsidRDefault="00BD1E45" w:rsidP="00BD1E45">
      <w:r w:rsidRPr="00906B09">
        <w:t>void PrintfDateDSM(brathl_DateDSM *d);</w:t>
      </w:r>
    </w:p>
    <w:p w14:paraId="2972FB1B" w14:textId="77777777" w:rsidR="00BD1E45" w:rsidRPr="00906B09" w:rsidRDefault="00BD1E45" w:rsidP="00BD1E45">
      <w:r w:rsidRPr="00906B09">
        <w:t>void PrintfDateSecond(brathl_DateSecond *d);</w:t>
      </w:r>
    </w:p>
    <w:p w14:paraId="3B180510" w14:textId="77777777" w:rsidR="00BD1E45" w:rsidRPr="00906B09" w:rsidRDefault="00BD1E45" w:rsidP="00BD1E45">
      <w:r w:rsidRPr="00906B09">
        <w:t>void PrintfDateJulian(brathl_DateJulian *d);</w:t>
      </w:r>
    </w:p>
    <w:p w14:paraId="238710E1" w14:textId="77777777" w:rsidR="00BD1E45" w:rsidRPr="00906B09" w:rsidRDefault="00BD1E45" w:rsidP="00BD1E45">
      <w:r w:rsidRPr="00906B09">
        <w:t>void PrintfDateYMDHMSM(brathl_DateYMDHMSM *d);</w:t>
      </w:r>
    </w:p>
    <w:p w14:paraId="0F9F47F5" w14:textId="77777777" w:rsidR="00BD1E45" w:rsidRPr="00906B09" w:rsidRDefault="00BD1E45" w:rsidP="00BD1E45"/>
    <w:p w14:paraId="6C9828AA" w14:textId="77777777" w:rsidR="00BD1E45" w:rsidRPr="00906B09" w:rsidRDefault="00BD1E45" w:rsidP="00BD1E45">
      <w:r w:rsidRPr="00906B09">
        <w:t>int main (int argc, char *argv[])</w:t>
      </w:r>
    </w:p>
    <w:p w14:paraId="245CF779" w14:textId="77777777" w:rsidR="00BD1E45" w:rsidRPr="00906B09" w:rsidRDefault="00BD1E45" w:rsidP="00BD1E45">
      <w:r w:rsidRPr="00906B09">
        <w:lastRenderedPageBreak/>
        <w:t>{</w:t>
      </w:r>
    </w:p>
    <w:p w14:paraId="1D8E9E39" w14:textId="77777777" w:rsidR="00BD1E45" w:rsidRPr="00906B09" w:rsidRDefault="00BD1E45" w:rsidP="00BD1E45"/>
    <w:p w14:paraId="0358AC34" w14:textId="77777777" w:rsidR="00BD1E45" w:rsidRPr="00906B09" w:rsidRDefault="00BD1E45" w:rsidP="00BD1E45">
      <w:r w:rsidRPr="00906B09">
        <w:t xml:space="preserve">  uint32_t cycle = 0;</w:t>
      </w:r>
    </w:p>
    <w:p w14:paraId="7BD302E8" w14:textId="77777777" w:rsidR="00BD1E45" w:rsidRPr="00906B09" w:rsidRDefault="00BD1E45" w:rsidP="00BD1E45"/>
    <w:p w14:paraId="69236B13" w14:textId="77777777" w:rsidR="00BD1E45" w:rsidRPr="00906B09" w:rsidRDefault="00BD1E45" w:rsidP="00BD1E45">
      <w:r w:rsidRPr="00906B09">
        <w:t xml:space="preserve">  uint32_t pass = 0;</w:t>
      </w:r>
    </w:p>
    <w:p w14:paraId="0ECFAE38" w14:textId="77777777" w:rsidR="00BD1E45" w:rsidRPr="00906B09" w:rsidRDefault="00BD1E45" w:rsidP="00BD1E45"/>
    <w:p w14:paraId="505B468D" w14:textId="77777777" w:rsidR="00BD1E45" w:rsidRPr="00906B09" w:rsidRDefault="00BD1E45" w:rsidP="00BD1E45">
      <w:r w:rsidRPr="00906B09">
        <w:t xml:space="preserve">  int32_t result = BRATHL_SUCCESS;</w:t>
      </w:r>
    </w:p>
    <w:p w14:paraId="58AE6F81" w14:textId="77777777" w:rsidR="00BD1E45" w:rsidRPr="00906B09" w:rsidRDefault="00BD1E45" w:rsidP="00BD1E45">
      <w:r w:rsidRPr="00906B09">
        <w:t xml:space="preserve">  char c;</w:t>
      </w:r>
    </w:p>
    <w:p w14:paraId="36F8915D" w14:textId="77777777" w:rsidR="00BD1E45" w:rsidRPr="00906B09" w:rsidRDefault="00BD1E45" w:rsidP="00BD1E45"/>
    <w:p w14:paraId="78ED6D08" w14:textId="77777777" w:rsidR="00BD1E45" w:rsidRPr="00906B09" w:rsidRDefault="00BD1E45" w:rsidP="00BD1E45">
      <w:r w:rsidRPr="00906B09">
        <w:t xml:space="preserve">  double diff = 0;</w:t>
      </w:r>
    </w:p>
    <w:p w14:paraId="477CBA5A" w14:textId="77777777" w:rsidR="00BD1E45" w:rsidRPr="00906B09" w:rsidRDefault="00BD1E45" w:rsidP="00BD1E45"/>
    <w:p w14:paraId="1705DEA6" w14:textId="77777777" w:rsidR="00BD1E45" w:rsidRPr="00906B09" w:rsidRDefault="00BD1E45" w:rsidP="00BD1E45">
      <w:r w:rsidRPr="00906B09">
        <w:t xml:space="preserve">  brathl_mission mission;</w:t>
      </w:r>
    </w:p>
    <w:p w14:paraId="573B3283" w14:textId="77777777" w:rsidR="00BD1E45" w:rsidRPr="00906B09" w:rsidRDefault="00BD1E45" w:rsidP="00BD1E45"/>
    <w:p w14:paraId="150DABE0" w14:textId="77777777" w:rsidR="00BD1E45" w:rsidRPr="00906B09" w:rsidRDefault="00BD1E45" w:rsidP="00BD1E45">
      <w:r w:rsidRPr="00906B09">
        <w:t xml:space="preserve">  brathl_DateYMDHMSM dateYMDHMSM;</w:t>
      </w:r>
    </w:p>
    <w:p w14:paraId="48877383" w14:textId="77777777" w:rsidR="00BD1E45" w:rsidRPr="00906B09" w:rsidRDefault="00BD1E45" w:rsidP="00BD1E45"/>
    <w:p w14:paraId="0F6738D7" w14:textId="77777777" w:rsidR="00BD1E45" w:rsidRPr="00906B09" w:rsidRDefault="00BD1E45" w:rsidP="00BD1E45">
      <w:r w:rsidRPr="00906B09">
        <w:t xml:space="preserve">  char Buff[1024];</w:t>
      </w:r>
    </w:p>
    <w:p w14:paraId="05FC5831" w14:textId="77777777" w:rsidR="00BD1E45" w:rsidRPr="00906B09" w:rsidRDefault="00BD1E45" w:rsidP="00BD1E45"/>
    <w:p w14:paraId="3CCFF93D" w14:textId="77777777" w:rsidR="00BD1E45" w:rsidRPr="00906B09" w:rsidRDefault="00BD1E45" w:rsidP="00BD1E45">
      <w:r w:rsidRPr="00906B09">
        <w:t xml:space="preserve">  memset(&amp;dateYMDHMSM, '\0', sizeof(dateYMDHMSM));</w:t>
      </w:r>
    </w:p>
    <w:p w14:paraId="11995DCC" w14:textId="77777777" w:rsidR="00BD1E45" w:rsidRPr="00906B09" w:rsidRDefault="00BD1E45" w:rsidP="00BD1E45"/>
    <w:p w14:paraId="43B01D45" w14:textId="77777777" w:rsidR="00BD1E45" w:rsidRPr="00906B09" w:rsidRDefault="00BD1E45" w:rsidP="00BD1E45">
      <w:r w:rsidRPr="00906B09">
        <w:t xml:space="preserve">  puts ("saisir la mission  : \n"</w:t>
      </w:r>
    </w:p>
    <w:p w14:paraId="565FC8D1" w14:textId="77777777" w:rsidR="00BD1E45" w:rsidRPr="00906B09" w:rsidRDefault="00BD1E45" w:rsidP="00BD1E45">
      <w:r w:rsidRPr="00906B09">
        <w:tab/>
      </w:r>
      <w:r w:rsidR="002601CE" w:rsidRPr="00906B09">
        <w:t>"1 --&gt; TOPEX\n"</w:t>
      </w:r>
    </w:p>
    <w:p w14:paraId="33A7D138" w14:textId="77777777" w:rsidR="00BD1E45" w:rsidRPr="00906B09" w:rsidRDefault="002601CE" w:rsidP="00BD1E45">
      <w:r w:rsidRPr="00906B09">
        <w:tab/>
        <w:t>"2 --&gt; JASON1\n"</w:t>
      </w:r>
    </w:p>
    <w:p w14:paraId="48121C46" w14:textId="77777777" w:rsidR="00BD1E45" w:rsidRPr="00906B09" w:rsidRDefault="002601CE" w:rsidP="00BD1E45">
      <w:r w:rsidRPr="00906B09">
        <w:tab/>
        <w:t>"3 --&gt; ERS2\n"</w:t>
      </w:r>
    </w:p>
    <w:p w14:paraId="79D3757B" w14:textId="77777777" w:rsidR="00BD1E45" w:rsidRPr="00906B09" w:rsidRDefault="002601CE" w:rsidP="00BD1E45">
      <w:r w:rsidRPr="00906B09">
        <w:tab/>
        <w:t>"4 --&gt; ENVISAT\n"</w:t>
      </w:r>
    </w:p>
    <w:p w14:paraId="404ED789" w14:textId="77777777" w:rsidR="00BD1E45" w:rsidRPr="00906B09" w:rsidRDefault="002601CE" w:rsidP="00BD1E45">
      <w:r w:rsidRPr="00906B09">
        <w:tab/>
        <w:t>"5 --&gt; ERS1_A\n"</w:t>
      </w:r>
    </w:p>
    <w:p w14:paraId="2BAF7352" w14:textId="77777777" w:rsidR="00BD1E45" w:rsidRPr="00906B09" w:rsidRDefault="002601CE" w:rsidP="00BD1E45">
      <w:r w:rsidRPr="00906B09">
        <w:tab/>
        <w:t>"6 --&gt; ERS1_B\n"</w:t>
      </w:r>
    </w:p>
    <w:p w14:paraId="04E7CE62" w14:textId="77777777" w:rsidR="00BD1E45" w:rsidRPr="00906B09" w:rsidRDefault="002601CE" w:rsidP="00BD1E45">
      <w:r w:rsidRPr="00906B09">
        <w:tab/>
        <w:t>"7 --&gt; GFO\n"</w:t>
      </w:r>
    </w:p>
    <w:p w14:paraId="4BE544EA" w14:textId="77777777" w:rsidR="00BD1E45" w:rsidRPr="00906B09" w:rsidRDefault="002601CE" w:rsidP="00BD1E45">
      <w:r w:rsidRPr="00906B09">
        <w:tab/>
        <w:t>"x Exit\n");</w:t>
      </w:r>
    </w:p>
    <w:p w14:paraId="3591B181" w14:textId="77777777" w:rsidR="00BD1E45" w:rsidRPr="00906B09" w:rsidRDefault="00BD1E45" w:rsidP="00BD1E45"/>
    <w:p w14:paraId="31537C4E" w14:textId="77777777" w:rsidR="00BD1E45" w:rsidRPr="00906B09" w:rsidRDefault="002601CE" w:rsidP="00BD1E45">
      <w:r w:rsidRPr="00906B09">
        <w:t xml:space="preserve">  </w:t>
      </w:r>
      <w:r w:rsidR="00BD1E45" w:rsidRPr="00906B09">
        <w:t>c = getchar();</w:t>
      </w:r>
    </w:p>
    <w:p w14:paraId="6AD47907" w14:textId="77777777" w:rsidR="00BD1E45" w:rsidRPr="00906B09" w:rsidRDefault="00BD1E45" w:rsidP="00BD1E45">
      <w:r w:rsidRPr="00906B09">
        <w:t xml:space="preserve">  getchar();</w:t>
      </w:r>
    </w:p>
    <w:p w14:paraId="7433E053" w14:textId="77777777" w:rsidR="00BD1E45" w:rsidRPr="00906B09" w:rsidRDefault="00BD1E45" w:rsidP="00BD1E45"/>
    <w:p w14:paraId="0531C7D1" w14:textId="77777777" w:rsidR="00BD1E45" w:rsidRPr="00906B09" w:rsidRDefault="00BD1E45" w:rsidP="00BD1E45">
      <w:r w:rsidRPr="00906B09">
        <w:t xml:space="preserve">  switch (c)</w:t>
      </w:r>
    </w:p>
    <w:p w14:paraId="61CB538C" w14:textId="77777777" w:rsidR="00BD1E45" w:rsidRPr="00906B09" w:rsidRDefault="00BD1E45" w:rsidP="00BD1E45">
      <w:r w:rsidRPr="00906B09">
        <w:t xml:space="preserve">  {</w:t>
      </w:r>
    </w:p>
    <w:p w14:paraId="50510BA8" w14:textId="77777777" w:rsidR="00BD1E45" w:rsidRPr="00906B09" w:rsidRDefault="00BD1E45" w:rsidP="00BD1E45">
      <w:r w:rsidRPr="00906B09">
        <w:t xml:space="preserve">    case 'X' :</w:t>
      </w:r>
    </w:p>
    <w:p w14:paraId="50391827" w14:textId="77777777" w:rsidR="00BD1E45" w:rsidRPr="00906B09" w:rsidRDefault="00BD1E45" w:rsidP="00BD1E45">
      <w:r w:rsidRPr="00906B09">
        <w:t xml:space="preserve">    case 'x' :</w:t>
      </w:r>
    </w:p>
    <w:p w14:paraId="39606E21" w14:textId="77777777" w:rsidR="00BD1E45" w:rsidRPr="00906B09" w:rsidRDefault="00BD1E45" w:rsidP="00BD1E45">
      <w:r w:rsidRPr="00906B09">
        <w:t xml:space="preserve">      return 0;</w:t>
      </w:r>
    </w:p>
    <w:p w14:paraId="436DB949" w14:textId="77777777" w:rsidR="00BD1E45" w:rsidRPr="00906B09" w:rsidRDefault="00BD1E45" w:rsidP="00BD1E45">
      <w:r w:rsidRPr="00906B09">
        <w:t xml:space="preserve">    case '1' : mission = TOPEX; break;</w:t>
      </w:r>
    </w:p>
    <w:p w14:paraId="636A026E" w14:textId="77777777" w:rsidR="00BD1E45" w:rsidRPr="00906B09" w:rsidRDefault="00BD1E45" w:rsidP="00BD1E45">
      <w:r w:rsidRPr="00906B09">
        <w:t xml:space="preserve">    case '2' : mission = JASON1; break;</w:t>
      </w:r>
    </w:p>
    <w:p w14:paraId="74EC18CA" w14:textId="77777777" w:rsidR="00BD1E45" w:rsidRPr="00906B09" w:rsidRDefault="00BD1E45" w:rsidP="00BD1E45">
      <w:r w:rsidRPr="00906B09">
        <w:t xml:space="preserve">    case '3' : mission = ERS2; break;</w:t>
      </w:r>
    </w:p>
    <w:p w14:paraId="207FEDA1" w14:textId="77777777" w:rsidR="00BD1E45" w:rsidRPr="00906B09" w:rsidRDefault="00BD1E45" w:rsidP="00BD1E45">
      <w:r w:rsidRPr="00906B09">
        <w:lastRenderedPageBreak/>
        <w:t xml:space="preserve">    case '4' : mission = ENVISAT; break;</w:t>
      </w:r>
    </w:p>
    <w:p w14:paraId="66CBF0DC" w14:textId="77777777" w:rsidR="00BD1E45" w:rsidRPr="00906B09" w:rsidRDefault="00BD1E45" w:rsidP="00BD1E45">
      <w:r w:rsidRPr="00906B09">
        <w:t xml:space="preserve">    case '5' : mission = ERS1_A; break;</w:t>
      </w:r>
    </w:p>
    <w:p w14:paraId="38E40AAE" w14:textId="77777777" w:rsidR="00BD1E45" w:rsidRPr="00906B09" w:rsidRDefault="00BD1E45" w:rsidP="00BD1E45">
      <w:r w:rsidRPr="00906B09">
        <w:t xml:space="preserve">    case '6' : mission = ERS1_B; break;</w:t>
      </w:r>
    </w:p>
    <w:p w14:paraId="1F7A7820" w14:textId="77777777" w:rsidR="00BD1E45" w:rsidRPr="00906B09" w:rsidRDefault="00BD1E45" w:rsidP="00BD1E45">
      <w:r w:rsidRPr="00906B09">
        <w:t xml:space="preserve">    case '7' : mission = GFO; break;</w:t>
      </w:r>
    </w:p>
    <w:p w14:paraId="385F1EF8" w14:textId="77777777" w:rsidR="00BD1E45" w:rsidRPr="00906B09" w:rsidRDefault="00BD1E45" w:rsidP="00BD1E45"/>
    <w:p w14:paraId="3433E48A" w14:textId="77777777" w:rsidR="00BD1E45" w:rsidRPr="00906B09" w:rsidRDefault="00BD1E45" w:rsidP="00BD1E45">
      <w:r w:rsidRPr="00906B09">
        <w:t xml:space="preserve">      break;</w:t>
      </w:r>
    </w:p>
    <w:p w14:paraId="45D350CF" w14:textId="77777777" w:rsidR="00BD1E45" w:rsidRPr="00906B09" w:rsidRDefault="00BD1E45" w:rsidP="00BD1E45">
      <w:r w:rsidRPr="00906B09">
        <w:t xml:space="preserve">    default : mission = TOPEX;</w:t>
      </w:r>
    </w:p>
    <w:p w14:paraId="56CFE466" w14:textId="77777777" w:rsidR="00BD1E45" w:rsidRPr="00906B09" w:rsidRDefault="00BD1E45" w:rsidP="00BD1E45">
      <w:r w:rsidRPr="00906B09">
        <w:t xml:space="preserve">  }</w:t>
      </w:r>
    </w:p>
    <w:p w14:paraId="0079F6AC" w14:textId="77777777" w:rsidR="00BD1E45" w:rsidRPr="00906B09" w:rsidRDefault="00BD1E45" w:rsidP="00BD1E45"/>
    <w:p w14:paraId="61F8E140" w14:textId="77777777" w:rsidR="00BD1E45" w:rsidRPr="00906B09" w:rsidRDefault="00BD1E45" w:rsidP="00BD1E45">
      <w:r w:rsidRPr="00906B09">
        <w:t xml:space="preserve">  do</w:t>
      </w:r>
    </w:p>
    <w:p w14:paraId="23E63A01" w14:textId="77777777" w:rsidR="00BD1E45" w:rsidRPr="00906B09" w:rsidRDefault="00BD1E45" w:rsidP="00BD1E45">
      <w:r w:rsidRPr="00906B09">
        <w:t xml:space="preserve">  {</w:t>
      </w:r>
    </w:p>
    <w:p w14:paraId="524C10ED" w14:textId="77777777" w:rsidR="00BD1E45" w:rsidRPr="00906B09" w:rsidRDefault="00BD1E45" w:rsidP="00BD1E45">
      <w:r w:rsidRPr="00906B09">
        <w:t xml:space="preserve">    puts ("\nConversion Cycle &lt;--&gt; Date: \n"</w:t>
      </w:r>
    </w:p>
    <w:p w14:paraId="4B3248C3" w14:textId="77777777" w:rsidR="00BD1E45" w:rsidRPr="00906B09" w:rsidRDefault="00BD1E45" w:rsidP="00BD1E45">
      <w:r w:rsidRPr="00906B09">
        <w:t xml:space="preserve">      "1 - Cycle --&gt; Date YMDHMSM\n"</w:t>
      </w:r>
    </w:p>
    <w:p w14:paraId="631E338F" w14:textId="77777777" w:rsidR="00BD1E45" w:rsidRPr="00906B09" w:rsidRDefault="00BD1E45" w:rsidP="00BD1E45">
      <w:r w:rsidRPr="00906B09">
        <w:t xml:space="preserve">      "2 - Date YMDHMSM --&gt;Cycle\n"</w:t>
      </w:r>
    </w:p>
    <w:p w14:paraId="18ACE32C" w14:textId="77777777" w:rsidR="00BD1E45" w:rsidRPr="00906B09" w:rsidRDefault="00BD1E45" w:rsidP="00BD1E45">
      <w:r w:rsidRPr="00906B09">
        <w:t xml:space="preserve">      </w:t>
      </w:r>
      <w:r w:rsidR="002601CE" w:rsidRPr="00906B09">
        <w:t>"x Exit\n");</w:t>
      </w:r>
    </w:p>
    <w:p w14:paraId="3B93C9E1" w14:textId="77777777" w:rsidR="00BD1E45" w:rsidRPr="00906B09" w:rsidRDefault="00BD1E45" w:rsidP="00BD1E45"/>
    <w:p w14:paraId="2FB48DBD" w14:textId="77777777" w:rsidR="00BD1E45" w:rsidRPr="00906B09" w:rsidRDefault="002601CE" w:rsidP="00BD1E45">
      <w:r w:rsidRPr="00906B09">
        <w:t xml:space="preserve">    c = getchar();</w:t>
      </w:r>
    </w:p>
    <w:p w14:paraId="3CAE4CB3" w14:textId="77777777" w:rsidR="00BD1E45" w:rsidRPr="00906B09" w:rsidRDefault="002601CE" w:rsidP="00BD1E45">
      <w:r w:rsidRPr="00906B09">
        <w:t xml:space="preserve">    </w:t>
      </w:r>
      <w:r w:rsidR="00BD1E45" w:rsidRPr="00906B09">
        <w:t>getchar();</w:t>
      </w:r>
    </w:p>
    <w:p w14:paraId="05C13BFC" w14:textId="77777777" w:rsidR="00BD1E45" w:rsidRPr="00906B09" w:rsidRDefault="00BD1E45" w:rsidP="00BD1E45"/>
    <w:p w14:paraId="6126D490" w14:textId="77777777" w:rsidR="00BD1E45" w:rsidRPr="00906B09" w:rsidRDefault="00BD1E45" w:rsidP="00BD1E45">
      <w:r w:rsidRPr="00906B09">
        <w:t xml:space="preserve">    switch (c)</w:t>
      </w:r>
    </w:p>
    <w:p w14:paraId="29B583FC" w14:textId="77777777" w:rsidR="00BD1E45" w:rsidRPr="00906B09" w:rsidRDefault="00BD1E45" w:rsidP="00BD1E45">
      <w:r w:rsidRPr="00906B09">
        <w:t xml:space="preserve">    {</w:t>
      </w:r>
    </w:p>
    <w:p w14:paraId="33953510" w14:textId="77777777" w:rsidR="00BD1E45" w:rsidRPr="00906B09" w:rsidRDefault="00BD1E45" w:rsidP="00BD1E45">
      <w:r w:rsidRPr="00906B09">
        <w:t xml:space="preserve">      case '1' :  // Cycle --&gt; Date YMDHMSM</w:t>
      </w:r>
    </w:p>
    <w:p w14:paraId="7E216A78" w14:textId="77777777" w:rsidR="00BD1E45" w:rsidRPr="00906B09" w:rsidRDefault="00BD1E45" w:rsidP="00BD1E45">
      <w:r w:rsidRPr="00906B09">
        <w:tab/>
        <w:t>memset(&amp;dateYMDHMSM, '\0', sizeof(dateYMDHMSM));</w:t>
      </w:r>
    </w:p>
    <w:p w14:paraId="62FE7E9E" w14:textId="77777777" w:rsidR="00BD1E45" w:rsidRPr="00906B09" w:rsidRDefault="00BD1E45" w:rsidP="00BD1E45">
      <w:r w:rsidRPr="00906B09">
        <w:tab/>
        <w:t>cycle = pass = 0;</w:t>
      </w:r>
      <w:r w:rsidRPr="00906B09">
        <w:tab/>
      </w:r>
    </w:p>
    <w:p w14:paraId="584C6B82" w14:textId="77777777" w:rsidR="00BD1E45" w:rsidRPr="00906B09" w:rsidRDefault="00BD1E45" w:rsidP="00BD1E45"/>
    <w:p w14:paraId="06C53A97" w14:textId="77777777" w:rsidR="00BD1E45" w:rsidRPr="00906B09" w:rsidRDefault="00BD1E45" w:rsidP="00BD1E45">
      <w:r w:rsidRPr="00906B09">
        <w:tab/>
        <w:t>puts ("Cycle Pass:");</w:t>
      </w:r>
    </w:p>
    <w:p w14:paraId="57655698" w14:textId="77777777" w:rsidR="00BD1E45" w:rsidRPr="00906B09" w:rsidRDefault="00BD1E45" w:rsidP="00BD1E45">
      <w:r w:rsidRPr="00906B09">
        <w:t xml:space="preserve">        gets (Buff);</w:t>
      </w:r>
    </w:p>
    <w:p w14:paraId="65B7F7B5" w14:textId="77777777" w:rsidR="00BD1E45" w:rsidRPr="00906B09" w:rsidRDefault="00BD1E45" w:rsidP="00BD1E45">
      <w:r w:rsidRPr="00906B09">
        <w:tab/>
        <w:t>sscanf(Buff, "%ld%*c%ld ", &amp;cycle, &amp;pass);</w:t>
      </w:r>
    </w:p>
    <w:p w14:paraId="5DA6C992" w14:textId="77777777" w:rsidR="00BD1E45" w:rsidRPr="00906B09" w:rsidRDefault="00BD1E45" w:rsidP="00BD1E45">
      <w:r w:rsidRPr="00906B09">
        <w:tab/>
        <w:t>result = brathl_Cycle2YMDHMSM(mission, cycle, pass, &amp;dateYMDHMSM);</w:t>
      </w:r>
    </w:p>
    <w:p w14:paraId="628FD8AD" w14:textId="77777777" w:rsidR="00BD1E45" w:rsidRPr="00906B09" w:rsidRDefault="00BD1E45" w:rsidP="00BD1E45"/>
    <w:p w14:paraId="4378619A" w14:textId="77777777" w:rsidR="00BD1E45" w:rsidRPr="00906B09" w:rsidRDefault="00BD1E45" w:rsidP="00BD1E45">
      <w:r w:rsidRPr="00906B09">
        <w:tab/>
        <w:t>printf("result %d %s\n", result, brathl_Errno2String(result));</w:t>
      </w:r>
    </w:p>
    <w:p w14:paraId="7C453B57" w14:textId="77777777" w:rsidR="00BD1E45" w:rsidRPr="00906B09" w:rsidRDefault="00BD1E45" w:rsidP="00BD1E45">
      <w:r w:rsidRPr="00906B09">
        <w:tab/>
        <w:t>printf("\tcycle %d pass %d\n", cycle, pass);</w:t>
      </w:r>
    </w:p>
    <w:p w14:paraId="0702761D" w14:textId="77777777" w:rsidR="00BD1E45" w:rsidRPr="00906B09" w:rsidRDefault="00BD1E45" w:rsidP="00BD1E45">
      <w:r w:rsidRPr="00906B09">
        <w:tab/>
        <w:t>PrintfDateYMDHMSM(&amp;dateYMDHMSM);</w:t>
      </w:r>
      <w:r w:rsidRPr="00906B09">
        <w:tab/>
      </w:r>
    </w:p>
    <w:p w14:paraId="0479F39B" w14:textId="77777777" w:rsidR="00BD1E45" w:rsidRPr="00906B09" w:rsidRDefault="00BD1E45" w:rsidP="00BD1E45">
      <w:r w:rsidRPr="00906B09">
        <w:tab/>
        <w:t>break;</w:t>
      </w:r>
    </w:p>
    <w:p w14:paraId="55833635" w14:textId="77777777" w:rsidR="00BD1E45" w:rsidRPr="00906B09" w:rsidRDefault="00BD1E45" w:rsidP="00BD1E45">
      <w:r w:rsidRPr="00906B09">
        <w:t xml:space="preserve">      case '2' : // Date YMDHMSM --&gt;Cycle</w:t>
      </w:r>
    </w:p>
    <w:p w14:paraId="25C3723C" w14:textId="77777777" w:rsidR="00BD1E45" w:rsidRPr="00906B09" w:rsidRDefault="00BD1E45" w:rsidP="00BD1E45">
      <w:r w:rsidRPr="00906B09">
        <w:tab/>
        <w:t>memset(&amp;dateYMDHMSM, '\0', sizeof(dateYMDHMSM));</w:t>
      </w:r>
    </w:p>
    <w:p w14:paraId="56023F9D" w14:textId="77777777" w:rsidR="00BD1E45" w:rsidRPr="00906B09" w:rsidRDefault="00BD1E45" w:rsidP="00BD1E45">
      <w:r w:rsidRPr="00906B09">
        <w:tab/>
        <w:t>cycle = pass = 0;</w:t>
      </w:r>
      <w:r w:rsidRPr="00906B09">
        <w:tab/>
      </w:r>
    </w:p>
    <w:p w14:paraId="2F4F3F61" w14:textId="77777777" w:rsidR="00BD1E45" w:rsidRPr="00906B09" w:rsidRDefault="00BD1E45" w:rsidP="00BD1E45"/>
    <w:p w14:paraId="0E3F41CF" w14:textId="77777777" w:rsidR="00BD1E45" w:rsidRPr="00906B09" w:rsidRDefault="00BD1E45" w:rsidP="00BD1E45">
      <w:r w:rsidRPr="00906B09">
        <w:tab/>
        <w:t>puts ("YYYY MM DD hh:mn:s:ms :");</w:t>
      </w:r>
    </w:p>
    <w:p w14:paraId="2BCC6650" w14:textId="77777777" w:rsidR="00BD1E45" w:rsidRPr="00906B09" w:rsidRDefault="00BD1E45" w:rsidP="00BD1E45">
      <w:r w:rsidRPr="00906B09">
        <w:t xml:space="preserve">        gets (Buff);</w:t>
      </w:r>
    </w:p>
    <w:p w14:paraId="5B7DC2CF" w14:textId="77777777" w:rsidR="00BD1E45" w:rsidRPr="00906B09" w:rsidRDefault="00BD1E45" w:rsidP="00BD1E45">
      <w:r w:rsidRPr="00906B09">
        <w:lastRenderedPageBreak/>
        <w:tab/>
        <w:t>sscanf(Buff, "%4d%*c%2d%*c%2d%*c"</w:t>
      </w:r>
    </w:p>
    <w:p w14:paraId="02A75E70" w14:textId="77777777" w:rsidR="00BD1E45" w:rsidRPr="00906B09" w:rsidRDefault="00BD1E45" w:rsidP="00BD1E45">
      <w:r w:rsidRPr="00906B09">
        <w:tab/>
      </w:r>
      <w:r w:rsidRPr="00906B09">
        <w:tab/>
      </w:r>
      <w:r w:rsidRPr="00906B09">
        <w:tab/>
      </w:r>
      <w:r w:rsidRPr="00906B09">
        <w:tab/>
        <w:t xml:space="preserve">     "%2d%*c%2d%*c%2d%*c%6d",</w:t>
      </w:r>
    </w:p>
    <w:p w14:paraId="69DE9CFE" w14:textId="77777777" w:rsidR="00BD1E45" w:rsidRPr="00906B09" w:rsidRDefault="00BD1E45" w:rsidP="00BD1E45">
      <w:r w:rsidRPr="00906B09">
        <w:tab/>
      </w:r>
      <w:r w:rsidRPr="00906B09">
        <w:tab/>
      </w:r>
      <w:r w:rsidRPr="00906B09">
        <w:tab/>
        <w:t>&amp;dateYMDHMSM.year, &amp;dateYMDHMSM.month, &amp;dateYMDHMSM.day,</w:t>
      </w:r>
    </w:p>
    <w:p w14:paraId="1C399FDC" w14:textId="77777777" w:rsidR="00BD1E45" w:rsidRPr="00906B09" w:rsidRDefault="00BD1E45" w:rsidP="00BD1E45">
      <w:r w:rsidRPr="00906B09">
        <w:tab/>
      </w:r>
      <w:r w:rsidRPr="00906B09">
        <w:tab/>
      </w:r>
      <w:r w:rsidRPr="00906B09">
        <w:tab/>
        <w:t>&amp;dateYMDHMSM.hour, &amp;dateYMDHMSM.minute, &amp;dateYMDHMSM.second, &amp;dateYMDHMSM.muSecond);</w:t>
      </w:r>
    </w:p>
    <w:p w14:paraId="69B66E65" w14:textId="77777777" w:rsidR="00BD1E45" w:rsidRPr="00906B09" w:rsidRDefault="00BD1E45" w:rsidP="00BD1E45">
      <w:r w:rsidRPr="00906B09">
        <w:tab/>
      </w:r>
    </w:p>
    <w:p w14:paraId="16B610BB" w14:textId="77777777" w:rsidR="00BD1E45" w:rsidRPr="00906B09" w:rsidRDefault="00BD1E45" w:rsidP="00BD1E45">
      <w:r w:rsidRPr="00906B09">
        <w:tab/>
        <w:t>result = brathl_YMDHMSM2Cycle(mission, &amp;dateYMDHMSM,  &amp;cycle, &amp;pass);</w:t>
      </w:r>
    </w:p>
    <w:p w14:paraId="61AC88F5" w14:textId="77777777" w:rsidR="00BD1E45" w:rsidRPr="00906B09" w:rsidRDefault="00BD1E45" w:rsidP="00BD1E45"/>
    <w:p w14:paraId="330F1398" w14:textId="77777777" w:rsidR="00BD1E45" w:rsidRPr="00906B09" w:rsidRDefault="00BD1E45" w:rsidP="00BD1E45">
      <w:r w:rsidRPr="00906B09">
        <w:tab/>
        <w:t>printf("result %d %s\n", result, brathl_Errno2String(result));</w:t>
      </w:r>
    </w:p>
    <w:p w14:paraId="646F79F8" w14:textId="77777777" w:rsidR="00BD1E45" w:rsidRPr="00906B09" w:rsidRDefault="00BD1E45" w:rsidP="00BD1E45">
      <w:r w:rsidRPr="00906B09">
        <w:tab/>
        <w:t>printf("\tcycle %d pass %d\n", cycle, pass);</w:t>
      </w:r>
    </w:p>
    <w:p w14:paraId="23A71170" w14:textId="77777777" w:rsidR="00BD1E45" w:rsidRPr="00906B09" w:rsidRDefault="00BD1E45" w:rsidP="00BD1E45">
      <w:r w:rsidRPr="00906B09">
        <w:tab/>
        <w:t>PrintfDateYMDHMSM(&amp;dateYMDHMSM);</w:t>
      </w:r>
      <w:r w:rsidRPr="00906B09">
        <w:tab/>
      </w:r>
    </w:p>
    <w:p w14:paraId="5B54B035" w14:textId="77777777" w:rsidR="00BD1E45" w:rsidRPr="00906B09" w:rsidRDefault="00BD1E45" w:rsidP="00BD1E45">
      <w:r w:rsidRPr="00906B09">
        <w:tab/>
        <w:t>break;</w:t>
      </w:r>
    </w:p>
    <w:p w14:paraId="5AF8B5C6" w14:textId="77777777" w:rsidR="00BD1E45" w:rsidRPr="00906B09" w:rsidRDefault="00BD1E45" w:rsidP="00BD1E45">
      <w:r w:rsidRPr="00906B09">
        <w:tab/>
      </w:r>
      <w:r w:rsidRPr="00906B09">
        <w:tab/>
      </w:r>
      <w:r w:rsidRPr="00906B09">
        <w:tab/>
      </w:r>
    </w:p>
    <w:p w14:paraId="12624293" w14:textId="77777777" w:rsidR="00BD1E45" w:rsidRPr="00906B09" w:rsidRDefault="00BD1E45" w:rsidP="00BD1E45">
      <w:r w:rsidRPr="00906B09">
        <w:t xml:space="preserve">     default  : break;</w:t>
      </w:r>
    </w:p>
    <w:p w14:paraId="5EA0CC7B" w14:textId="77777777" w:rsidR="00BD1E45" w:rsidRPr="00906B09" w:rsidRDefault="00BD1E45" w:rsidP="00BD1E45">
      <w:r w:rsidRPr="00906B09">
        <w:t xml:space="preserve">    }</w:t>
      </w:r>
    </w:p>
    <w:p w14:paraId="59D164AC" w14:textId="77777777" w:rsidR="00BD1E45" w:rsidRPr="00906B09" w:rsidRDefault="00BD1E45" w:rsidP="00BD1E45"/>
    <w:p w14:paraId="510FFA18" w14:textId="77777777" w:rsidR="00BD1E45" w:rsidRPr="00906B09" w:rsidRDefault="00BD1E45" w:rsidP="00BD1E45">
      <w:r w:rsidRPr="00906B09">
        <w:t xml:space="preserve">    if ((c != 'X') &amp;&amp; (c != 'x'))</w:t>
      </w:r>
    </w:p>
    <w:p w14:paraId="6CFA3BDD" w14:textId="77777777" w:rsidR="00BD1E45" w:rsidRPr="00906B09" w:rsidRDefault="00BD1E45" w:rsidP="00BD1E45">
      <w:r w:rsidRPr="00906B09">
        <w:t xml:space="preserve">    {    </w:t>
      </w:r>
    </w:p>
    <w:p w14:paraId="56D7829F" w14:textId="77777777" w:rsidR="00BD1E45" w:rsidRPr="00906B09" w:rsidRDefault="00BD1E45" w:rsidP="00BD1E45">
      <w:r w:rsidRPr="00906B09">
        <w:t xml:space="preserve">      puts("Press enter key to continue");</w:t>
      </w:r>
    </w:p>
    <w:p w14:paraId="24BAF8FC" w14:textId="77777777" w:rsidR="00BD1E45" w:rsidRPr="00906B09" w:rsidRDefault="00BD1E45" w:rsidP="00BD1E45">
      <w:r w:rsidRPr="00906B09">
        <w:t xml:space="preserve">      getchar();</w:t>
      </w:r>
    </w:p>
    <w:p w14:paraId="33EEB29D" w14:textId="77777777" w:rsidR="00BD1E45" w:rsidRPr="00906B09" w:rsidRDefault="00BD1E45" w:rsidP="00BD1E45">
      <w:r w:rsidRPr="00906B09">
        <w:t xml:space="preserve">    }</w:t>
      </w:r>
    </w:p>
    <w:p w14:paraId="67470D6B" w14:textId="77777777" w:rsidR="00BD1E45" w:rsidRPr="00906B09" w:rsidRDefault="00BD1E45" w:rsidP="00BD1E45"/>
    <w:p w14:paraId="2BDAC0A7" w14:textId="77777777" w:rsidR="00BD1E45" w:rsidRPr="00906B09" w:rsidRDefault="00BD1E45" w:rsidP="00BD1E45">
      <w:r w:rsidRPr="00906B09">
        <w:t xml:space="preserve">  } while ((c != 'X') &amp;&amp; (c != 'x'));</w:t>
      </w:r>
    </w:p>
    <w:p w14:paraId="021D8709" w14:textId="77777777" w:rsidR="00BD1E45" w:rsidRPr="00906B09" w:rsidRDefault="00BD1E45" w:rsidP="00BD1E45"/>
    <w:p w14:paraId="41D218DF" w14:textId="77777777" w:rsidR="00BD1E45" w:rsidRPr="00906B09" w:rsidRDefault="00BD1E45" w:rsidP="00BD1E45">
      <w:r w:rsidRPr="00906B09">
        <w:t xml:space="preserve">  return 0;</w:t>
      </w:r>
    </w:p>
    <w:p w14:paraId="3410EA1F" w14:textId="77777777" w:rsidR="00BD1E45" w:rsidRPr="00906B09" w:rsidRDefault="00BD1E45" w:rsidP="00BD1E45"/>
    <w:p w14:paraId="07F28035" w14:textId="77777777" w:rsidR="00BD1E45" w:rsidRPr="00906B09" w:rsidRDefault="00BD1E45" w:rsidP="00BD1E45">
      <w:r w:rsidRPr="00906B09">
        <w:t>}</w:t>
      </w:r>
    </w:p>
    <w:p w14:paraId="7D2D15AA" w14:textId="77777777" w:rsidR="00BD1E45" w:rsidRPr="00906B09" w:rsidRDefault="00BD1E45" w:rsidP="00BD1E45"/>
    <w:p w14:paraId="45A5259A" w14:textId="77777777" w:rsidR="00BD1E45" w:rsidRPr="00906B09" w:rsidRDefault="00BD1E45" w:rsidP="00BD1E45">
      <w:r w:rsidRPr="00906B09">
        <w:t>//--------------------------------------</w:t>
      </w:r>
    </w:p>
    <w:p w14:paraId="6BA04EBF" w14:textId="77777777" w:rsidR="00BD1E45" w:rsidRPr="00906B09" w:rsidRDefault="00BD1E45" w:rsidP="00BD1E45">
      <w:r w:rsidRPr="00906B09">
        <w:t>void PrintfDateDSM(brathl_DateDSM *d)</w:t>
      </w:r>
    </w:p>
    <w:p w14:paraId="7FF9F25D" w14:textId="77777777" w:rsidR="00BD1E45" w:rsidRPr="00906B09" w:rsidRDefault="00BD1E45" w:rsidP="00BD1E45">
      <w:r w:rsidRPr="00906B09">
        <w:t>{</w:t>
      </w:r>
    </w:p>
    <w:p w14:paraId="32D3D917" w14:textId="77777777" w:rsidR="00BD1E45" w:rsidRPr="00906B09" w:rsidRDefault="00BD1E45" w:rsidP="00BD1E45">
      <w:r w:rsidRPr="00906B09">
        <w:t xml:space="preserve">   printf("\tbrathl_DateDSM  days %ld seconds %ld  museconds %ld ref. %d %s\n",</w:t>
      </w:r>
    </w:p>
    <w:p w14:paraId="043C1236" w14:textId="77777777" w:rsidR="00BD1E45" w:rsidRPr="00906B09" w:rsidRDefault="00BD1E45" w:rsidP="00BD1E45">
      <w:r w:rsidRPr="00906B09">
        <w:t xml:space="preserve">       d-&gt;days, d-&gt;seconds, d-&gt;muSeconds, d-&gt;refDate, brathl_refDateUser1);</w:t>
      </w:r>
    </w:p>
    <w:p w14:paraId="0F9366B4" w14:textId="77777777" w:rsidR="00BD1E45" w:rsidRPr="00906B09" w:rsidRDefault="00BD1E45" w:rsidP="00BD1E45"/>
    <w:p w14:paraId="24D7CD00" w14:textId="77777777" w:rsidR="00BD1E45" w:rsidRPr="00906B09" w:rsidRDefault="00BD1E45" w:rsidP="00BD1E45">
      <w:r w:rsidRPr="00906B09">
        <w:t>}</w:t>
      </w:r>
    </w:p>
    <w:p w14:paraId="05E04907" w14:textId="77777777" w:rsidR="00BD1E45" w:rsidRPr="00906B09" w:rsidRDefault="00BD1E45" w:rsidP="00BD1E45">
      <w:r w:rsidRPr="00906B09">
        <w:t>//--------------------------------------</w:t>
      </w:r>
    </w:p>
    <w:p w14:paraId="085E44B9" w14:textId="77777777" w:rsidR="00BD1E45" w:rsidRPr="00906B09" w:rsidRDefault="00BD1E45" w:rsidP="00BD1E45"/>
    <w:p w14:paraId="237F2302" w14:textId="77777777" w:rsidR="00BD1E45" w:rsidRPr="00906B09" w:rsidRDefault="00BD1E45" w:rsidP="00BD1E45">
      <w:r w:rsidRPr="00906B09">
        <w:t>void PrintfDateSecond(brathl_DateSecond *d)</w:t>
      </w:r>
    </w:p>
    <w:p w14:paraId="5F6EC73C" w14:textId="77777777" w:rsidR="00BD1E45" w:rsidRPr="00906B09" w:rsidRDefault="00BD1E45" w:rsidP="00BD1E45">
      <w:r w:rsidRPr="00906B09">
        <w:t>{</w:t>
      </w:r>
    </w:p>
    <w:p w14:paraId="37DE3BE3" w14:textId="77777777" w:rsidR="00BD1E45" w:rsidRPr="00906B09" w:rsidRDefault="00BD1E45" w:rsidP="00BD1E45">
      <w:r w:rsidRPr="00906B09">
        <w:t xml:space="preserve">   printf("\tbrathl_DateSecond  nbSeconds %lf ref. %d %s\n",</w:t>
      </w:r>
    </w:p>
    <w:p w14:paraId="63AC4D4D" w14:textId="77777777" w:rsidR="00BD1E45" w:rsidRPr="00906B09" w:rsidRDefault="00BD1E45" w:rsidP="00BD1E45">
      <w:r w:rsidRPr="00906B09">
        <w:t xml:space="preserve">       d-&gt;nbSeconds, d-&gt;refDate, brathl_refDateUser1);</w:t>
      </w:r>
    </w:p>
    <w:p w14:paraId="641E7B02" w14:textId="77777777" w:rsidR="00BD1E45" w:rsidRPr="00906B09" w:rsidRDefault="00BD1E45" w:rsidP="00BD1E45">
      <w:r w:rsidRPr="00906B09">
        <w:lastRenderedPageBreak/>
        <w:t xml:space="preserve">  }</w:t>
      </w:r>
    </w:p>
    <w:p w14:paraId="0061D51F" w14:textId="77777777" w:rsidR="00BD1E45" w:rsidRPr="00906B09" w:rsidRDefault="00BD1E45" w:rsidP="00BD1E45">
      <w:r w:rsidRPr="00906B09">
        <w:t>//--------------------------------------</w:t>
      </w:r>
    </w:p>
    <w:p w14:paraId="4439AE20" w14:textId="77777777" w:rsidR="00BD1E45" w:rsidRPr="00906B09" w:rsidRDefault="00BD1E45" w:rsidP="00BD1E45">
      <w:r w:rsidRPr="00906B09">
        <w:t>void PrintfDateJulian(brathl_DateJulian *d)</w:t>
      </w:r>
    </w:p>
    <w:p w14:paraId="73D9CD60" w14:textId="77777777" w:rsidR="00BD1E45" w:rsidRPr="00906B09" w:rsidRDefault="00BD1E45" w:rsidP="00BD1E45">
      <w:r w:rsidRPr="00906B09">
        <w:t>{</w:t>
      </w:r>
    </w:p>
    <w:p w14:paraId="05A8DC9B" w14:textId="77777777" w:rsidR="00BD1E45" w:rsidRPr="00906B09" w:rsidRDefault="00BD1E45" w:rsidP="00BD1E45">
      <w:r w:rsidRPr="00906B09">
        <w:t xml:space="preserve">   printf("\tbrathl_DateJulian  julian %lf ref. %d %s\n",</w:t>
      </w:r>
    </w:p>
    <w:p w14:paraId="3A23DC2F" w14:textId="77777777" w:rsidR="00BD1E45" w:rsidRPr="00906B09" w:rsidRDefault="00BD1E45" w:rsidP="00BD1E45">
      <w:r w:rsidRPr="00906B09">
        <w:t xml:space="preserve">       d-&gt;julian, d-&gt;refDate, brathl_refDateUser1);</w:t>
      </w:r>
    </w:p>
    <w:p w14:paraId="0CC2C18E" w14:textId="77777777" w:rsidR="00BD1E45" w:rsidRPr="00906B09" w:rsidRDefault="00BD1E45" w:rsidP="00BD1E45"/>
    <w:p w14:paraId="26882D31" w14:textId="77777777" w:rsidR="00BD1E45" w:rsidRPr="00906B09" w:rsidRDefault="00BD1E45" w:rsidP="00BD1E45">
      <w:r w:rsidRPr="00906B09">
        <w:t>}</w:t>
      </w:r>
    </w:p>
    <w:p w14:paraId="513A8B04" w14:textId="77777777" w:rsidR="00BD1E45" w:rsidRPr="00906B09" w:rsidRDefault="00BD1E45" w:rsidP="00BD1E45"/>
    <w:p w14:paraId="4DF3E69A" w14:textId="77777777" w:rsidR="00BD1E45" w:rsidRPr="00906B09" w:rsidRDefault="00BD1E45" w:rsidP="00BD1E45">
      <w:r w:rsidRPr="00906B09">
        <w:t>//--------------------------------------</w:t>
      </w:r>
    </w:p>
    <w:p w14:paraId="20E28D18" w14:textId="77777777" w:rsidR="00BD1E45" w:rsidRPr="00906B09" w:rsidRDefault="00BD1E45" w:rsidP="00BD1E45">
      <w:r w:rsidRPr="00906B09">
        <w:t>void PrintfDateYMDHMSM(brathl_DateYMDHMSM *d)</w:t>
      </w:r>
    </w:p>
    <w:p w14:paraId="2E4BA1D2" w14:textId="77777777" w:rsidR="00BD1E45" w:rsidRPr="00906B09" w:rsidRDefault="00BD1E45" w:rsidP="00BD1E45">
      <w:r w:rsidRPr="00906B09">
        <w:t>{</w:t>
      </w:r>
    </w:p>
    <w:p w14:paraId="268BAF6F" w14:textId="77777777" w:rsidR="00BD1E45" w:rsidRPr="00906B09" w:rsidRDefault="00BD1E45" w:rsidP="00BD1E45">
      <w:r w:rsidRPr="00906B09">
        <w:t xml:space="preserve">   printf("\tbrathl_DateYMDHMSM  year %ld month %ld day %ld hour %ld minute %ld second %ld musecond %ld ref.  %s\n",</w:t>
      </w:r>
    </w:p>
    <w:p w14:paraId="57D60D5D" w14:textId="77777777" w:rsidR="00BD1E45" w:rsidRPr="00906B09" w:rsidRDefault="00BD1E45" w:rsidP="00BD1E45">
      <w:r w:rsidRPr="00906B09">
        <w:t xml:space="preserve">       d-&gt;year, d-&gt;month, d-&gt;day, d-&gt;hour, d-&gt;minute, d-&gt;second, d-&gt;muSecond, brathl_refDateUser1);</w:t>
      </w:r>
    </w:p>
    <w:p w14:paraId="49CB9308" w14:textId="77777777" w:rsidR="00BD1E45" w:rsidRPr="00906B09" w:rsidRDefault="00BD1E45" w:rsidP="00BD1E45"/>
    <w:p w14:paraId="21D4897A" w14:textId="77777777" w:rsidR="00BD1E45" w:rsidRPr="00906B09" w:rsidRDefault="00BD1E45" w:rsidP="00BD1E45">
      <w:r w:rsidRPr="00906B09">
        <w:t>}</w:t>
      </w:r>
    </w:p>
    <w:p w14:paraId="71AAD28D" w14:textId="77777777" w:rsidR="00BD1E45" w:rsidRPr="00906B09" w:rsidRDefault="00BD1E45" w:rsidP="00BD1E45"/>
    <w:p w14:paraId="415C6522" w14:textId="77777777" w:rsidR="00BD1E45" w:rsidRPr="00906B09" w:rsidRDefault="00BD1E45" w:rsidP="00BD1E45"/>
    <w:p w14:paraId="10A09136" w14:textId="77777777" w:rsidR="00BD1E45" w:rsidRPr="00906B09" w:rsidRDefault="00BD1E45" w:rsidP="00BD1E45">
      <w:r w:rsidRPr="00906B09">
        <w:t>==================</w:t>
      </w:r>
    </w:p>
    <w:p w14:paraId="7AEF7F82" w14:textId="77777777" w:rsidR="00BD1E45" w:rsidRPr="00906B09" w:rsidRDefault="00BD1E45" w:rsidP="00BD1E45">
      <w:r w:rsidRPr="00906B09">
        <w:t>Data reading function</w:t>
      </w:r>
    </w:p>
    <w:p w14:paraId="50FB9596" w14:textId="77777777" w:rsidR="00BD1E45" w:rsidRPr="00906B09" w:rsidRDefault="00BD1E45" w:rsidP="00BD1E45">
      <w:r w:rsidRPr="00906B09">
        <w:t>==================</w:t>
      </w:r>
    </w:p>
    <w:p w14:paraId="5EA682F7" w14:textId="77777777" w:rsidR="00BD1E45" w:rsidRPr="00906B09" w:rsidRDefault="00BD1E45" w:rsidP="00BD1E45">
      <w:r w:rsidRPr="00906B09">
        <w:t>brathl_ReadData</w:t>
      </w:r>
    </w:p>
    <w:p w14:paraId="34FB3804" w14:textId="77777777" w:rsidR="00BD1E45" w:rsidRPr="00906B09" w:rsidRDefault="00BD1E45" w:rsidP="00BD1E45"/>
    <w:p w14:paraId="24A0B5B7" w14:textId="77777777" w:rsidR="00BD1E45" w:rsidRPr="00906B09" w:rsidRDefault="00BD1E45" w:rsidP="00BD1E45">
      <w:r w:rsidRPr="00906B09">
        <w:t>Example:</w:t>
      </w:r>
    </w:p>
    <w:p w14:paraId="4467F32A" w14:textId="77777777" w:rsidR="00BD1E45" w:rsidRPr="00906B09" w:rsidRDefault="00BD1E45" w:rsidP="00BD1E45">
      <w:r w:rsidRPr="00906B09">
        <w:t>#include &lt;stdio.h&gt;</w:t>
      </w:r>
    </w:p>
    <w:p w14:paraId="62E8693F" w14:textId="77777777" w:rsidR="00BD1E45" w:rsidRPr="00906B09" w:rsidRDefault="00BD1E45" w:rsidP="00BD1E45">
      <w:r w:rsidRPr="00906B09">
        <w:t>#include &lt;stdlib.h&gt;</w:t>
      </w:r>
    </w:p>
    <w:p w14:paraId="091A91AC" w14:textId="77777777" w:rsidR="00BD1E45" w:rsidRPr="00906B09" w:rsidRDefault="00BD1E45" w:rsidP="00BD1E45">
      <w:r w:rsidRPr="00906B09">
        <w:t>#include "brathl.h"</w:t>
      </w:r>
    </w:p>
    <w:p w14:paraId="5B5329A8" w14:textId="77777777" w:rsidR="00BD1E45" w:rsidRPr="00906B09" w:rsidRDefault="00BD1E45" w:rsidP="00BD1E45">
      <w:r w:rsidRPr="00906B09">
        <w:t>#include "brathl_error.h"</w:t>
      </w:r>
    </w:p>
    <w:p w14:paraId="2071F863" w14:textId="77777777" w:rsidR="00BD1E45" w:rsidRPr="00906B09" w:rsidRDefault="00BD1E45" w:rsidP="00BD1E45"/>
    <w:p w14:paraId="4F52A616" w14:textId="77777777" w:rsidR="00BD1E45" w:rsidRPr="00906B09" w:rsidRDefault="00BD1E45" w:rsidP="00BD1E45">
      <w:r w:rsidRPr="00906B09">
        <w:t>int main(int argc, char **argv)</w:t>
      </w:r>
    </w:p>
    <w:p w14:paraId="30BA75B5" w14:textId="77777777" w:rsidR="00BD1E45" w:rsidRPr="00906B09" w:rsidRDefault="00BD1E45" w:rsidP="00BD1E45">
      <w:r w:rsidRPr="00906B09">
        <w:t>{</w:t>
      </w:r>
    </w:p>
    <w:p w14:paraId="7C4260D0" w14:textId="77777777" w:rsidR="00BD1E45" w:rsidRPr="00906B09" w:rsidRDefault="00BD1E45" w:rsidP="00BD1E45">
      <w:r w:rsidRPr="00906B09">
        <w:t xml:space="preserve">  char</w:t>
      </w:r>
      <w:r w:rsidRPr="00906B09">
        <w:tab/>
      </w:r>
      <w:r w:rsidRPr="00906B09">
        <w:tab/>
        <w:t>*Names[10];</w:t>
      </w:r>
    </w:p>
    <w:p w14:paraId="19891762" w14:textId="77777777" w:rsidR="00BD1E45" w:rsidRPr="00906B09" w:rsidRDefault="00BD1E45" w:rsidP="00BD1E45">
      <w:r w:rsidRPr="00906B09">
        <w:t xml:space="preserve">  int32_t</w:t>
      </w:r>
      <w:r w:rsidRPr="00906B09">
        <w:tab/>
        <w:t>ReturnCode;</w:t>
      </w:r>
    </w:p>
    <w:p w14:paraId="3B52BBFB" w14:textId="77777777" w:rsidR="00BD1E45" w:rsidRPr="00906B09" w:rsidRDefault="00BD1E45" w:rsidP="00BD1E45">
      <w:r w:rsidRPr="00906B09">
        <w:t xml:space="preserve">  double</w:t>
      </w:r>
      <w:r w:rsidRPr="00906B09">
        <w:tab/>
        <w:t>*Data[2]</w:t>
      </w:r>
      <w:r w:rsidRPr="00906B09">
        <w:tab/>
        <w:t>= {NULL,NULL};</w:t>
      </w:r>
    </w:p>
    <w:p w14:paraId="70025A8E" w14:textId="77777777" w:rsidR="00BD1E45" w:rsidRPr="00906B09" w:rsidRDefault="00BD1E45" w:rsidP="00BD1E45">
      <w:r w:rsidRPr="00906B09">
        <w:t xml:space="preserve">  int32_t</w:t>
      </w:r>
      <w:r w:rsidRPr="00906B09">
        <w:tab/>
        <w:t>Sizes[2]</w:t>
      </w:r>
      <w:r w:rsidRPr="00906B09">
        <w:tab/>
        <w:t>= {-1, -1};</w:t>
      </w:r>
    </w:p>
    <w:p w14:paraId="2558F9A4" w14:textId="77777777" w:rsidR="00BD1E45" w:rsidRPr="00906B09" w:rsidRDefault="00BD1E45" w:rsidP="00BD1E45">
      <w:r w:rsidRPr="00906B09">
        <w:t xml:space="preserve">  char</w:t>
      </w:r>
      <w:r w:rsidRPr="00906B09">
        <w:tab/>
      </w:r>
      <w:r w:rsidRPr="00906B09">
        <w:tab/>
        <w:t>*Expressions[2];</w:t>
      </w:r>
    </w:p>
    <w:p w14:paraId="616DCC63" w14:textId="77777777" w:rsidR="00BD1E45" w:rsidRPr="00906B09" w:rsidRDefault="00BD1E45" w:rsidP="00BD1E45">
      <w:r w:rsidRPr="00906B09">
        <w:t xml:space="preserve">  char</w:t>
      </w:r>
      <w:r w:rsidRPr="00906B09">
        <w:tab/>
      </w:r>
      <w:r w:rsidRPr="00906B09">
        <w:tab/>
        <w:t>*Units[2];</w:t>
      </w:r>
    </w:p>
    <w:p w14:paraId="4C46DA90" w14:textId="77777777" w:rsidR="00BD1E45" w:rsidRPr="00906B09" w:rsidRDefault="00BD1E45" w:rsidP="00BD1E45">
      <w:r w:rsidRPr="00906B09">
        <w:t xml:space="preserve">  int32_t</w:t>
      </w:r>
      <w:r w:rsidRPr="00906B09">
        <w:tab/>
        <w:t>ActualSize;</w:t>
      </w:r>
    </w:p>
    <w:p w14:paraId="553BB608" w14:textId="77777777" w:rsidR="00BD1E45" w:rsidRPr="00906B09" w:rsidRDefault="00BD1E45" w:rsidP="00BD1E45"/>
    <w:p w14:paraId="6EC32413" w14:textId="77777777" w:rsidR="00BD1E45" w:rsidRPr="00906B09" w:rsidRDefault="00BD1E45" w:rsidP="00BD1E45">
      <w:r w:rsidRPr="00906B09">
        <w:lastRenderedPageBreak/>
        <w:t xml:space="preserve">  Names[0]</w:t>
      </w:r>
      <w:r w:rsidRPr="00906B09">
        <w:tab/>
        <w:t>= "JA1_GDR_2PaP124_001.CNES";</w:t>
      </w:r>
    </w:p>
    <w:p w14:paraId="4F4BDE91" w14:textId="77777777" w:rsidR="00BD1E45" w:rsidRPr="00906B09" w:rsidRDefault="00BD1E45" w:rsidP="00BD1E45">
      <w:r w:rsidRPr="00906B09">
        <w:t xml:space="preserve">  Names[1]</w:t>
      </w:r>
      <w:r w:rsidRPr="00906B09">
        <w:tab/>
        <w:t>= "JA1_GDR_2PaP124_002.CNES";</w:t>
      </w:r>
    </w:p>
    <w:p w14:paraId="2CA64FA5" w14:textId="77777777" w:rsidR="00BD1E45" w:rsidRPr="00906B09" w:rsidRDefault="00BD1E45" w:rsidP="00BD1E45">
      <w:r w:rsidRPr="00906B09">
        <w:t xml:space="preserve">  Names[2]</w:t>
      </w:r>
      <w:r w:rsidRPr="00906B09">
        <w:tab/>
        <w:t>= "JA1_GDR_2PaP124_003.CNES";</w:t>
      </w:r>
    </w:p>
    <w:p w14:paraId="034A4729" w14:textId="77777777" w:rsidR="00BD1E45" w:rsidRPr="00906B09" w:rsidRDefault="00BD1E45" w:rsidP="00BD1E45"/>
    <w:p w14:paraId="539897AE" w14:textId="77777777" w:rsidR="00BD1E45" w:rsidRPr="00906B09" w:rsidRDefault="00BD1E45" w:rsidP="00BD1E45">
      <w:r w:rsidRPr="00906B09">
        <w:t xml:space="preserve">  Expressions[0]</w:t>
      </w:r>
      <w:r w:rsidRPr="00906B09">
        <w:tab/>
        <w:t>= "latitude + longitude";</w:t>
      </w:r>
    </w:p>
    <w:p w14:paraId="1FFFD95D" w14:textId="77777777" w:rsidR="00BD1E45" w:rsidRPr="00906B09" w:rsidRDefault="00BD1E45" w:rsidP="00BD1E45">
      <w:r w:rsidRPr="00906B09">
        <w:t xml:space="preserve">  Units[0]</w:t>
      </w:r>
      <w:r w:rsidRPr="00906B09">
        <w:tab/>
      </w:r>
      <w:r w:rsidRPr="00906B09">
        <w:tab/>
        <w:t>= "radians";</w:t>
      </w:r>
    </w:p>
    <w:p w14:paraId="35428586" w14:textId="77777777" w:rsidR="00BD1E45" w:rsidRPr="00906B09" w:rsidRDefault="00BD1E45" w:rsidP="00BD1E45">
      <w:r w:rsidRPr="00906B09">
        <w:t xml:space="preserve">  Expressions[1]</w:t>
      </w:r>
      <w:r w:rsidRPr="00906B09">
        <w:tab/>
        <w:t>= "swh_ku";</w:t>
      </w:r>
    </w:p>
    <w:p w14:paraId="54093D1F" w14:textId="77777777" w:rsidR="00BD1E45" w:rsidRPr="00906B09" w:rsidRDefault="00BD1E45" w:rsidP="00BD1E45">
      <w:r w:rsidRPr="00906B09">
        <w:t xml:space="preserve">  Units[1]</w:t>
      </w:r>
      <w:r w:rsidRPr="00906B09">
        <w:tab/>
      </w:r>
      <w:r w:rsidRPr="00906B09">
        <w:tab/>
        <w:t>= "m";</w:t>
      </w:r>
    </w:p>
    <w:p w14:paraId="017AA721" w14:textId="77777777" w:rsidR="00BD1E45" w:rsidRPr="00906B09" w:rsidRDefault="00BD1E45" w:rsidP="00BD1E45"/>
    <w:p w14:paraId="596A60CC" w14:textId="77777777" w:rsidR="00BD1E45" w:rsidRPr="00906B09" w:rsidRDefault="00BD1E45" w:rsidP="00BD1E45">
      <w:r w:rsidRPr="00906B09">
        <w:t xml:space="preserve">  ReturnCode</w:t>
      </w:r>
      <w:r w:rsidRPr="00906B09">
        <w:tab/>
        <w:t>= brathl_ReadData(3, Names,</w:t>
      </w:r>
    </w:p>
    <w:p w14:paraId="61105AB5" w14:textId="77777777" w:rsidR="00BD1E45" w:rsidRPr="00906B09" w:rsidRDefault="00BD1E45" w:rsidP="00BD1E45">
      <w:r w:rsidRPr="00906B09">
        <w:tab/>
      </w:r>
      <w:r w:rsidRPr="00906B09">
        <w:tab/>
      </w:r>
      <w:r w:rsidRPr="00906B09">
        <w:tab/>
      </w:r>
      <w:r w:rsidRPr="00906B09">
        <w:tab/>
        <w:t xml:space="preserve">  "data",</w:t>
      </w:r>
    </w:p>
    <w:p w14:paraId="4B74CCF0" w14:textId="77777777" w:rsidR="00BD1E45" w:rsidRPr="00906B09" w:rsidRDefault="00BD1E45" w:rsidP="00BD1E45">
      <w:r w:rsidRPr="00906B09">
        <w:tab/>
      </w:r>
      <w:r w:rsidRPr="00906B09">
        <w:tab/>
      </w:r>
      <w:r w:rsidRPr="00906B09">
        <w:tab/>
      </w:r>
      <w:r w:rsidRPr="00906B09">
        <w:tab/>
        <w:t xml:space="preserve">  "latitude &gt; 20",</w:t>
      </w:r>
    </w:p>
    <w:p w14:paraId="5AE6DE57" w14:textId="77777777" w:rsidR="00BD1E45" w:rsidRPr="00906B09" w:rsidRDefault="00BD1E45" w:rsidP="00BD1E45">
      <w:r w:rsidRPr="00906B09">
        <w:tab/>
      </w:r>
      <w:r w:rsidRPr="00906B09">
        <w:tab/>
      </w:r>
      <w:r w:rsidRPr="00906B09">
        <w:tab/>
      </w:r>
      <w:r w:rsidRPr="00906B09">
        <w:tab/>
        <w:t xml:space="preserve">  2,</w:t>
      </w:r>
    </w:p>
    <w:p w14:paraId="65EC9090" w14:textId="77777777" w:rsidR="00BD1E45" w:rsidRPr="00906B09" w:rsidRDefault="00BD1E45" w:rsidP="00BD1E45">
      <w:r w:rsidRPr="00906B09">
        <w:tab/>
      </w:r>
      <w:r w:rsidRPr="00906B09">
        <w:tab/>
      </w:r>
      <w:r w:rsidRPr="00906B09">
        <w:tab/>
      </w:r>
      <w:r w:rsidRPr="00906B09">
        <w:tab/>
        <w:t xml:space="preserve">  Expressions,</w:t>
      </w:r>
    </w:p>
    <w:p w14:paraId="3F72BFCD" w14:textId="77777777" w:rsidR="00BD1E45" w:rsidRPr="00906B09" w:rsidRDefault="00BD1E45" w:rsidP="00BD1E45">
      <w:r w:rsidRPr="00906B09">
        <w:tab/>
      </w:r>
      <w:r w:rsidRPr="00906B09">
        <w:tab/>
      </w:r>
      <w:r w:rsidRPr="00906B09">
        <w:tab/>
      </w:r>
      <w:r w:rsidRPr="00906B09">
        <w:tab/>
        <w:t xml:space="preserve">  Units,</w:t>
      </w:r>
    </w:p>
    <w:p w14:paraId="3034ECFF" w14:textId="77777777" w:rsidR="00BD1E45" w:rsidRPr="00906B09" w:rsidRDefault="00BD1E45" w:rsidP="00BD1E45">
      <w:r w:rsidRPr="00906B09">
        <w:tab/>
      </w:r>
      <w:r w:rsidRPr="00906B09">
        <w:tab/>
      </w:r>
      <w:r w:rsidRPr="00906B09">
        <w:tab/>
      </w:r>
      <w:r w:rsidRPr="00906B09">
        <w:tab/>
        <w:t xml:space="preserve">  Data,</w:t>
      </w:r>
    </w:p>
    <w:p w14:paraId="7974BE16" w14:textId="77777777" w:rsidR="00BD1E45" w:rsidRPr="00906B09" w:rsidRDefault="00BD1E45" w:rsidP="00BD1E45">
      <w:r w:rsidRPr="00906B09">
        <w:tab/>
      </w:r>
      <w:r w:rsidRPr="00906B09">
        <w:tab/>
      </w:r>
      <w:r w:rsidRPr="00906B09">
        <w:tab/>
      </w:r>
      <w:r w:rsidRPr="00906B09">
        <w:tab/>
        <w:t xml:space="preserve">  Sizes,</w:t>
      </w:r>
    </w:p>
    <w:p w14:paraId="0EAD4ED3" w14:textId="77777777" w:rsidR="00BD1E45" w:rsidRPr="00906B09" w:rsidRDefault="00BD1E45" w:rsidP="00BD1E45">
      <w:r w:rsidRPr="00906B09">
        <w:tab/>
      </w:r>
      <w:r w:rsidRPr="00906B09">
        <w:tab/>
      </w:r>
      <w:r w:rsidRPr="00906B09">
        <w:tab/>
      </w:r>
      <w:r w:rsidRPr="00906B09">
        <w:tab/>
        <w:t>&amp;ActualSize,</w:t>
      </w:r>
    </w:p>
    <w:p w14:paraId="29B5BFCF" w14:textId="77777777" w:rsidR="00BD1E45" w:rsidRPr="00906B09" w:rsidRDefault="00BD1E45" w:rsidP="00BD1E45">
      <w:r w:rsidRPr="00906B09">
        <w:tab/>
      </w:r>
      <w:r w:rsidRPr="00906B09">
        <w:tab/>
      </w:r>
      <w:r w:rsidRPr="00906B09">
        <w:tab/>
      </w:r>
      <w:r w:rsidRPr="00906B09">
        <w:tab/>
        <w:t xml:space="preserve">  0,</w:t>
      </w:r>
    </w:p>
    <w:p w14:paraId="3C8C22CB" w14:textId="77777777" w:rsidR="00BD1E45" w:rsidRPr="00906B09" w:rsidRDefault="00BD1E45" w:rsidP="00BD1E45">
      <w:r w:rsidRPr="00906B09">
        <w:tab/>
      </w:r>
      <w:r w:rsidRPr="00906B09">
        <w:tab/>
      </w:r>
      <w:r w:rsidRPr="00906B09">
        <w:tab/>
      </w:r>
      <w:r w:rsidRPr="00906B09">
        <w:tab/>
        <w:t xml:space="preserve">  0,</w:t>
      </w:r>
    </w:p>
    <w:p w14:paraId="671FA13B" w14:textId="77777777" w:rsidR="00BD1E45" w:rsidRPr="00906B09" w:rsidRDefault="00BD1E45" w:rsidP="00BD1E45">
      <w:r w:rsidRPr="00906B09">
        <w:tab/>
      </w:r>
      <w:r w:rsidRPr="00906B09">
        <w:tab/>
      </w:r>
      <w:r w:rsidRPr="00906B09">
        <w:tab/>
      </w:r>
      <w:r w:rsidRPr="00906B09">
        <w:tab/>
        <w:t xml:space="preserve">  0);</w:t>
      </w:r>
    </w:p>
    <w:p w14:paraId="43794C52" w14:textId="77777777" w:rsidR="00BD1E45" w:rsidRPr="00906B09" w:rsidRDefault="00BD1E45" w:rsidP="00BD1E45">
      <w:r w:rsidRPr="00906B09">
        <w:t xml:space="preserve">  printf("Return code          : %d\n", ReturnCode);</w:t>
      </w:r>
    </w:p>
    <w:p w14:paraId="1F71B13F" w14:textId="77777777" w:rsidR="00BD1E45" w:rsidRPr="00906B09" w:rsidRDefault="00BD1E45" w:rsidP="00BD1E45">
      <w:r w:rsidRPr="00906B09">
        <w:t xml:space="preserve">  printf("Acutal number of data: %d\n", ActualSize);</w:t>
      </w:r>
    </w:p>
    <w:p w14:paraId="67A96DFD" w14:textId="77777777" w:rsidR="00BD1E45" w:rsidRPr="00906B09" w:rsidRDefault="00BD1E45" w:rsidP="00BD1E45">
      <w:r w:rsidRPr="00906B09">
        <w:t xml:space="preserve">  return 0;</w:t>
      </w:r>
    </w:p>
    <w:p w14:paraId="69ED7446" w14:textId="77777777" w:rsidR="00F93671" w:rsidRPr="00906B09" w:rsidRDefault="00BD1E45" w:rsidP="00BD1E45">
      <w:r w:rsidRPr="00906B09">
        <w:t>}</w:t>
      </w:r>
    </w:p>
    <w:p w14:paraId="55929AD0" w14:textId="77777777" w:rsidR="00B43F4D" w:rsidRPr="00906B09" w:rsidRDefault="00B43F4D" w:rsidP="00BD1E45"/>
    <w:p w14:paraId="744A014A" w14:textId="77777777" w:rsidR="00B43F4D" w:rsidRPr="00906B09" w:rsidRDefault="00676F12" w:rsidP="00676F12">
      <w:pPr>
        <w:pStyle w:val="Heading1"/>
      </w:pPr>
      <w:bookmarkStart w:id="527" w:name="_Toc449978519"/>
      <w:r w:rsidRPr="00906B09">
        <w:lastRenderedPageBreak/>
        <w:t>ANNEX H: BRATHL-PYTHON API</w:t>
      </w:r>
      <w:bookmarkEnd w:id="527"/>
    </w:p>
    <w:p w14:paraId="56206B05" w14:textId="77777777" w:rsidR="00676F12" w:rsidRPr="00906B09" w:rsidRDefault="00676F12" w:rsidP="00676F12">
      <w:r w:rsidRPr="00906B09">
        <w:t>The BRATHL-Python API consists of a handful of Python structures and functions.</w:t>
      </w:r>
    </w:p>
    <w:p w14:paraId="34B67177" w14:textId="77777777" w:rsidR="00676F12" w:rsidRPr="00906B09" w:rsidRDefault="00676F12" w:rsidP="00676F12"/>
    <w:p w14:paraId="562BA31E" w14:textId="77777777" w:rsidR="00676F12" w:rsidRPr="00906B09" w:rsidRDefault="00676F12" w:rsidP="00676F12">
      <w:r w:rsidRPr="00906B09">
        <w:t>=======================================</w:t>
      </w:r>
    </w:p>
    <w:p w14:paraId="631D9B46" w14:textId="77777777" w:rsidR="00676F12" w:rsidRPr="00906B09" w:rsidRDefault="00676F12" w:rsidP="00676F12">
      <w:r w:rsidRPr="00906B09">
        <w:t xml:space="preserve"> BRATHL-Python API:  Structures</w:t>
      </w:r>
    </w:p>
    <w:p w14:paraId="01DAC36C" w14:textId="77777777" w:rsidR="00676F12" w:rsidRPr="00906B09" w:rsidRDefault="00676F12" w:rsidP="00676F12">
      <w:r w:rsidRPr="00906B09">
        <w:t>=======================================</w:t>
      </w:r>
    </w:p>
    <w:p w14:paraId="4087A46E" w14:textId="77777777" w:rsidR="00676F12" w:rsidRPr="00906B09" w:rsidRDefault="00676F12" w:rsidP="00676F12"/>
    <w:p w14:paraId="2EBBF185" w14:textId="77777777" w:rsidR="00676F12" w:rsidRPr="00906B09" w:rsidRDefault="00676F12" w:rsidP="00676F12">
      <w:r w:rsidRPr="00906B09">
        <w:t>- brathl_DateYMDHMSM</w:t>
      </w:r>
    </w:p>
    <w:p w14:paraId="7B2D58D3" w14:textId="77777777" w:rsidR="00676F12" w:rsidRPr="00906B09" w:rsidRDefault="00676F12" w:rsidP="00676F12">
      <w:r w:rsidRPr="00906B09">
        <w:t>- brathl_DateDSM</w:t>
      </w:r>
    </w:p>
    <w:p w14:paraId="15B58ADE" w14:textId="77777777" w:rsidR="00676F12" w:rsidRPr="00906B09" w:rsidRDefault="00676F12" w:rsidP="00676F12">
      <w:r w:rsidRPr="00906B09">
        <w:t>- brathl_DateSecond</w:t>
      </w:r>
    </w:p>
    <w:p w14:paraId="709D35FF" w14:textId="77777777" w:rsidR="00676F12" w:rsidRPr="00906B09" w:rsidRDefault="00676F12" w:rsidP="00676F12">
      <w:r w:rsidRPr="00906B09">
        <w:t>- brathl_DateJulian</w:t>
      </w:r>
    </w:p>
    <w:p w14:paraId="5A2D5F30" w14:textId="77777777" w:rsidR="00676F12" w:rsidRPr="00906B09" w:rsidRDefault="00676F12" w:rsidP="00676F12"/>
    <w:p w14:paraId="19A98F7A" w14:textId="77777777" w:rsidR="00676F12" w:rsidRPr="00906B09" w:rsidRDefault="00676F12" w:rsidP="00676F12">
      <w:r w:rsidRPr="00906B09">
        <w:t xml:space="preserve"> brathl_DateYMDHMSM data structure:</w:t>
      </w:r>
    </w:p>
    <w:p w14:paraId="18F20966" w14:textId="77777777" w:rsidR="00676F12" w:rsidRPr="00906B09" w:rsidRDefault="00676F12" w:rsidP="00676F12">
      <w:r w:rsidRPr="00906B09">
        <w:t xml:space="preserve"> -----------------------------------</w:t>
      </w:r>
    </w:p>
    <w:p w14:paraId="185F4BE0" w14:textId="77777777" w:rsidR="00676F12" w:rsidRPr="00906B09" w:rsidRDefault="00676F12" w:rsidP="00676F12">
      <w:r w:rsidRPr="00906B09">
        <w:t>This structure represents a YYYY-MM-DD HH:MN:SS:MS date structure.</w:t>
      </w:r>
    </w:p>
    <w:p w14:paraId="1AEE7E3C" w14:textId="77777777" w:rsidR="00676F12" w:rsidRPr="00906B09" w:rsidRDefault="00676F12" w:rsidP="00676F12"/>
    <w:p w14:paraId="4A6D7D91" w14:textId="77777777" w:rsidR="00676F12" w:rsidRPr="00906B09" w:rsidRDefault="00676F12" w:rsidP="00676F12">
      <w:r w:rsidRPr="00906B09">
        <w:t xml:space="preserve">  =&gt; Example - Defining date 2000-01-01 12:25:20.1:</w:t>
      </w:r>
    </w:p>
    <w:p w14:paraId="6576FF3C" w14:textId="77777777" w:rsidR="00676F12" w:rsidRPr="00906B09" w:rsidRDefault="00676F12" w:rsidP="00676F12">
      <w:r w:rsidRPr="00906B09">
        <w:t xml:space="preserve">      MyDate = brathl_DateYMDHMSM (2000, 1, 1, 12, 25, 20, 100000)</w:t>
      </w:r>
    </w:p>
    <w:p w14:paraId="212A9FA7" w14:textId="77777777" w:rsidR="00676F12" w:rsidRPr="00906B09" w:rsidRDefault="00676F12" w:rsidP="00676F12"/>
    <w:p w14:paraId="7B3B90FF" w14:textId="77777777" w:rsidR="00676F12" w:rsidRPr="00906B09" w:rsidRDefault="00676F12" w:rsidP="00676F12">
      <w:r w:rsidRPr="00906B09">
        <w:t xml:space="preserve">  =&gt; Example - Retrieving information:</w:t>
      </w:r>
    </w:p>
    <w:p w14:paraId="373683D8" w14:textId="77777777" w:rsidR="00676F12" w:rsidRPr="00906B09" w:rsidRDefault="00676F12" w:rsidP="00676F12">
      <w:r w:rsidRPr="00906B09">
        <w:t xml:space="preserve">      MyDate.YEAR       : numbers of years</w:t>
      </w:r>
    </w:p>
    <w:p w14:paraId="416CBD07" w14:textId="77777777" w:rsidR="00676F12" w:rsidRPr="00906B09" w:rsidRDefault="00676F12" w:rsidP="00676F12">
      <w:r w:rsidRPr="00906B09">
        <w:t xml:space="preserve">      MyDate.MONTH      : numbers of months</w:t>
      </w:r>
    </w:p>
    <w:p w14:paraId="039C7AEE" w14:textId="77777777" w:rsidR="00676F12" w:rsidRPr="00906B09" w:rsidRDefault="00676F12" w:rsidP="00676F12">
      <w:r w:rsidRPr="00906B09">
        <w:t xml:space="preserve">      MyDate.DAY        : numbers of days</w:t>
      </w:r>
    </w:p>
    <w:p w14:paraId="2524B795" w14:textId="77777777" w:rsidR="00676F12" w:rsidRPr="00906B09" w:rsidRDefault="00676F12" w:rsidP="00676F12">
      <w:r w:rsidRPr="00906B09">
        <w:t xml:space="preserve">      MyDate.HOUR       : numbers of hours</w:t>
      </w:r>
    </w:p>
    <w:p w14:paraId="0CA38EAC" w14:textId="77777777" w:rsidR="00676F12" w:rsidRPr="00906B09" w:rsidRDefault="00676F12" w:rsidP="00676F12">
      <w:r w:rsidRPr="00906B09">
        <w:t xml:space="preserve">      MyDate.MINUTE     : numbers of minutes</w:t>
      </w:r>
    </w:p>
    <w:p w14:paraId="79A51128" w14:textId="77777777" w:rsidR="00676F12" w:rsidRPr="00906B09" w:rsidRDefault="00676F12" w:rsidP="00676F12">
      <w:r w:rsidRPr="00906B09">
        <w:t xml:space="preserve">      MyDate.SECOND     : numbers of seconds</w:t>
      </w:r>
    </w:p>
    <w:p w14:paraId="4C901FF8" w14:textId="77777777" w:rsidR="00676F12" w:rsidRPr="00906B09" w:rsidRDefault="00676F12" w:rsidP="00676F12">
      <w:r w:rsidRPr="00906B09">
        <w:t xml:space="preserve">      MyDate.MUSECOND   : numbers of microseconds</w:t>
      </w:r>
    </w:p>
    <w:p w14:paraId="5027516C" w14:textId="77777777" w:rsidR="00676F12" w:rsidRPr="00906B09" w:rsidRDefault="00676F12" w:rsidP="00676F12"/>
    <w:p w14:paraId="0F6B7E65" w14:textId="77777777" w:rsidR="00676F12" w:rsidRPr="00906B09" w:rsidRDefault="00676F12" w:rsidP="00676F12"/>
    <w:p w14:paraId="29DC9A38" w14:textId="77777777" w:rsidR="00676F12" w:rsidRPr="00906B09" w:rsidRDefault="00676F12" w:rsidP="00676F12">
      <w:r w:rsidRPr="00906B09">
        <w:t xml:space="preserve">  brathl_DateDSM data structure:</w:t>
      </w:r>
    </w:p>
    <w:p w14:paraId="0F1532A9" w14:textId="77777777" w:rsidR="00676F12" w:rsidRPr="00906B09" w:rsidRDefault="00676F12" w:rsidP="00676F12">
      <w:r w:rsidRPr="00906B09">
        <w:t xml:space="preserve">  -----------------------------------</w:t>
      </w:r>
    </w:p>
    <w:p w14:paraId="3B45287B" w14:textId="77777777" w:rsidR="00676F12" w:rsidRPr="00906B09" w:rsidRDefault="00676F12" w:rsidP="00676F12">
      <w:r w:rsidRPr="00906B09">
        <w:t xml:space="preserve">  This structure represents day/seconds/microseconds date structure.  </w:t>
      </w:r>
    </w:p>
    <w:p w14:paraId="672EBB2A" w14:textId="77777777" w:rsidR="00676F12" w:rsidRPr="00906B09" w:rsidRDefault="00676F12" w:rsidP="00676F12"/>
    <w:p w14:paraId="06CF3B37" w14:textId="77777777" w:rsidR="00676F12" w:rsidRPr="00906B09" w:rsidRDefault="00676F12" w:rsidP="00676F12">
      <w:r w:rsidRPr="00906B09">
        <w:t xml:space="preserve">  =&gt; Example - Defining date 1 day, 62 seconds and 100000 microseconds:    </w:t>
      </w:r>
    </w:p>
    <w:p w14:paraId="571F513F" w14:textId="77777777" w:rsidR="00676F12" w:rsidRPr="00906B09" w:rsidRDefault="00676F12" w:rsidP="00676F12">
      <w:r w:rsidRPr="00906B09">
        <w:t xml:space="preserve">      MyDate = brathl_DateDSM(brathl_refDate.REF19500101, 1, 62, 100000)</w:t>
      </w:r>
    </w:p>
    <w:p w14:paraId="677CB46D" w14:textId="77777777" w:rsidR="00676F12" w:rsidRPr="00906B09" w:rsidRDefault="00676F12" w:rsidP="00676F12"/>
    <w:p w14:paraId="3622B1EF" w14:textId="77777777" w:rsidR="00676F12" w:rsidRPr="00906B09" w:rsidRDefault="00676F12" w:rsidP="00676F12">
      <w:r w:rsidRPr="00906B09">
        <w:t xml:space="preserve">  =&gt; Example - Retrieving information:</w:t>
      </w:r>
    </w:p>
    <w:p w14:paraId="6C10ECB9" w14:textId="77777777" w:rsidR="00676F12" w:rsidRPr="00906B09" w:rsidRDefault="00676F12" w:rsidP="00676F12">
      <w:r w:rsidRPr="00906B09">
        <w:t xml:space="preserve">      MyDate.REFDATE       : date reference number</w:t>
      </w:r>
    </w:p>
    <w:p w14:paraId="6056594F" w14:textId="77777777" w:rsidR="00676F12" w:rsidRPr="00906B09" w:rsidRDefault="00676F12" w:rsidP="00676F12">
      <w:r w:rsidRPr="00906B09">
        <w:lastRenderedPageBreak/>
        <w:t xml:space="preserve">      MyDate.DAY           : numbers of days</w:t>
      </w:r>
    </w:p>
    <w:p w14:paraId="6BAD1F50" w14:textId="77777777" w:rsidR="00676F12" w:rsidRPr="00906B09" w:rsidRDefault="00676F12" w:rsidP="00676F12">
      <w:r w:rsidRPr="00906B09">
        <w:t xml:space="preserve">      MyDate.SECOND        : numbers of seconds</w:t>
      </w:r>
    </w:p>
    <w:p w14:paraId="6B972450" w14:textId="77777777" w:rsidR="00676F12" w:rsidRPr="00906B09" w:rsidRDefault="00676F12" w:rsidP="00676F12">
      <w:r w:rsidRPr="00906B09">
        <w:t xml:space="preserve">      MyDate.MUSECOND      : numbers of microseconds     </w:t>
      </w:r>
    </w:p>
    <w:p w14:paraId="205912C4" w14:textId="77777777" w:rsidR="00676F12" w:rsidRPr="00906B09" w:rsidRDefault="00676F12" w:rsidP="00676F12"/>
    <w:p w14:paraId="1431ACDE" w14:textId="77777777" w:rsidR="00676F12" w:rsidRPr="00906B09" w:rsidRDefault="00676F12" w:rsidP="00676F12">
      <w:r w:rsidRPr="00906B09">
        <w:t xml:space="preserve">  REFDATE is the reference date i.e:</w:t>
      </w:r>
    </w:p>
    <w:p w14:paraId="50C174F3" w14:textId="77777777" w:rsidR="00676F12" w:rsidRPr="00906B09" w:rsidRDefault="00676F12" w:rsidP="00676F12">
      <w:r w:rsidRPr="00906B09">
        <w:t xml:space="preserve">   0: brathl_refDate.REF19500101     : reference to 1950-01-01 00:00:00.0</w:t>
      </w:r>
    </w:p>
    <w:p w14:paraId="28B05FE0" w14:textId="77777777" w:rsidR="00676F12" w:rsidRPr="00906B09" w:rsidRDefault="00676F12" w:rsidP="00676F12">
      <w:r w:rsidRPr="00906B09">
        <w:t xml:space="preserve">   1: brathl_refDate.REF19580101     : reference to 1958-01-01 00:00:00.0</w:t>
      </w:r>
    </w:p>
    <w:p w14:paraId="115AE6CD" w14:textId="77777777" w:rsidR="00676F12" w:rsidRPr="00906B09" w:rsidRDefault="00676F12" w:rsidP="00676F12">
      <w:r w:rsidRPr="00906B09">
        <w:t xml:space="preserve">   2: brathl_refDate.REF19850101     : reference to 1985-01-01 00:00:00.0</w:t>
      </w:r>
    </w:p>
    <w:p w14:paraId="6754F274" w14:textId="77777777" w:rsidR="00676F12" w:rsidRPr="00906B09" w:rsidRDefault="00676F12" w:rsidP="00676F12">
      <w:r w:rsidRPr="00906B09">
        <w:t xml:space="preserve">   3: brathl_refDate.REF19900101     : reference to 1990-01-01 00:00:00.0</w:t>
      </w:r>
    </w:p>
    <w:p w14:paraId="40E63DE2" w14:textId="77777777" w:rsidR="00676F12" w:rsidRPr="00906B09" w:rsidRDefault="00676F12" w:rsidP="00676F12">
      <w:r w:rsidRPr="00906B09">
        <w:t xml:space="preserve">   4: brathl_refDate.REF20000101     : reference to 2000-01-01 00:00:00.0</w:t>
      </w:r>
    </w:p>
    <w:p w14:paraId="5BE0D699" w14:textId="77777777" w:rsidR="00676F12" w:rsidRPr="00906B09" w:rsidRDefault="00676F12" w:rsidP="00676F12">
      <w:r w:rsidRPr="00906B09">
        <w:t xml:space="preserve">   5: brathl_refDate.REFUSER1        : user reference 1</w:t>
      </w:r>
    </w:p>
    <w:p w14:paraId="5B95A111" w14:textId="77777777" w:rsidR="00676F12" w:rsidRPr="00906B09" w:rsidRDefault="00676F12" w:rsidP="00676F12">
      <w:r w:rsidRPr="00906B09">
        <w:t xml:space="preserve">   6: brathl_refDate.REFUSER2        : user reference 2</w:t>
      </w:r>
    </w:p>
    <w:p w14:paraId="16510230" w14:textId="77777777" w:rsidR="00676F12" w:rsidRPr="00906B09" w:rsidRDefault="00676F12" w:rsidP="00676F12"/>
    <w:p w14:paraId="3CCDAC53" w14:textId="77777777" w:rsidR="00676F12" w:rsidRPr="00906B09" w:rsidRDefault="00676F12" w:rsidP="00676F12">
      <w:r w:rsidRPr="00906B09">
        <w:t xml:space="preserve">  -&gt; NOTE: REFUSER1 and REFUSER2 allow the user to set two specifics reference dates of his choice</w:t>
      </w:r>
    </w:p>
    <w:p w14:paraId="3958D188" w14:textId="77777777" w:rsidR="00676F12" w:rsidRPr="00906B09" w:rsidRDefault="00676F12" w:rsidP="00676F12">
      <w:r w:rsidRPr="00906B09">
        <w:t>(see brathl_SetRefDateUser1 and brathl_SetRefDateUser1 functions)</w:t>
      </w:r>
    </w:p>
    <w:p w14:paraId="1F6B1F08" w14:textId="77777777" w:rsidR="00676F12" w:rsidRPr="00906B09" w:rsidRDefault="00676F12" w:rsidP="00676F12"/>
    <w:p w14:paraId="6B923A77" w14:textId="77777777" w:rsidR="00676F12" w:rsidRPr="00906B09" w:rsidRDefault="00676F12" w:rsidP="00676F12">
      <w:r w:rsidRPr="00906B09">
        <w:t xml:space="preserve">  brathl_DateSecond data structure:</w:t>
      </w:r>
    </w:p>
    <w:p w14:paraId="63D9C8C9" w14:textId="77777777" w:rsidR="00676F12" w:rsidRPr="00906B09" w:rsidRDefault="00676F12" w:rsidP="00676F12">
      <w:r w:rsidRPr="00906B09">
        <w:t xml:space="preserve">  -----------------------------------</w:t>
      </w:r>
    </w:p>
    <w:p w14:paraId="34F8B40B" w14:textId="77777777" w:rsidR="00676F12" w:rsidRPr="00906B09" w:rsidRDefault="00676F12" w:rsidP="00676F12">
      <w:r w:rsidRPr="00906B09">
        <w:t xml:space="preserve">  This structure represents a decimal seconds date structure.</w:t>
      </w:r>
    </w:p>
    <w:p w14:paraId="441FC87D" w14:textId="77777777" w:rsidR="00676F12" w:rsidRPr="00906B09" w:rsidRDefault="00676F12" w:rsidP="00676F12"/>
    <w:p w14:paraId="125B299F" w14:textId="77777777" w:rsidR="00676F12" w:rsidRPr="00906B09" w:rsidRDefault="00676F12" w:rsidP="00676F12">
      <w:r w:rsidRPr="00906B09">
        <w:t xml:space="preserve">   =&gt; Example - Defining 86401.01 seconds (starting reference date: 1950-01-01 00:00:00.0):</w:t>
      </w:r>
    </w:p>
    <w:p w14:paraId="4E5873CE" w14:textId="77777777" w:rsidR="00676F12" w:rsidRPr="00906B09" w:rsidRDefault="00676F12" w:rsidP="00676F12">
      <w:r w:rsidRPr="00906B09">
        <w:t xml:space="preserve">       MyDate = brathl_DateSecond (brathl_refDate.REF19500101, 86401.01)</w:t>
      </w:r>
    </w:p>
    <w:p w14:paraId="325F84C5" w14:textId="77777777" w:rsidR="00676F12" w:rsidRPr="00906B09" w:rsidRDefault="00676F12" w:rsidP="00676F12"/>
    <w:p w14:paraId="157558BA" w14:textId="77777777" w:rsidR="00676F12" w:rsidRPr="00906B09" w:rsidRDefault="00676F12" w:rsidP="00676F12">
      <w:r w:rsidRPr="00906B09">
        <w:t xml:space="preserve">   =&gt; Example - Retrieving information:</w:t>
      </w:r>
    </w:p>
    <w:p w14:paraId="51D9A545" w14:textId="77777777" w:rsidR="00676F12" w:rsidRPr="00906B09" w:rsidRDefault="00676F12" w:rsidP="00676F12">
      <w:r w:rsidRPr="00906B09">
        <w:t xml:space="preserve">       MyDate.REFDATE       : date reference number</w:t>
      </w:r>
    </w:p>
    <w:p w14:paraId="25A62FC5" w14:textId="77777777" w:rsidR="00676F12" w:rsidRPr="00906B09" w:rsidRDefault="00676F12" w:rsidP="00676F12">
      <w:r w:rsidRPr="00906B09">
        <w:t xml:space="preserve">       MyDate.SECOND        : numbers of seconds    </w:t>
      </w:r>
    </w:p>
    <w:p w14:paraId="73835B06" w14:textId="77777777" w:rsidR="00676F12" w:rsidRPr="00906B09" w:rsidRDefault="00676F12" w:rsidP="00676F12"/>
    <w:p w14:paraId="1147F9CE" w14:textId="77777777" w:rsidR="00676F12" w:rsidRPr="00906B09" w:rsidRDefault="00676F12" w:rsidP="00676F12">
      <w:r w:rsidRPr="00906B09">
        <w:t xml:space="preserve">  brathl_DateJulian data structure:</w:t>
      </w:r>
    </w:p>
    <w:p w14:paraId="11471ACC" w14:textId="77777777" w:rsidR="00676F12" w:rsidRPr="00906B09" w:rsidRDefault="00676F12" w:rsidP="00676F12">
      <w:r w:rsidRPr="00906B09">
        <w:t xml:space="preserve">  -----------------------------------</w:t>
      </w:r>
    </w:p>
    <w:p w14:paraId="6FDBB81B" w14:textId="77777777" w:rsidR="00676F12" w:rsidRPr="00906B09" w:rsidRDefault="00676F12" w:rsidP="00676F12">
      <w:r w:rsidRPr="00906B09">
        <w:t xml:space="preserve">  This structure represents a decimal Julian date structure.</w:t>
      </w:r>
    </w:p>
    <w:p w14:paraId="5B32E642" w14:textId="77777777" w:rsidR="00676F12" w:rsidRPr="00906B09" w:rsidRDefault="00676F12" w:rsidP="00676F12"/>
    <w:p w14:paraId="4AB854F5" w14:textId="77777777" w:rsidR="00676F12" w:rsidRPr="00906B09" w:rsidRDefault="00676F12" w:rsidP="00676F12">
      <w:r w:rsidRPr="00906B09">
        <w:t xml:space="preserve">   =&gt; Example - Defining 1.5 days (starting reference date: 2000-01-01 00:00:00.0):</w:t>
      </w:r>
    </w:p>
    <w:p w14:paraId="1CA012D3" w14:textId="77777777" w:rsidR="00676F12" w:rsidRPr="00906B09" w:rsidRDefault="00676F12" w:rsidP="00676F12">
      <w:r w:rsidRPr="00906B09">
        <w:t xml:space="preserve">       MyDate = brathl_DateJulian (brathl_refDate.REF20000101, 1.5)</w:t>
      </w:r>
    </w:p>
    <w:p w14:paraId="43FED7A2" w14:textId="77777777" w:rsidR="00676F12" w:rsidRPr="00906B09" w:rsidRDefault="00676F12" w:rsidP="00676F12"/>
    <w:p w14:paraId="22A3376C" w14:textId="77777777" w:rsidR="00676F12" w:rsidRPr="00906B09" w:rsidRDefault="00676F12" w:rsidP="00676F12">
      <w:r w:rsidRPr="00906B09">
        <w:t xml:space="preserve">   =&gt; Example - Retrieving information:</w:t>
      </w:r>
    </w:p>
    <w:p w14:paraId="6A91EE58" w14:textId="77777777" w:rsidR="00676F12" w:rsidRPr="00906B09" w:rsidRDefault="00676F12" w:rsidP="00676F12">
      <w:r w:rsidRPr="00906B09">
        <w:t xml:space="preserve">       MyDate.REFDATE       : date reference number</w:t>
      </w:r>
    </w:p>
    <w:p w14:paraId="7B718413" w14:textId="77777777" w:rsidR="00676F12" w:rsidRPr="00906B09" w:rsidRDefault="00676F12" w:rsidP="00676F12">
      <w:r w:rsidRPr="00906B09">
        <w:t xml:space="preserve">       MyDate.JULIAN        : decimal julian day</w:t>
      </w:r>
    </w:p>
    <w:p w14:paraId="4CE4D280" w14:textId="77777777" w:rsidR="00676F12" w:rsidRPr="00906B09" w:rsidRDefault="00676F12" w:rsidP="00676F12"/>
    <w:p w14:paraId="016C4D3F" w14:textId="77777777" w:rsidR="00676F12" w:rsidRPr="00906B09" w:rsidRDefault="00676F12" w:rsidP="00676F12"/>
    <w:p w14:paraId="32DC2E13" w14:textId="77777777" w:rsidR="00676F12" w:rsidRPr="00906B09" w:rsidRDefault="00676F12" w:rsidP="00676F12"/>
    <w:p w14:paraId="43E04D9E" w14:textId="77777777" w:rsidR="00676F12" w:rsidRPr="00906B09" w:rsidRDefault="00676F12" w:rsidP="00676F12">
      <w:r w:rsidRPr="00906B09">
        <w:lastRenderedPageBreak/>
        <w:t>=======================================</w:t>
      </w:r>
    </w:p>
    <w:p w14:paraId="0F0E8D04" w14:textId="77777777" w:rsidR="00676F12" w:rsidRPr="00906B09" w:rsidRDefault="00676F12" w:rsidP="00676F12">
      <w:r w:rsidRPr="00906B09">
        <w:t xml:space="preserve"> BRATHL-Python API: Functions</w:t>
      </w:r>
    </w:p>
    <w:p w14:paraId="3C448FBF" w14:textId="77777777" w:rsidR="00676F12" w:rsidRPr="00906B09" w:rsidRDefault="00676F12" w:rsidP="00676F12">
      <w:r w:rsidRPr="00906B09">
        <w:t>=======================================</w:t>
      </w:r>
    </w:p>
    <w:p w14:paraId="2D4B5C31" w14:textId="77777777" w:rsidR="00676F12" w:rsidRPr="00906B09" w:rsidRDefault="00676F12" w:rsidP="00676F12"/>
    <w:p w14:paraId="3F1C9A6B" w14:textId="77777777" w:rsidR="00676F12" w:rsidRPr="00906B09" w:rsidRDefault="00676F12" w:rsidP="00676F12">
      <w:r w:rsidRPr="00906B09">
        <w:t>--------------------------------------</w:t>
      </w:r>
    </w:p>
    <w:p w14:paraId="475CD3D0" w14:textId="77777777" w:rsidR="00676F12" w:rsidRPr="00906B09" w:rsidRDefault="00676F12" w:rsidP="00676F12">
      <w:r w:rsidRPr="00906B09">
        <w:t>Date conversion/computation functions</w:t>
      </w:r>
    </w:p>
    <w:p w14:paraId="4F369D57" w14:textId="77777777" w:rsidR="00676F12" w:rsidRPr="00906B09" w:rsidRDefault="00676F12" w:rsidP="00676F12">
      <w:r w:rsidRPr="00906B09">
        <w:t>--------------------------------------</w:t>
      </w:r>
    </w:p>
    <w:p w14:paraId="7D3EF715" w14:textId="77777777" w:rsidR="00676F12" w:rsidRPr="00906B09" w:rsidRDefault="00676F12" w:rsidP="00676F12">
      <w:r w:rsidRPr="00906B09">
        <w:t>- brathl_DayOfYear</w:t>
      </w:r>
    </w:p>
    <w:p w14:paraId="7399D0B8" w14:textId="77777777" w:rsidR="00676F12" w:rsidRPr="00906B09" w:rsidRDefault="00676F12" w:rsidP="00676F12"/>
    <w:p w14:paraId="6EE918DA" w14:textId="77777777" w:rsidR="00676F12" w:rsidRPr="00906B09" w:rsidRDefault="00676F12" w:rsidP="00676F12">
      <w:r w:rsidRPr="00906B09">
        <w:t>- brathl_DiffDSM</w:t>
      </w:r>
    </w:p>
    <w:p w14:paraId="7F6B66B1" w14:textId="77777777" w:rsidR="00676F12" w:rsidRPr="00906B09" w:rsidRDefault="00676F12" w:rsidP="00676F12">
      <w:r w:rsidRPr="00906B09">
        <w:t>- brathl_DiffJulian</w:t>
      </w:r>
    </w:p>
    <w:p w14:paraId="564F8C1C" w14:textId="77777777" w:rsidR="00676F12" w:rsidRPr="00906B09" w:rsidRDefault="00676F12" w:rsidP="00676F12">
      <w:r w:rsidRPr="00906B09">
        <w:t>- brathl_DiffYMDHMSM</w:t>
      </w:r>
    </w:p>
    <w:p w14:paraId="44BEF918" w14:textId="77777777" w:rsidR="00676F12" w:rsidRPr="00906B09" w:rsidRDefault="00676F12" w:rsidP="00676F12"/>
    <w:p w14:paraId="6D66EF46" w14:textId="77777777" w:rsidR="00676F12" w:rsidRPr="00906B09" w:rsidRDefault="00676F12" w:rsidP="00676F12">
      <w:r w:rsidRPr="00906B09">
        <w:t>- brathl_DSM2Julian</w:t>
      </w:r>
    </w:p>
    <w:p w14:paraId="20F63D4D" w14:textId="77777777" w:rsidR="00676F12" w:rsidRPr="00906B09" w:rsidRDefault="00676F12" w:rsidP="00676F12">
      <w:r w:rsidRPr="00906B09">
        <w:t>- brathl_DSM2Seconds</w:t>
      </w:r>
    </w:p>
    <w:p w14:paraId="219A89F7" w14:textId="77777777" w:rsidR="00676F12" w:rsidRPr="00906B09" w:rsidRDefault="00676F12" w:rsidP="00676F12">
      <w:r w:rsidRPr="00906B09">
        <w:t>- brathl_DSM2YMDHMSM</w:t>
      </w:r>
    </w:p>
    <w:p w14:paraId="40AB9E26" w14:textId="77777777" w:rsidR="00676F12" w:rsidRPr="00906B09" w:rsidRDefault="00676F12" w:rsidP="00676F12"/>
    <w:p w14:paraId="12DEF458" w14:textId="77777777" w:rsidR="00676F12" w:rsidRPr="00906B09" w:rsidRDefault="00676F12" w:rsidP="00676F12">
      <w:r w:rsidRPr="00906B09">
        <w:t>- brathl_Julian2DSM</w:t>
      </w:r>
    </w:p>
    <w:p w14:paraId="0E5093F6" w14:textId="77777777" w:rsidR="00676F12" w:rsidRPr="00906B09" w:rsidRDefault="00676F12" w:rsidP="00676F12">
      <w:r w:rsidRPr="00906B09">
        <w:t>- brathl_Julian2Seconds</w:t>
      </w:r>
    </w:p>
    <w:p w14:paraId="4448FC7D" w14:textId="77777777" w:rsidR="00676F12" w:rsidRPr="00906B09" w:rsidRDefault="00676F12" w:rsidP="00676F12">
      <w:r w:rsidRPr="00906B09">
        <w:t>- brathl_Julian2YMDHMSM</w:t>
      </w:r>
    </w:p>
    <w:p w14:paraId="3F0B231F" w14:textId="77777777" w:rsidR="00676F12" w:rsidRPr="00906B09" w:rsidRDefault="00676F12" w:rsidP="00676F12"/>
    <w:p w14:paraId="294F42B1" w14:textId="77777777" w:rsidR="00676F12" w:rsidRPr="00906B09" w:rsidRDefault="00676F12" w:rsidP="00676F12">
      <w:r w:rsidRPr="00906B09">
        <w:t>- brathl_Seconds2DSM</w:t>
      </w:r>
    </w:p>
    <w:p w14:paraId="60BE3F64" w14:textId="77777777" w:rsidR="00676F12" w:rsidRPr="00906B09" w:rsidRDefault="00676F12" w:rsidP="00676F12">
      <w:r w:rsidRPr="00906B09">
        <w:t>- brathl_Seconds2Julian</w:t>
      </w:r>
    </w:p>
    <w:p w14:paraId="7D92B6EA" w14:textId="77777777" w:rsidR="00676F12" w:rsidRPr="00906B09" w:rsidRDefault="00676F12" w:rsidP="00676F12">
      <w:r w:rsidRPr="00906B09">
        <w:t>- brathl_Seconds2YMDHMSM</w:t>
      </w:r>
    </w:p>
    <w:p w14:paraId="00803C2D" w14:textId="77777777" w:rsidR="00676F12" w:rsidRPr="00906B09" w:rsidRDefault="00676F12" w:rsidP="00676F12"/>
    <w:p w14:paraId="529145EA" w14:textId="77777777" w:rsidR="00676F12" w:rsidRPr="00906B09" w:rsidRDefault="00676F12" w:rsidP="00676F12">
      <w:r w:rsidRPr="00906B09">
        <w:t>- brathl_NowYMDHMSM</w:t>
      </w:r>
    </w:p>
    <w:p w14:paraId="2A340B5C" w14:textId="77777777" w:rsidR="00676F12" w:rsidRPr="00906B09" w:rsidRDefault="00676F12" w:rsidP="00676F12"/>
    <w:p w14:paraId="29A49633" w14:textId="77777777" w:rsidR="00676F12" w:rsidRPr="00906B09" w:rsidRDefault="00676F12" w:rsidP="00676F12">
      <w:r w:rsidRPr="00906B09">
        <w:t>- brathl_YMDHMSM2DSM</w:t>
      </w:r>
    </w:p>
    <w:p w14:paraId="2A22EAD6" w14:textId="77777777" w:rsidR="00676F12" w:rsidRPr="00906B09" w:rsidRDefault="00676F12" w:rsidP="00676F12">
      <w:r w:rsidRPr="00906B09">
        <w:t>- brathl_YMDHMSM2Julian</w:t>
      </w:r>
    </w:p>
    <w:p w14:paraId="1897D216" w14:textId="77777777" w:rsidR="00676F12" w:rsidRPr="00906B09" w:rsidRDefault="00676F12" w:rsidP="00676F12">
      <w:r w:rsidRPr="00906B09">
        <w:t>- brathl_YMDHMSM2Seconds</w:t>
      </w:r>
    </w:p>
    <w:p w14:paraId="13634E44" w14:textId="77777777" w:rsidR="00676F12" w:rsidRPr="00906B09" w:rsidRDefault="00676F12" w:rsidP="00676F12"/>
    <w:p w14:paraId="63BE49FD" w14:textId="77777777" w:rsidR="00676F12" w:rsidRPr="00906B09" w:rsidRDefault="00676F12" w:rsidP="00676F12">
      <w:r w:rsidRPr="00906B09">
        <w:t>- brathl_SetRefDateUser1</w:t>
      </w:r>
    </w:p>
    <w:p w14:paraId="16294D19" w14:textId="77777777" w:rsidR="00676F12" w:rsidRPr="00906B09" w:rsidRDefault="00676F12" w:rsidP="00676F12">
      <w:r w:rsidRPr="00906B09">
        <w:t>- brathl_SetRefDateUser2</w:t>
      </w:r>
    </w:p>
    <w:p w14:paraId="497F77EC" w14:textId="77777777" w:rsidR="00676F12" w:rsidRPr="00906B09" w:rsidRDefault="00676F12" w:rsidP="00676F12"/>
    <w:p w14:paraId="3A286948" w14:textId="77777777" w:rsidR="00676F12" w:rsidRPr="00906B09" w:rsidRDefault="00676F12" w:rsidP="00676F12">
      <w:r w:rsidRPr="00906B09">
        <w:t>--------------------------------------</w:t>
      </w:r>
    </w:p>
    <w:p w14:paraId="3B5BD31C" w14:textId="77777777" w:rsidR="00676F12" w:rsidRPr="00906B09" w:rsidRDefault="00676F12" w:rsidP="00676F12">
      <w:r w:rsidRPr="00906B09">
        <w:t>Cycle/Date Conversion functions</w:t>
      </w:r>
    </w:p>
    <w:p w14:paraId="4CBEBED9" w14:textId="77777777" w:rsidR="00676F12" w:rsidRPr="00906B09" w:rsidRDefault="00676F12" w:rsidP="00676F12">
      <w:r w:rsidRPr="00906B09">
        <w:t>--------------------------------------</w:t>
      </w:r>
    </w:p>
    <w:p w14:paraId="4CAC7754" w14:textId="77777777" w:rsidR="00676F12" w:rsidRPr="00906B09" w:rsidRDefault="00676F12" w:rsidP="00676F12">
      <w:r w:rsidRPr="00906B09">
        <w:t>- brathl_Cycle2YMDHMSM</w:t>
      </w:r>
    </w:p>
    <w:p w14:paraId="0F6AABF5" w14:textId="77777777" w:rsidR="00676F12" w:rsidRPr="00906B09" w:rsidRDefault="00676F12" w:rsidP="00676F12">
      <w:r w:rsidRPr="00906B09">
        <w:t>- brathl_YMDHMSM2Cycle</w:t>
      </w:r>
    </w:p>
    <w:p w14:paraId="0A5392B3" w14:textId="77777777" w:rsidR="00676F12" w:rsidRPr="00906B09" w:rsidRDefault="00676F12" w:rsidP="00676F12"/>
    <w:p w14:paraId="432F9573" w14:textId="77777777" w:rsidR="00676F12" w:rsidRPr="00906B09" w:rsidRDefault="00676F12" w:rsidP="00676F12"/>
    <w:p w14:paraId="13852E01" w14:textId="77777777" w:rsidR="00676F12" w:rsidRPr="00906B09" w:rsidRDefault="00676F12" w:rsidP="00676F12">
      <w:r w:rsidRPr="00906B09">
        <w:t>--------------------------------------</w:t>
      </w:r>
    </w:p>
    <w:p w14:paraId="77428BF1" w14:textId="77777777" w:rsidR="00676F12" w:rsidRPr="00906B09" w:rsidRDefault="00676F12" w:rsidP="00676F12">
      <w:r w:rsidRPr="00906B09">
        <w:t>Data Reading functions</w:t>
      </w:r>
    </w:p>
    <w:p w14:paraId="4EFF8380" w14:textId="77777777" w:rsidR="00676F12" w:rsidRPr="00906B09" w:rsidRDefault="00676F12" w:rsidP="00676F12">
      <w:r w:rsidRPr="00906B09">
        <w:t>--------------------------------------</w:t>
      </w:r>
    </w:p>
    <w:p w14:paraId="3B64B585" w14:textId="77777777" w:rsidR="00676F12" w:rsidRPr="00906B09" w:rsidRDefault="00676F12" w:rsidP="00676F12">
      <w:r w:rsidRPr="00906B09">
        <w:t>- brathl_ReadData</w:t>
      </w:r>
    </w:p>
    <w:p w14:paraId="21947800" w14:textId="77777777" w:rsidR="00676F12" w:rsidRPr="00906B09" w:rsidRDefault="00676F12" w:rsidP="00676F12"/>
    <w:p w14:paraId="57CC52D1" w14:textId="77777777" w:rsidR="00676F12" w:rsidRPr="00906B09" w:rsidRDefault="00676F12" w:rsidP="00676F12">
      <w:r w:rsidRPr="00906B09">
        <w:t xml:space="preserve">  brathl_DayOfYear function:</w:t>
      </w:r>
    </w:p>
    <w:p w14:paraId="54920C51" w14:textId="77777777" w:rsidR="00676F12" w:rsidRPr="00906B09" w:rsidRDefault="00676F12" w:rsidP="00676F12">
      <w:r w:rsidRPr="00906B09">
        <w:t xml:space="preserve">  --------------------------</w:t>
      </w:r>
    </w:p>
    <w:p w14:paraId="01EF6AF4" w14:textId="77777777" w:rsidR="00676F12" w:rsidRPr="00906B09" w:rsidRDefault="00676F12" w:rsidP="00676F12">
      <w:r w:rsidRPr="00906B09">
        <w:t xml:space="preserve">  Retrieves the day of the year of a date.</w:t>
      </w:r>
    </w:p>
    <w:p w14:paraId="58E6B8DA" w14:textId="77777777" w:rsidR="00676F12" w:rsidRPr="00906B09" w:rsidRDefault="00676F12" w:rsidP="00676F12"/>
    <w:p w14:paraId="264E7577" w14:textId="77777777" w:rsidR="00676F12" w:rsidRPr="00906B09" w:rsidRDefault="00676F12" w:rsidP="00676F12">
      <w:r w:rsidRPr="00906B09">
        <w:t xml:space="preserve">  brathl_DayOfYear(date)</w:t>
      </w:r>
    </w:p>
    <w:p w14:paraId="2AFD20C9" w14:textId="77777777" w:rsidR="00676F12" w:rsidRPr="00906B09" w:rsidRDefault="00676F12" w:rsidP="00676F12"/>
    <w:p w14:paraId="4BDF8E98" w14:textId="77777777" w:rsidR="00676F12" w:rsidRPr="00906B09" w:rsidRDefault="00676F12" w:rsidP="00676F12">
      <w:r w:rsidRPr="00906B09">
        <w:t xml:space="preserve">  [in]     date        : date object (Type: brathl_DateYMDHMSM)</w:t>
      </w:r>
    </w:p>
    <w:p w14:paraId="5A6E334F" w14:textId="77777777" w:rsidR="00676F12" w:rsidRPr="00906B09" w:rsidRDefault="00676F12" w:rsidP="00676F12">
      <w:r w:rsidRPr="00906B09">
        <w:t xml:space="preserve">  return   dayOfYear   : day of year (Type: Python integer)</w:t>
      </w:r>
    </w:p>
    <w:p w14:paraId="50B35296" w14:textId="77777777" w:rsidR="00676F12" w:rsidRPr="00906B09" w:rsidRDefault="00676F12" w:rsidP="00676F12"/>
    <w:p w14:paraId="0A742C1F" w14:textId="77777777" w:rsidR="00676F12" w:rsidRPr="00906B09" w:rsidRDefault="00676F12" w:rsidP="00676F12">
      <w:r w:rsidRPr="00906B09">
        <w:t xml:space="preserve">  brathl_DiffDSM function:</w:t>
      </w:r>
    </w:p>
    <w:p w14:paraId="25CD5CC2" w14:textId="77777777" w:rsidR="00676F12" w:rsidRPr="00906B09" w:rsidRDefault="00676F12" w:rsidP="00676F12">
      <w:r w:rsidRPr="00906B09">
        <w:t xml:space="preserve">  ------------------------</w:t>
      </w:r>
    </w:p>
    <w:p w14:paraId="526C3A7E" w14:textId="77777777" w:rsidR="00676F12" w:rsidRPr="00906B09" w:rsidRDefault="00676F12" w:rsidP="00676F12">
      <w:r w:rsidRPr="00906B09">
        <w:t xml:space="preserve">  Computes the difference between two dates (date1 - date2).</w:t>
      </w:r>
    </w:p>
    <w:p w14:paraId="1D0CE092" w14:textId="77777777" w:rsidR="00676F12" w:rsidRPr="00906B09" w:rsidRDefault="00676F12" w:rsidP="00676F12"/>
    <w:p w14:paraId="121010FE" w14:textId="77777777" w:rsidR="00676F12" w:rsidRPr="00906B09" w:rsidRDefault="00676F12" w:rsidP="00676F12">
      <w:r w:rsidRPr="00906B09">
        <w:t xml:space="preserve">  brathl_DiffDSM(dateDSM1, dateDSM2)</w:t>
      </w:r>
    </w:p>
    <w:p w14:paraId="0D688C7C" w14:textId="77777777" w:rsidR="00676F12" w:rsidRPr="00906B09" w:rsidRDefault="00676F12" w:rsidP="00676F12"/>
    <w:p w14:paraId="7EE22AF7" w14:textId="77777777" w:rsidR="00676F12" w:rsidRPr="00906B09" w:rsidRDefault="00676F12" w:rsidP="00676F12">
      <w:r w:rsidRPr="00906B09">
        <w:t xml:space="preserve">  [in]     dateDSM1        : date object (Type: brathl_DateDSM)</w:t>
      </w:r>
    </w:p>
    <w:p w14:paraId="45972F3B" w14:textId="77777777" w:rsidR="00676F12" w:rsidRPr="00906B09" w:rsidRDefault="00676F12" w:rsidP="00676F12">
      <w:r w:rsidRPr="00906B09">
        <w:t xml:space="preserve">  [in]     dateDSM2        : date object (Type: brathl_DateDSM)</w:t>
      </w:r>
    </w:p>
    <w:p w14:paraId="53FBBAAE" w14:textId="77777777" w:rsidR="00676F12" w:rsidRPr="00906B09" w:rsidRDefault="00676F12" w:rsidP="00676F12">
      <w:r w:rsidRPr="00906B09">
        <w:t xml:space="preserve">  return   diff            : difference in seconds (Type: Python float)</w:t>
      </w:r>
    </w:p>
    <w:p w14:paraId="7B3593A7" w14:textId="77777777" w:rsidR="00676F12" w:rsidRPr="00906B09" w:rsidRDefault="00676F12" w:rsidP="00676F12"/>
    <w:p w14:paraId="516E63D4" w14:textId="77777777" w:rsidR="00676F12" w:rsidRPr="00906B09" w:rsidRDefault="00676F12" w:rsidP="00676F12">
      <w:r w:rsidRPr="00906B09">
        <w:t xml:space="preserve">  brathl_DiffJulian function:</w:t>
      </w:r>
    </w:p>
    <w:p w14:paraId="12F8A717" w14:textId="77777777" w:rsidR="00676F12" w:rsidRPr="00906B09" w:rsidRDefault="00676F12" w:rsidP="00676F12">
      <w:r w:rsidRPr="00906B09">
        <w:t xml:space="preserve">  ---------------------------</w:t>
      </w:r>
    </w:p>
    <w:p w14:paraId="682EE67C" w14:textId="77777777" w:rsidR="00676F12" w:rsidRPr="00906B09" w:rsidRDefault="00676F12" w:rsidP="00676F12">
      <w:r w:rsidRPr="00906B09">
        <w:t xml:space="preserve">  Computes the difference between two dates (date1 - date2).</w:t>
      </w:r>
    </w:p>
    <w:p w14:paraId="6A4D07AC" w14:textId="77777777" w:rsidR="00676F12" w:rsidRPr="00906B09" w:rsidRDefault="00676F12" w:rsidP="00676F12"/>
    <w:p w14:paraId="282C4F84" w14:textId="77777777" w:rsidR="00676F12" w:rsidRPr="00906B09" w:rsidRDefault="00676F12" w:rsidP="00676F12">
      <w:r w:rsidRPr="00906B09">
        <w:t xml:space="preserve">  brathl_DiffJulian(dateJulian1, dateJulian2)</w:t>
      </w:r>
    </w:p>
    <w:p w14:paraId="46F3425C" w14:textId="77777777" w:rsidR="00676F12" w:rsidRPr="00906B09" w:rsidRDefault="00676F12" w:rsidP="00676F12"/>
    <w:p w14:paraId="7D45A13B" w14:textId="77777777" w:rsidR="00676F12" w:rsidRPr="00906B09" w:rsidRDefault="00676F12" w:rsidP="00676F12">
      <w:r w:rsidRPr="00906B09">
        <w:t xml:space="preserve">  [in]     dateJulian1      : date object (Type: brathl_DateJulian)</w:t>
      </w:r>
    </w:p>
    <w:p w14:paraId="73473E28" w14:textId="77777777" w:rsidR="00676F12" w:rsidRPr="00906B09" w:rsidRDefault="00676F12" w:rsidP="00676F12">
      <w:r w:rsidRPr="00906B09">
        <w:t xml:space="preserve">  [in]     dateJulian2      : date object (Type: brathl_DateJulian)</w:t>
      </w:r>
    </w:p>
    <w:p w14:paraId="0F2869C3" w14:textId="77777777" w:rsidR="00676F12" w:rsidRPr="00906B09" w:rsidRDefault="00676F12" w:rsidP="00676F12">
      <w:r w:rsidRPr="00906B09">
        <w:t xml:space="preserve">  return   diff             : difference in seconds (Type: Python float)</w:t>
      </w:r>
    </w:p>
    <w:p w14:paraId="1C6E209A" w14:textId="77777777" w:rsidR="00676F12" w:rsidRPr="00906B09" w:rsidRDefault="00676F12" w:rsidP="00676F12"/>
    <w:p w14:paraId="47E587B7" w14:textId="77777777" w:rsidR="00676F12" w:rsidRPr="00906B09" w:rsidRDefault="00676F12" w:rsidP="00676F12">
      <w:r w:rsidRPr="00906B09">
        <w:t xml:space="preserve">  brathl_DiffYMDHMSM function:</w:t>
      </w:r>
    </w:p>
    <w:p w14:paraId="4B94542B" w14:textId="77777777" w:rsidR="00676F12" w:rsidRPr="00906B09" w:rsidRDefault="00676F12" w:rsidP="00676F12">
      <w:r w:rsidRPr="00906B09">
        <w:t xml:space="preserve">  ---------------------------</w:t>
      </w:r>
    </w:p>
    <w:p w14:paraId="146DC38D" w14:textId="77777777" w:rsidR="00676F12" w:rsidRPr="00906B09" w:rsidRDefault="00676F12" w:rsidP="00676F12">
      <w:r w:rsidRPr="00906B09">
        <w:t xml:space="preserve">  Computes the difference, in seconds, between two dates (date1 - date2).</w:t>
      </w:r>
    </w:p>
    <w:p w14:paraId="51F3A81A" w14:textId="77777777" w:rsidR="00676F12" w:rsidRPr="00906B09" w:rsidRDefault="00676F12" w:rsidP="00676F12"/>
    <w:p w14:paraId="0B84C9E9" w14:textId="77777777" w:rsidR="00676F12" w:rsidRPr="00906B09" w:rsidRDefault="00676F12" w:rsidP="00676F12">
      <w:r w:rsidRPr="00906B09">
        <w:t xml:space="preserve">  brathl_DiffYMDHMSM(date1, date2)</w:t>
      </w:r>
    </w:p>
    <w:p w14:paraId="0042A8AB" w14:textId="77777777" w:rsidR="00676F12" w:rsidRPr="00906B09" w:rsidRDefault="00676F12" w:rsidP="00676F12">
      <w:r w:rsidRPr="00906B09">
        <w:lastRenderedPageBreak/>
        <w:t xml:space="preserve">  [in]     dateYMDHMSM1     : date object (Type: brathl_DateYMDHMSM)</w:t>
      </w:r>
    </w:p>
    <w:p w14:paraId="184D645E" w14:textId="77777777" w:rsidR="00676F12" w:rsidRPr="00906B09" w:rsidRDefault="00676F12" w:rsidP="00676F12">
      <w:r w:rsidRPr="00906B09">
        <w:t xml:space="preserve">  [in]     dateYMDHMSM2     : date object (Type: brathl_DateYMDHMSM)</w:t>
      </w:r>
    </w:p>
    <w:p w14:paraId="6C101F1F" w14:textId="77777777" w:rsidR="00676F12" w:rsidRPr="00906B09" w:rsidRDefault="00676F12" w:rsidP="00676F12">
      <w:r w:rsidRPr="00906B09">
        <w:t xml:space="preserve">  return   diff             : difference in seconds (Type: Python float)</w:t>
      </w:r>
    </w:p>
    <w:p w14:paraId="4186E094" w14:textId="77777777" w:rsidR="00676F12" w:rsidRPr="00906B09" w:rsidRDefault="00676F12" w:rsidP="00676F12"/>
    <w:p w14:paraId="6E62649B" w14:textId="77777777" w:rsidR="00676F12" w:rsidRPr="00906B09" w:rsidRDefault="00676F12" w:rsidP="00676F12">
      <w:r w:rsidRPr="00906B09">
        <w:t xml:space="preserve">  brathl_DSM2Julian function:</w:t>
      </w:r>
    </w:p>
    <w:p w14:paraId="4FBA7C27" w14:textId="77777777" w:rsidR="00676F12" w:rsidRPr="00906B09" w:rsidRDefault="00676F12" w:rsidP="00676F12">
      <w:r w:rsidRPr="00906B09">
        <w:t xml:space="preserve">  ---------------------------</w:t>
      </w:r>
    </w:p>
    <w:p w14:paraId="4039C919" w14:textId="77777777" w:rsidR="00676F12" w:rsidRPr="00906B09" w:rsidRDefault="00676F12" w:rsidP="00676F12">
      <w:r w:rsidRPr="00906B09">
        <w:t xml:space="preserve">  Converts a days-seconds-microseconds date into a decimal julian date, according to refDate parameter.</w:t>
      </w:r>
    </w:p>
    <w:p w14:paraId="03E49143" w14:textId="77777777" w:rsidR="00676F12" w:rsidRPr="00906B09" w:rsidRDefault="00676F12" w:rsidP="00676F12"/>
    <w:p w14:paraId="72A56E42" w14:textId="77777777" w:rsidR="00676F12" w:rsidRPr="00906B09" w:rsidRDefault="00676F12" w:rsidP="00676F12">
      <w:r w:rsidRPr="00906B09">
        <w:t xml:space="preserve">  brathl_DSM2Julian(dateDSM, refDate)</w:t>
      </w:r>
    </w:p>
    <w:p w14:paraId="4F83DFA6" w14:textId="77777777" w:rsidR="00676F12" w:rsidRPr="00906B09" w:rsidRDefault="00676F12" w:rsidP="00676F12"/>
    <w:p w14:paraId="1127BEF2" w14:textId="77777777" w:rsidR="00676F12" w:rsidRPr="00906B09" w:rsidRDefault="00676F12" w:rsidP="00676F12">
      <w:r w:rsidRPr="00906B09">
        <w:t xml:space="preserve">  [in]     dateDSM            : date to convert (Type: brathl_DateDSM)</w:t>
      </w:r>
    </w:p>
    <w:p w14:paraId="3CD50303" w14:textId="77777777" w:rsidR="00676F12" w:rsidRPr="00906B09" w:rsidRDefault="00676F12" w:rsidP="00676F12">
      <w:r w:rsidRPr="00906B09">
        <w:t xml:space="preserve">  [in]     refDate            : date reference conversion (see REFDATE on brathl_DateDSM data structure example)</w:t>
      </w:r>
    </w:p>
    <w:p w14:paraId="52E14D4D" w14:textId="77777777" w:rsidR="00676F12" w:rsidRPr="00906B09" w:rsidRDefault="00676F12" w:rsidP="00676F12">
      <w:r w:rsidRPr="00906B09">
        <w:t xml:space="preserve">  return   dateJulian         : result of the conversion (Type: brathl_DateJulian)</w:t>
      </w:r>
    </w:p>
    <w:p w14:paraId="285F5A31" w14:textId="77777777" w:rsidR="00676F12" w:rsidRPr="00906B09" w:rsidRDefault="00676F12" w:rsidP="00676F12"/>
    <w:p w14:paraId="6D13CDC2" w14:textId="77777777" w:rsidR="00676F12" w:rsidRPr="00906B09" w:rsidRDefault="00676F12" w:rsidP="00676F12">
      <w:r w:rsidRPr="00906B09">
        <w:t xml:space="preserve">  brathl_DSM2Seconds function:</w:t>
      </w:r>
    </w:p>
    <w:p w14:paraId="2BC98204" w14:textId="77777777" w:rsidR="00676F12" w:rsidRPr="00906B09" w:rsidRDefault="00676F12" w:rsidP="00676F12">
      <w:r w:rsidRPr="00906B09">
        <w:t xml:space="preserve">  ---------------------------</w:t>
      </w:r>
    </w:p>
    <w:p w14:paraId="6C8D94B7" w14:textId="77777777" w:rsidR="00676F12" w:rsidRPr="00906B09" w:rsidRDefault="00676F12" w:rsidP="00676F12">
      <w:r w:rsidRPr="00906B09">
        <w:t xml:space="preserve">  Converts a days-seconds-microseconds date into seconds, according to refDate param-eter.</w:t>
      </w:r>
    </w:p>
    <w:p w14:paraId="0E8F1257" w14:textId="77777777" w:rsidR="00676F12" w:rsidRPr="00906B09" w:rsidRDefault="00676F12" w:rsidP="00676F12"/>
    <w:p w14:paraId="21BF4FC6" w14:textId="77777777" w:rsidR="00676F12" w:rsidRPr="00906B09" w:rsidRDefault="00676F12" w:rsidP="00676F12">
      <w:r w:rsidRPr="00906B09">
        <w:t xml:space="preserve">  brathl_DSM2Seconds(dateDSM, refDate)</w:t>
      </w:r>
    </w:p>
    <w:p w14:paraId="4364334D" w14:textId="77777777" w:rsidR="00676F12" w:rsidRPr="00906B09" w:rsidRDefault="00676F12" w:rsidP="00676F12"/>
    <w:p w14:paraId="7610D8AD" w14:textId="77777777" w:rsidR="00676F12" w:rsidRPr="00906B09" w:rsidRDefault="00676F12" w:rsidP="00676F12">
      <w:r w:rsidRPr="00906B09">
        <w:t xml:space="preserve">  [in]     dateDSM            : date to convert (Type: brathl_DateDSM)</w:t>
      </w:r>
    </w:p>
    <w:p w14:paraId="7F555E87" w14:textId="77777777" w:rsidR="00676F12" w:rsidRPr="00906B09" w:rsidRDefault="00676F12" w:rsidP="00676F12">
      <w:r w:rsidRPr="00906B09">
        <w:t xml:space="preserve">  [in]     refDate            : date reference conversion (see REFDATE on brathl_DateDSM data structure example)</w:t>
      </w:r>
    </w:p>
    <w:p w14:paraId="091860A6" w14:textId="77777777" w:rsidR="00676F12" w:rsidRPr="00906B09" w:rsidRDefault="00676F12" w:rsidP="00676F12">
      <w:r w:rsidRPr="00906B09">
        <w:t xml:space="preserve">  return   dateSeconds        : result of the conversion (Type: brathl_DateSecond)</w:t>
      </w:r>
    </w:p>
    <w:p w14:paraId="074080AC" w14:textId="77777777" w:rsidR="00676F12" w:rsidRPr="00906B09" w:rsidRDefault="00676F12" w:rsidP="00676F12"/>
    <w:p w14:paraId="5094FB15" w14:textId="77777777" w:rsidR="00676F12" w:rsidRPr="00906B09" w:rsidRDefault="00676F12" w:rsidP="00676F12">
      <w:r w:rsidRPr="00906B09">
        <w:t xml:space="preserve">  brathl_DSM2YMDHMSM function:</w:t>
      </w:r>
    </w:p>
    <w:p w14:paraId="7E714218" w14:textId="77777777" w:rsidR="00676F12" w:rsidRPr="00906B09" w:rsidRDefault="00676F12" w:rsidP="00676F12">
      <w:r w:rsidRPr="00906B09">
        <w:t xml:space="preserve">  ---------------------------</w:t>
      </w:r>
    </w:p>
    <w:p w14:paraId="5A01A162" w14:textId="77777777" w:rsidR="00676F12" w:rsidRPr="00906B09" w:rsidRDefault="00676F12" w:rsidP="00676F12">
      <w:r w:rsidRPr="00906B09">
        <w:t xml:space="preserve">  Converts a days-seconds-microseconds date into a year, month, day, hour, minute, second, microsecond date.</w:t>
      </w:r>
    </w:p>
    <w:p w14:paraId="0B990073" w14:textId="77777777" w:rsidR="00676F12" w:rsidRPr="00906B09" w:rsidRDefault="00676F12" w:rsidP="00676F12"/>
    <w:p w14:paraId="07B2F913" w14:textId="77777777" w:rsidR="00676F12" w:rsidRPr="00906B09" w:rsidRDefault="00676F12" w:rsidP="00676F12">
      <w:r w:rsidRPr="00906B09">
        <w:t xml:space="preserve">  brathl_DSM2YMDHMSM(dateDSM)</w:t>
      </w:r>
    </w:p>
    <w:p w14:paraId="7809F157" w14:textId="77777777" w:rsidR="00676F12" w:rsidRPr="00906B09" w:rsidRDefault="00676F12" w:rsidP="00676F12"/>
    <w:p w14:paraId="307C9396" w14:textId="77777777" w:rsidR="00676F12" w:rsidRPr="00906B09" w:rsidRDefault="00676F12" w:rsidP="00676F12">
      <w:r w:rsidRPr="00906B09">
        <w:t xml:space="preserve">  [in]     dateDSM            : date to convert (Type: brathl_DateDSM)</w:t>
      </w:r>
    </w:p>
    <w:p w14:paraId="3636BA6F" w14:textId="77777777" w:rsidR="00676F12" w:rsidRPr="00906B09" w:rsidRDefault="00676F12" w:rsidP="00676F12">
      <w:r w:rsidRPr="00906B09">
        <w:t xml:space="preserve">  return   dateYMDHMSM        : result of the conversion (Type: brathl_DateYMDHMSM)</w:t>
      </w:r>
    </w:p>
    <w:p w14:paraId="6C9AFF1A" w14:textId="77777777" w:rsidR="00676F12" w:rsidRPr="00906B09" w:rsidRDefault="00676F12" w:rsidP="00676F12"/>
    <w:p w14:paraId="11396CED" w14:textId="77777777" w:rsidR="00676F12" w:rsidRPr="00906B09" w:rsidRDefault="00676F12" w:rsidP="00676F12">
      <w:r w:rsidRPr="00906B09">
        <w:t xml:space="preserve">  brathl_Julian2DSM function:</w:t>
      </w:r>
    </w:p>
    <w:p w14:paraId="631489E6" w14:textId="77777777" w:rsidR="00676F12" w:rsidRPr="00906B09" w:rsidRDefault="00676F12" w:rsidP="00676F12">
      <w:r w:rsidRPr="00906B09">
        <w:t xml:space="preserve">  ---------------------------</w:t>
      </w:r>
    </w:p>
    <w:p w14:paraId="25FB3989" w14:textId="77777777" w:rsidR="00676F12" w:rsidRPr="00906B09" w:rsidRDefault="00676F12" w:rsidP="00676F12">
      <w:r w:rsidRPr="00906B09">
        <w:t xml:space="preserve">  Converts a decimal julian date into a days-seconds-microseconds date, according to refDate parameter.</w:t>
      </w:r>
    </w:p>
    <w:p w14:paraId="31DB15B6" w14:textId="77777777" w:rsidR="00676F12" w:rsidRPr="00906B09" w:rsidRDefault="00676F12" w:rsidP="00676F12"/>
    <w:p w14:paraId="3CDCB1E5" w14:textId="77777777" w:rsidR="00676F12" w:rsidRPr="00906B09" w:rsidRDefault="00676F12" w:rsidP="00676F12">
      <w:r w:rsidRPr="00906B09">
        <w:t xml:space="preserve">  brathl_Julian2DSM(dateJulian, refDate)</w:t>
      </w:r>
    </w:p>
    <w:p w14:paraId="79A182AB" w14:textId="77777777" w:rsidR="00676F12" w:rsidRPr="00906B09" w:rsidRDefault="00676F12" w:rsidP="00676F12">
      <w:r w:rsidRPr="00906B09">
        <w:lastRenderedPageBreak/>
        <w:t xml:space="preserve">  [in]     dateJulian         : date to convert (Type: brathl_DateJulian)</w:t>
      </w:r>
    </w:p>
    <w:p w14:paraId="441ECA37" w14:textId="77777777" w:rsidR="00676F12" w:rsidRPr="00906B09" w:rsidRDefault="00676F12" w:rsidP="00676F12">
      <w:r w:rsidRPr="00906B09">
        <w:t xml:space="preserve">  [in]     refDate            : date reference conversion (see REFDATE on brathl_DateDSM data structure example)</w:t>
      </w:r>
    </w:p>
    <w:p w14:paraId="6C406FA0" w14:textId="77777777" w:rsidR="00676F12" w:rsidRPr="00906B09" w:rsidRDefault="00676F12" w:rsidP="00676F12">
      <w:r w:rsidRPr="00906B09">
        <w:t xml:space="preserve">  return   dateDSM            : result of the conversion (Type: brathl_DateDSM)</w:t>
      </w:r>
    </w:p>
    <w:p w14:paraId="7F07508C" w14:textId="77777777" w:rsidR="00676F12" w:rsidRPr="00906B09" w:rsidRDefault="00676F12" w:rsidP="00676F12"/>
    <w:p w14:paraId="56A9FBC6" w14:textId="77777777" w:rsidR="00676F12" w:rsidRPr="00906B09" w:rsidRDefault="00676F12" w:rsidP="00676F12">
      <w:r w:rsidRPr="00906B09">
        <w:t xml:space="preserve">  brathl_Julian2Seconds function:</w:t>
      </w:r>
    </w:p>
    <w:p w14:paraId="522CD0F1" w14:textId="77777777" w:rsidR="00676F12" w:rsidRPr="00906B09" w:rsidRDefault="00676F12" w:rsidP="00676F12">
      <w:r w:rsidRPr="00906B09">
        <w:t xml:space="preserve">  ---------------------------</w:t>
      </w:r>
    </w:p>
    <w:p w14:paraId="1C588A9D" w14:textId="77777777" w:rsidR="00676F12" w:rsidRPr="00906B09" w:rsidRDefault="00676F12" w:rsidP="00676F12">
      <w:r w:rsidRPr="00906B09">
        <w:t xml:space="preserve">  Converts a decimal julian date into seconds, according to refDate parameter.</w:t>
      </w:r>
    </w:p>
    <w:p w14:paraId="0BCA7371" w14:textId="77777777" w:rsidR="00676F12" w:rsidRPr="00906B09" w:rsidRDefault="00676F12" w:rsidP="00676F12"/>
    <w:p w14:paraId="70BB77AF" w14:textId="77777777" w:rsidR="00676F12" w:rsidRPr="00906B09" w:rsidRDefault="00676F12" w:rsidP="00676F12">
      <w:r w:rsidRPr="00906B09">
        <w:t xml:space="preserve">  brathl_Julian2Seconds(dateJulian, refDate)</w:t>
      </w:r>
    </w:p>
    <w:p w14:paraId="62EB7945" w14:textId="77777777" w:rsidR="00676F12" w:rsidRPr="00906B09" w:rsidRDefault="00676F12" w:rsidP="00676F12"/>
    <w:p w14:paraId="7E984047" w14:textId="77777777" w:rsidR="00676F12" w:rsidRPr="00906B09" w:rsidRDefault="00676F12" w:rsidP="00676F12">
      <w:r w:rsidRPr="00906B09">
        <w:t xml:space="preserve">  [in]     dateJulian         : date to convert (Type: brathl_DateJulian)</w:t>
      </w:r>
    </w:p>
    <w:p w14:paraId="31E6D96E" w14:textId="77777777" w:rsidR="00676F12" w:rsidRPr="00906B09" w:rsidRDefault="00676F12" w:rsidP="00676F12">
      <w:r w:rsidRPr="00906B09">
        <w:t xml:space="preserve">  [in]     refDate            : date reference conversion (see REFDATE on brathl_DateDSM data structure example)</w:t>
      </w:r>
    </w:p>
    <w:p w14:paraId="003031B3" w14:textId="77777777" w:rsidR="00676F12" w:rsidRPr="00906B09" w:rsidRDefault="00676F12" w:rsidP="00676F12">
      <w:r w:rsidRPr="00906B09">
        <w:t xml:space="preserve">  return   dateSeconds        : result of the conversion (Type: brathl_DateSecond)</w:t>
      </w:r>
    </w:p>
    <w:p w14:paraId="53EF403F" w14:textId="77777777" w:rsidR="00676F12" w:rsidRPr="00906B09" w:rsidRDefault="00676F12" w:rsidP="00676F12"/>
    <w:p w14:paraId="1C808EC7" w14:textId="77777777" w:rsidR="00676F12" w:rsidRPr="00906B09" w:rsidRDefault="00676F12" w:rsidP="00676F12">
      <w:r w:rsidRPr="00906B09">
        <w:t xml:space="preserve">  brathl_Julian2YMDHMSM function:</w:t>
      </w:r>
    </w:p>
    <w:p w14:paraId="0AF21AA6" w14:textId="77777777" w:rsidR="00676F12" w:rsidRPr="00906B09" w:rsidRDefault="00676F12" w:rsidP="00676F12">
      <w:r w:rsidRPr="00906B09">
        <w:t xml:space="preserve">  ---------------------------</w:t>
      </w:r>
    </w:p>
    <w:p w14:paraId="04F5082F" w14:textId="77777777" w:rsidR="00676F12" w:rsidRPr="00906B09" w:rsidRDefault="00676F12" w:rsidP="00676F12">
      <w:r w:rsidRPr="00906B09">
        <w:t xml:space="preserve"> Converts a decimal julian date into a year, month, day, hour, minute, second, mi-crosecond date.</w:t>
      </w:r>
    </w:p>
    <w:p w14:paraId="47479731" w14:textId="77777777" w:rsidR="00676F12" w:rsidRPr="00906B09" w:rsidRDefault="00676F12" w:rsidP="00676F12"/>
    <w:p w14:paraId="207FFB69" w14:textId="77777777" w:rsidR="00676F12" w:rsidRPr="00906B09" w:rsidRDefault="00676F12" w:rsidP="00676F12">
      <w:r w:rsidRPr="00906B09">
        <w:t xml:space="preserve">  brathl_Julian2YMDHMSM(dateJulian)</w:t>
      </w:r>
    </w:p>
    <w:p w14:paraId="68DC9EFE" w14:textId="77777777" w:rsidR="00676F12" w:rsidRPr="00906B09" w:rsidRDefault="00676F12" w:rsidP="00676F12"/>
    <w:p w14:paraId="72CC6AC9" w14:textId="77777777" w:rsidR="00676F12" w:rsidRPr="00906B09" w:rsidRDefault="00676F12" w:rsidP="00676F12">
      <w:r w:rsidRPr="00906B09">
        <w:t xml:space="preserve">  [in]     dateJulian         : date to convert (Type: brathl_DateJulian)</w:t>
      </w:r>
    </w:p>
    <w:p w14:paraId="27298C2B" w14:textId="77777777" w:rsidR="00676F12" w:rsidRPr="00906B09" w:rsidRDefault="00676F12" w:rsidP="00676F12">
      <w:r w:rsidRPr="00906B09">
        <w:t xml:space="preserve">  return   dateYMDHMSM        : result of the conversion (Type: brathl_DateYMDHMSM)</w:t>
      </w:r>
    </w:p>
    <w:p w14:paraId="7FF31DDE" w14:textId="77777777" w:rsidR="00676F12" w:rsidRPr="00906B09" w:rsidRDefault="00676F12" w:rsidP="00676F12"/>
    <w:p w14:paraId="2CCDBC18" w14:textId="77777777" w:rsidR="00676F12" w:rsidRPr="00906B09" w:rsidRDefault="00676F12" w:rsidP="00676F12">
      <w:r w:rsidRPr="00906B09">
        <w:t xml:space="preserve">  brathl_Seconds2DSM function:</w:t>
      </w:r>
    </w:p>
    <w:p w14:paraId="6BB5B4AA" w14:textId="77777777" w:rsidR="00676F12" w:rsidRPr="00906B09" w:rsidRDefault="00676F12" w:rsidP="00676F12">
      <w:r w:rsidRPr="00906B09">
        <w:t xml:space="preserve">  ---------------------------</w:t>
      </w:r>
    </w:p>
    <w:p w14:paraId="34E0D6B1" w14:textId="77777777" w:rsidR="00676F12" w:rsidRPr="00906B09" w:rsidRDefault="00676F12" w:rsidP="00676F12">
      <w:r w:rsidRPr="00906B09">
        <w:t xml:space="preserve">  Converts seconds into a days-seconds-microseconds date, according to refDate param-eter.</w:t>
      </w:r>
    </w:p>
    <w:p w14:paraId="309924BC" w14:textId="77777777" w:rsidR="00676F12" w:rsidRPr="00906B09" w:rsidRDefault="00676F12" w:rsidP="00676F12"/>
    <w:p w14:paraId="7E23115E" w14:textId="77777777" w:rsidR="00676F12" w:rsidRPr="00906B09" w:rsidRDefault="00676F12" w:rsidP="00676F12">
      <w:r w:rsidRPr="00906B09">
        <w:t xml:space="preserve">  brathl_Seconds2DSM(dateSeconds, refDate)</w:t>
      </w:r>
    </w:p>
    <w:p w14:paraId="225E3185" w14:textId="77777777" w:rsidR="00676F12" w:rsidRPr="00906B09" w:rsidRDefault="00676F12" w:rsidP="00676F12"/>
    <w:p w14:paraId="129E843A" w14:textId="77777777" w:rsidR="00676F12" w:rsidRPr="00906B09" w:rsidRDefault="00676F12" w:rsidP="00676F12">
      <w:r w:rsidRPr="00906B09">
        <w:t xml:space="preserve">  [in]     dateSeconds        : date to convert (Type: brathl_DateSecond)</w:t>
      </w:r>
    </w:p>
    <w:p w14:paraId="66434E6E" w14:textId="77777777" w:rsidR="00676F12" w:rsidRPr="00906B09" w:rsidRDefault="00676F12" w:rsidP="00676F12">
      <w:r w:rsidRPr="00906B09">
        <w:t xml:space="preserve">  [in]     refDate            : date reference conversion (see REFDATE on brathl_DateDSM data structure example)  </w:t>
      </w:r>
    </w:p>
    <w:p w14:paraId="3F24B5FE" w14:textId="77777777" w:rsidR="00676F12" w:rsidRPr="00906B09" w:rsidRDefault="00676F12" w:rsidP="00676F12">
      <w:r w:rsidRPr="00906B09">
        <w:t xml:space="preserve">  return   dateDSM            : result of the conversion (Type: brathl_DateDSM)</w:t>
      </w:r>
    </w:p>
    <w:p w14:paraId="7E66978D" w14:textId="77777777" w:rsidR="00676F12" w:rsidRPr="00906B09" w:rsidRDefault="00676F12" w:rsidP="00676F12"/>
    <w:p w14:paraId="40D10AF6" w14:textId="77777777" w:rsidR="00676F12" w:rsidRPr="00906B09" w:rsidRDefault="00676F12" w:rsidP="00676F12">
      <w:r w:rsidRPr="00906B09">
        <w:t xml:space="preserve">  brathl_Seconds2Julian function:</w:t>
      </w:r>
    </w:p>
    <w:p w14:paraId="2E9E5A42" w14:textId="77777777" w:rsidR="00676F12" w:rsidRPr="00906B09" w:rsidRDefault="00676F12" w:rsidP="00676F12">
      <w:r w:rsidRPr="00906B09">
        <w:t xml:space="preserve">  ---------------------------</w:t>
      </w:r>
    </w:p>
    <w:p w14:paraId="0BF9561E" w14:textId="77777777" w:rsidR="00676F12" w:rsidRPr="00906B09" w:rsidRDefault="00676F12" w:rsidP="00676F12">
      <w:r w:rsidRPr="00906B09">
        <w:t xml:space="preserve"> Converts seconds into a decimal julian date, according to refDate parameter.</w:t>
      </w:r>
    </w:p>
    <w:p w14:paraId="776982F4" w14:textId="77777777" w:rsidR="00676F12" w:rsidRPr="00906B09" w:rsidRDefault="00676F12" w:rsidP="00676F12"/>
    <w:p w14:paraId="25D1C47A" w14:textId="77777777" w:rsidR="00676F12" w:rsidRPr="00906B09" w:rsidRDefault="00676F12" w:rsidP="00676F12">
      <w:r w:rsidRPr="00906B09">
        <w:t xml:space="preserve">  brathl_Seconds2Julian(dateSeconds, refDate)</w:t>
      </w:r>
    </w:p>
    <w:p w14:paraId="7B6B3D48" w14:textId="77777777" w:rsidR="00676F12" w:rsidRPr="00906B09" w:rsidRDefault="00676F12" w:rsidP="00676F12">
      <w:r w:rsidRPr="00906B09">
        <w:lastRenderedPageBreak/>
        <w:t xml:space="preserve">  [in]     dateSeconds        : date to convert (Type: brathl_DateSecond)</w:t>
      </w:r>
    </w:p>
    <w:p w14:paraId="5C1ADF80" w14:textId="77777777" w:rsidR="00676F12" w:rsidRPr="00906B09" w:rsidRDefault="00676F12" w:rsidP="00676F12">
      <w:r w:rsidRPr="00906B09">
        <w:t xml:space="preserve">  [in]     refDate            : date reference conversion (see REFDATE on brathl_DateDSM data structure example)  </w:t>
      </w:r>
    </w:p>
    <w:p w14:paraId="0DFD2485" w14:textId="77777777" w:rsidR="00676F12" w:rsidRPr="00906B09" w:rsidRDefault="00676F12" w:rsidP="00676F12">
      <w:r w:rsidRPr="00906B09">
        <w:t xml:space="preserve">  return   dateJulian         : result of the conversion (Type: brathl_DateJulian)</w:t>
      </w:r>
    </w:p>
    <w:p w14:paraId="436EAED3" w14:textId="77777777" w:rsidR="00676F12" w:rsidRPr="00906B09" w:rsidRDefault="00676F12" w:rsidP="00676F12"/>
    <w:p w14:paraId="0835AA73" w14:textId="77777777" w:rsidR="00676F12" w:rsidRPr="00906B09" w:rsidRDefault="00676F12" w:rsidP="00676F12">
      <w:r w:rsidRPr="00906B09">
        <w:t xml:space="preserve">  brathl_Seconds2YMDHMSM function:</w:t>
      </w:r>
    </w:p>
    <w:p w14:paraId="0DD8B06F" w14:textId="77777777" w:rsidR="00676F12" w:rsidRPr="00906B09" w:rsidRDefault="00676F12" w:rsidP="00676F12">
      <w:r w:rsidRPr="00906B09">
        <w:t xml:space="preserve">  ---------------------------</w:t>
      </w:r>
    </w:p>
    <w:p w14:paraId="4CF53DB5" w14:textId="77777777" w:rsidR="00676F12" w:rsidRPr="00906B09" w:rsidRDefault="00676F12" w:rsidP="00676F12">
      <w:r w:rsidRPr="00906B09">
        <w:t xml:space="preserve">  Converts seconds into a year, month, day, hour, minute, second, microsecond date.</w:t>
      </w:r>
    </w:p>
    <w:p w14:paraId="774D291C" w14:textId="77777777" w:rsidR="00676F12" w:rsidRPr="00906B09" w:rsidRDefault="00676F12" w:rsidP="00676F12"/>
    <w:p w14:paraId="662F07A3" w14:textId="77777777" w:rsidR="00676F12" w:rsidRPr="00906B09" w:rsidRDefault="00676F12" w:rsidP="00676F12">
      <w:r w:rsidRPr="00906B09">
        <w:t xml:space="preserve">  brathl_Seconds2YMDHMSM(dateSeconds)</w:t>
      </w:r>
    </w:p>
    <w:p w14:paraId="3544EAC8" w14:textId="77777777" w:rsidR="00676F12" w:rsidRPr="00906B09" w:rsidRDefault="00676F12" w:rsidP="00676F12"/>
    <w:p w14:paraId="2FEFCA15" w14:textId="77777777" w:rsidR="00676F12" w:rsidRPr="00906B09" w:rsidRDefault="00676F12" w:rsidP="00676F12">
      <w:r w:rsidRPr="00906B09">
        <w:t xml:space="preserve">  [in]     dateSeconds        : date to convert (Type: brathl_DateSecond)</w:t>
      </w:r>
    </w:p>
    <w:p w14:paraId="1D284FCA" w14:textId="77777777" w:rsidR="00676F12" w:rsidRPr="00906B09" w:rsidRDefault="00676F12" w:rsidP="00676F12">
      <w:r w:rsidRPr="00906B09">
        <w:t xml:space="preserve">  return   dateYMDHMSM        : result of the conversion (Type: brathl_DateYMDHMSM)</w:t>
      </w:r>
    </w:p>
    <w:p w14:paraId="2E89A8CA" w14:textId="77777777" w:rsidR="00676F12" w:rsidRPr="00906B09" w:rsidRDefault="00676F12" w:rsidP="00676F12"/>
    <w:p w14:paraId="721D0DE5" w14:textId="77777777" w:rsidR="00676F12" w:rsidRPr="00906B09" w:rsidRDefault="00676F12" w:rsidP="00676F12">
      <w:r w:rsidRPr="00906B09">
        <w:t xml:space="preserve">  brathl_NowYMDHMSM function:</w:t>
      </w:r>
    </w:p>
    <w:p w14:paraId="5FAAF317" w14:textId="77777777" w:rsidR="00676F12" w:rsidRPr="00906B09" w:rsidRDefault="00676F12" w:rsidP="00676F12">
      <w:r w:rsidRPr="00906B09">
        <w:t xml:space="preserve">  ---------------------------</w:t>
      </w:r>
    </w:p>
    <w:p w14:paraId="3C3C9E96" w14:textId="77777777" w:rsidR="00676F12" w:rsidRPr="00906B09" w:rsidRDefault="00676F12" w:rsidP="00676F12">
      <w:r w:rsidRPr="00906B09">
        <w:t xml:space="preserve">  Gets the current year, month, day, hour, minute, second, microsecond date.</w:t>
      </w:r>
    </w:p>
    <w:p w14:paraId="7C9CA32D" w14:textId="77777777" w:rsidR="00676F12" w:rsidRPr="00906B09" w:rsidRDefault="00676F12" w:rsidP="00676F12"/>
    <w:p w14:paraId="202CE884" w14:textId="77777777" w:rsidR="00676F12" w:rsidRPr="00906B09" w:rsidRDefault="00676F12" w:rsidP="00676F12">
      <w:r w:rsidRPr="00906B09">
        <w:t xml:space="preserve">  brathl_NowYMDHMSM()</w:t>
      </w:r>
    </w:p>
    <w:p w14:paraId="75E0CA78" w14:textId="77777777" w:rsidR="00676F12" w:rsidRPr="00906B09" w:rsidRDefault="00676F12" w:rsidP="00676F12"/>
    <w:p w14:paraId="4BC4587A" w14:textId="77777777" w:rsidR="00676F12" w:rsidRPr="00906B09" w:rsidRDefault="00676F12" w:rsidP="00676F12">
      <w:r w:rsidRPr="00906B09">
        <w:t xml:space="preserve">  return   dateYMDHMSM        : current date/time (Type: brathl_DateYMDHMSM)</w:t>
      </w:r>
    </w:p>
    <w:p w14:paraId="468315F7" w14:textId="77777777" w:rsidR="00676F12" w:rsidRPr="00906B09" w:rsidRDefault="00676F12" w:rsidP="00676F12"/>
    <w:p w14:paraId="2DEE6FCF" w14:textId="77777777" w:rsidR="00676F12" w:rsidRPr="00906B09" w:rsidRDefault="00676F12" w:rsidP="00676F12">
      <w:r w:rsidRPr="00906B09">
        <w:t xml:space="preserve">  brathl_YMDHMSM2DSM function:</w:t>
      </w:r>
    </w:p>
    <w:p w14:paraId="2F443230" w14:textId="77777777" w:rsidR="00676F12" w:rsidRPr="00906B09" w:rsidRDefault="00676F12" w:rsidP="00676F12">
      <w:r w:rsidRPr="00906B09">
        <w:t xml:space="preserve">  ---------------------------</w:t>
      </w:r>
    </w:p>
    <w:p w14:paraId="66463B0B" w14:textId="77777777" w:rsidR="00676F12" w:rsidRPr="00906B09" w:rsidRDefault="00676F12" w:rsidP="00676F12">
      <w:r w:rsidRPr="00906B09">
        <w:t xml:space="preserve">  Converts a year, month, day, hour, minute, second, microsecond date into a days-seconds-microseconds date.</w:t>
      </w:r>
    </w:p>
    <w:p w14:paraId="2F540C82" w14:textId="77777777" w:rsidR="00676F12" w:rsidRPr="00906B09" w:rsidRDefault="00676F12" w:rsidP="00676F12"/>
    <w:p w14:paraId="4670A633" w14:textId="77777777" w:rsidR="00676F12" w:rsidRPr="00906B09" w:rsidRDefault="00676F12" w:rsidP="00676F12">
      <w:r w:rsidRPr="00906B09">
        <w:t xml:space="preserve">  brathl_YMDHMSM2DSM(dateYMDHMSM, refDate)</w:t>
      </w:r>
    </w:p>
    <w:p w14:paraId="6AA4DD99" w14:textId="77777777" w:rsidR="00676F12" w:rsidRPr="00906B09" w:rsidRDefault="00676F12" w:rsidP="00676F12"/>
    <w:p w14:paraId="51D62613" w14:textId="77777777" w:rsidR="00676F12" w:rsidRPr="00906B09" w:rsidRDefault="00676F12" w:rsidP="00676F12">
      <w:r w:rsidRPr="00906B09">
        <w:t xml:space="preserve">  [in]     dateYMDHMSM        : date to convert (Type: brathl_DateYMDHMSM)</w:t>
      </w:r>
    </w:p>
    <w:p w14:paraId="1F7F8B89" w14:textId="77777777" w:rsidR="00676F12" w:rsidRPr="00906B09" w:rsidRDefault="00676F12" w:rsidP="00676F12">
      <w:r w:rsidRPr="00906B09">
        <w:t xml:space="preserve">  [in]     refDate            : date reference conversion (see REFDATE on brathl_DateDSM data structure example)  </w:t>
      </w:r>
    </w:p>
    <w:p w14:paraId="7B18B812" w14:textId="77777777" w:rsidR="00676F12" w:rsidRPr="00906B09" w:rsidRDefault="00676F12" w:rsidP="00676F12">
      <w:r w:rsidRPr="00906B09">
        <w:t xml:space="preserve">  return   dateDSM            : result of the conversion (Type: brathl_DateDSM)</w:t>
      </w:r>
    </w:p>
    <w:p w14:paraId="7E5A784E" w14:textId="77777777" w:rsidR="00676F12" w:rsidRPr="00906B09" w:rsidRDefault="00676F12" w:rsidP="00676F12"/>
    <w:p w14:paraId="6FC64C95" w14:textId="77777777" w:rsidR="00676F12" w:rsidRPr="00906B09" w:rsidRDefault="00676F12" w:rsidP="00676F12">
      <w:r w:rsidRPr="00906B09">
        <w:t xml:space="preserve">  brathl_YMDHMSM2Julian function:</w:t>
      </w:r>
    </w:p>
    <w:p w14:paraId="2574E0E6" w14:textId="77777777" w:rsidR="00676F12" w:rsidRPr="00906B09" w:rsidRDefault="00676F12" w:rsidP="00676F12">
      <w:r w:rsidRPr="00906B09">
        <w:t xml:space="preserve">  ---------------------------</w:t>
      </w:r>
    </w:p>
    <w:p w14:paraId="0FE49945" w14:textId="77777777" w:rsidR="00676F12" w:rsidRPr="00906B09" w:rsidRDefault="00676F12" w:rsidP="00676F12">
      <w:r w:rsidRPr="00906B09">
        <w:t xml:space="preserve">  Converts a year, month, day, hour, minute, second, microsecond date into a decimal julian date, according to refDate parameter.</w:t>
      </w:r>
    </w:p>
    <w:p w14:paraId="4FD8AB01" w14:textId="77777777" w:rsidR="00676F12" w:rsidRPr="00906B09" w:rsidRDefault="00676F12" w:rsidP="00676F12"/>
    <w:p w14:paraId="46253562" w14:textId="77777777" w:rsidR="00676F12" w:rsidRPr="00906B09" w:rsidRDefault="00676F12" w:rsidP="00676F12">
      <w:r w:rsidRPr="00906B09">
        <w:t xml:space="preserve">  brathl_YMDHMSM2Julian(dateYMDHMSM, refDate)</w:t>
      </w:r>
    </w:p>
    <w:p w14:paraId="1C7DB949" w14:textId="77777777" w:rsidR="00676F12" w:rsidRPr="00906B09" w:rsidRDefault="00676F12" w:rsidP="00676F12"/>
    <w:p w14:paraId="1E39E057" w14:textId="77777777" w:rsidR="00676F12" w:rsidRPr="00906B09" w:rsidRDefault="00676F12" w:rsidP="00676F12">
      <w:r w:rsidRPr="00906B09">
        <w:t xml:space="preserve">  [in]     dateYMDHMSM        : date to convert (Type: brathl_DateYMDHMSM)</w:t>
      </w:r>
    </w:p>
    <w:p w14:paraId="2D6033A3" w14:textId="77777777" w:rsidR="00676F12" w:rsidRPr="00906B09" w:rsidRDefault="00676F12" w:rsidP="00676F12">
      <w:r w:rsidRPr="00906B09">
        <w:lastRenderedPageBreak/>
        <w:t xml:space="preserve">  [in]     refDate            : date reference conversion (see REFDATE on brathl_DateDSM data structure example)  </w:t>
      </w:r>
    </w:p>
    <w:p w14:paraId="5EA9B95F" w14:textId="77777777" w:rsidR="00676F12" w:rsidRPr="00906B09" w:rsidRDefault="00676F12" w:rsidP="00676F12">
      <w:r w:rsidRPr="00906B09">
        <w:t xml:space="preserve">  return   dateJulian         : result of the conversion (Type: brathl_DateJulian)</w:t>
      </w:r>
    </w:p>
    <w:p w14:paraId="30396474" w14:textId="77777777" w:rsidR="00676F12" w:rsidRPr="00906B09" w:rsidRDefault="00676F12" w:rsidP="00676F12"/>
    <w:p w14:paraId="24CF820C" w14:textId="77777777" w:rsidR="00676F12" w:rsidRPr="00906B09" w:rsidRDefault="00676F12" w:rsidP="00676F12">
      <w:r w:rsidRPr="00906B09">
        <w:t xml:space="preserve">  brathl_YMDHMSM2Seconds function:</w:t>
      </w:r>
    </w:p>
    <w:p w14:paraId="47BCB9E9" w14:textId="77777777" w:rsidR="00676F12" w:rsidRPr="00906B09" w:rsidRDefault="00676F12" w:rsidP="00676F12">
      <w:r w:rsidRPr="00906B09">
        <w:t xml:space="preserve">  ---------------------------</w:t>
      </w:r>
    </w:p>
    <w:p w14:paraId="2E34F849" w14:textId="77777777" w:rsidR="00676F12" w:rsidRPr="00906B09" w:rsidRDefault="00676F12" w:rsidP="00676F12">
      <w:r w:rsidRPr="00906B09">
        <w:t xml:space="preserve"> Converts a year, month, day, hour, minute, second, microsecond date into seconds, according to refDate parameter.</w:t>
      </w:r>
    </w:p>
    <w:p w14:paraId="4125DDCA" w14:textId="77777777" w:rsidR="00676F12" w:rsidRPr="00906B09" w:rsidRDefault="00676F12" w:rsidP="00676F12"/>
    <w:p w14:paraId="64BA5CFB" w14:textId="77777777" w:rsidR="00676F12" w:rsidRPr="00906B09" w:rsidRDefault="00676F12" w:rsidP="00676F12">
      <w:r w:rsidRPr="00906B09">
        <w:t xml:space="preserve">  brathl_YMDHMSM2Seconds(dateYMDHMSM, refDate)</w:t>
      </w:r>
    </w:p>
    <w:p w14:paraId="5C8DF7C7" w14:textId="77777777" w:rsidR="00676F12" w:rsidRPr="00906B09" w:rsidRDefault="00676F12" w:rsidP="00676F12"/>
    <w:p w14:paraId="4D676B07" w14:textId="77777777" w:rsidR="00676F12" w:rsidRPr="00906B09" w:rsidRDefault="00676F12" w:rsidP="00676F12">
      <w:r w:rsidRPr="00906B09">
        <w:t xml:space="preserve">  [in]     dateYMDHMSM        : date to convert (Type: brathl_DateYMDHMSM)</w:t>
      </w:r>
    </w:p>
    <w:p w14:paraId="1381CE4D" w14:textId="77777777" w:rsidR="00676F12" w:rsidRPr="00906B09" w:rsidRDefault="00676F12" w:rsidP="00676F12">
      <w:r w:rsidRPr="00906B09">
        <w:t xml:space="preserve">  [in]     refDate            : date reference conversion (see REFDATE on brathl_DateDSM data structure example)  </w:t>
      </w:r>
    </w:p>
    <w:p w14:paraId="75D422E1" w14:textId="77777777" w:rsidR="00676F12" w:rsidRPr="00906B09" w:rsidRDefault="00676F12" w:rsidP="00676F12">
      <w:r w:rsidRPr="00906B09">
        <w:t xml:space="preserve">  return   dateSeconds        : result of the conversion (Type: brathl_DateSecond)</w:t>
      </w:r>
    </w:p>
    <w:p w14:paraId="664B19CE" w14:textId="77777777" w:rsidR="00676F12" w:rsidRPr="00906B09" w:rsidRDefault="00676F12" w:rsidP="00676F12"/>
    <w:p w14:paraId="6A29EEA4" w14:textId="77777777" w:rsidR="00676F12" w:rsidRPr="00906B09" w:rsidRDefault="00676F12" w:rsidP="00676F12">
      <w:r w:rsidRPr="00906B09">
        <w:t xml:space="preserve">  brathl_SetRefDateUser1 function:</w:t>
      </w:r>
    </w:p>
    <w:p w14:paraId="65B4FE9D" w14:textId="77777777" w:rsidR="00676F12" w:rsidRPr="00906B09" w:rsidRDefault="00676F12" w:rsidP="00676F12">
      <w:r w:rsidRPr="00906B09">
        <w:t xml:space="preserve">  ---------------------------</w:t>
      </w:r>
    </w:p>
    <w:p w14:paraId="6B98C298" w14:textId="77777777" w:rsidR="00676F12" w:rsidRPr="00906B09" w:rsidRDefault="00676F12" w:rsidP="00676F12">
      <w:r w:rsidRPr="00906B09">
        <w:t xml:space="preserve">  Set first user defined reference date: REFUSER1.</w:t>
      </w:r>
    </w:p>
    <w:p w14:paraId="5E6E4132" w14:textId="77777777" w:rsidR="00676F12" w:rsidRPr="00906B09" w:rsidRDefault="00676F12" w:rsidP="00676F12"/>
    <w:p w14:paraId="46C7FE4B" w14:textId="77777777" w:rsidR="00676F12" w:rsidRPr="00906B09" w:rsidRDefault="00676F12" w:rsidP="00676F12">
      <w:r w:rsidRPr="00906B09">
        <w:t xml:space="preserve">  brathl_SetRefDateUser1(dateRef)</w:t>
      </w:r>
    </w:p>
    <w:p w14:paraId="01736901" w14:textId="77777777" w:rsidR="00676F12" w:rsidRPr="00906B09" w:rsidRDefault="00676F12" w:rsidP="00676F12"/>
    <w:p w14:paraId="438FF21A" w14:textId="77777777" w:rsidR="00676F12" w:rsidRPr="00906B09" w:rsidRDefault="00676F12" w:rsidP="00676F12">
      <w:r w:rsidRPr="00906B09">
        <w:t xml:space="preserve">  [in]     dateRef            : date to set in format: YYYY MM DD HH:MN:SS.MS (Type: Python string).</w:t>
      </w:r>
    </w:p>
    <w:p w14:paraId="0447A5C5" w14:textId="77777777" w:rsidR="00676F12" w:rsidRPr="00906B09" w:rsidRDefault="00676F12" w:rsidP="00676F12"/>
    <w:p w14:paraId="4BAF18BC" w14:textId="77777777" w:rsidR="00676F12" w:rsidRPr="00906B09" w:rsidRDefault="00676F12" w:rsidP="00676F12">
      <w:r w:rsidRPr="00906B09">
        <w:t xml:space="preserve">  brathl_SetRefDateUser2 function:</w:t>
      </w:r>
    </w:p>
    <w:p w14:paraId="1754B78C" w14:textId="77777777" w:rsidR="00676F12" w:rsidRPr="00906B09" w:rsidRDefault="00676F12" w:rsidP="00676F12">
      <w:r w:rsidRPr="00906B09">
        <w:t xml:space="preserve">  ---------------------------</w:t>
      </w:r>
    </w:p>
    <w:p w14:paraId="281221C5" w14:textId="77777777" w:rsidR="00676F12" w:rsidRPr="00906B09" w:rsidRDefault="00676F12" w:rsidP="00676F12">
      <w:r w:rsidRPr="00906B09">
        <w:t xml:space="preserve">  Set first user defined reference date: REFUSER2.</w:t>
      </w:r>
    </w:p>
    <w:p w14:paraId="5AA646FA" w14:textId="77777777" w:rsidR="00676F12" w:rsidRPr="00906B09" w:rsidRDefault="00676F12" w:rsidP="00676F12"/>
    <w:p w14:paraId="37FDB871" w14:textId="77777777" w:rsidR="00676F12" w:rsidRPr="00906B09" w:rsidRDefault="00676F12" w:rsidP="00676F12">
      <w:r w:rsidRPr="00906B09">
        <w:t xml:space="preserve">  brathl_SetRefDateUser2(dateRef)</w:t>
      </w:r>
    </w:p>
    <w:p w14:paraId="1B9995CE" w14:textId="77777777" w:rsidR="00676F12" w:rsidRPr="00906B09" w:rsidRDefault="00676F12" w:rsidP="00676F12"/>
    <w:p w14:paraId="6E14AFA3" w14:textId="77777777" w:rsidR="00676F12" w:rsidRPr="00906B09" w:rsidRDefault="00676F12" w:rsidP="00676F12">
      <w:r w:rsidRPr="00906B09">
        <w:t xml:space="preserve">  [in]     dateRef            : date to set in format: YYYY MM DD HH:MN:SS.MS (Type: Python string).</w:t>
      </w:r>
    </w:p>
    <w:p w14:paraId="2AA2FC13" w14:textId="77777777" w:rsidR="00676F12" w:rsidRPr="00906B09" w:rsidRDefault="00676F12" w:rsidP="00676F12"/>
    <w:p w14:paraId="49AD221E" w14:textId="77777777" w:rsidR="00676F12" w:rsidRPr="00906B09" w:rsidRDefault="00676F12" w:rsidP="00676F12">
      <w:r w:rsidRPr="00906B09">
        <w:t xml:space="preserve">  brathl_Cycle2YMDHMSM function:</w:t>
      </w:r>
    </w:p>
    <w:p w14:paraId="1202C21A" w14:textId="77777777" w:rsidR="00676F12" w:rsidRPr="00906B09" w:rsidRDefault="00676F12" w:rsidP="00676F12">
      <w:r w:rsidRPr="00906B09">
        <w:t xml:space="preserve">  ---------------------------</w:t>
      </w:r>
    </w:p>
    <w:p w14:paraId="0EDD13D3" w14:textId="77777777" w:rsidR="00676F12" w:rsidRPr="00906B09" w:rsidRDefault="00676F12" w:rsidP="00676F12">
      <w:r w:rsidRPr="00906B09">
        <w:t xml:space="preserve"> Converts a cyle/pass into a date.</w:t>
      </w:r>
    </w:p>
    <w:p w14:paraId="524E37DA" w14:textId="77777777" w:rsidR="00676F12" w:rsidRPr="00906B09" w:rsidRDefault="00676F12" w:rsidP="00676F12"/>
    <w:p w14:paraId="1DC19ADC" w14:textId="77777777" w:rsidR="00676F12" w:rsidRPr="00906B09" w:rsidRDefault="00676F12" w:rsidP="00676F12">
      <w:r w:rsidRPr="00906B09">
        <w:t xml:space="preserve">  brathl_Cycle2YMDHMSM(mission, cycle, nbPass)</w:t>
      </w:r>
    </w:p>
    <w:p w14:paraId="275EBCA5" w14:textId="77777777" w:rsidR="00676F12" w:rsidRPr="00906B09" w:rsidRDefault="00676F12" w:rsidP="00676F12"/>
    <w:p w14:paraId="7877CDCB" w14:textId="77777777" w:rsidR="00676F12" w:rsidRPr="00906B09" w:rsidRDefault="00676F12" w:rsidP="00676F12">
      <w:r w:rsidRPr="00906B09">
        <w:t xml:space="preserve">  [in]     mission            : mission type (Type: brathl_mission)</w:t>
      </w:r>
    </w:p>
    <w:p w14:paraId="271EEC5E" w14:textId="77777777" w:rsidR="00676F12" w:rsidRPr="00906B09" w:rsidRDefault="00676F12" w:rsidP="00676F12">
      <w:r w:rsidRPr="00906B09">
        <w:t xml:space="preserve">  [in]     cycle              : number of cycle to convert (Type: Python int/long)</w:t>
      </w:r>
    </w:p>
    <w:p w14:paraId="685EA34B" w14:textId="77777777" w:rsidR="00676F12" w:rsidRPr="00906B09" w:rsidRDefault="00676F12" w:rsidP="00676F12">
      <w:r w:rsidRPr="00906B09">
        <w:t xml:space="preserve">  [in]     nbPass             : number of pass in the cycle to convert (Type: Python int/long)  </w:t>
      </w:r>
    </w:p>
    <w:p w14:paraId="11AB6996" w14:textId="77777777" w:rsidR="00676F12" w:rsidRPr="00906B09" w:rsidRDefault="00676F12" w:rsidP="00676F12">
      <w:r w:rsidRPr="00906B09">
        <w:lastRenderedPageBreak/>
        <w:t xml:space="preserve">  return   dateYMDHMSM        : date/time corresponding to the cycle/pass (Type: brathl_DateYMDHMSM)</w:t>
      </w:r>
    </w:p>
    <w:p w14:paraId="77FE6433" w14:textId="77777777" w:rsidR="00676F12" w:rsidRPr="00906B09" w:rsidRDefault="00676F12" w:rsidP="00676F12"/>
    <w:p w14:paraId="7556E805" w14:textId="77777777" w:rsidR="00676F12" w:rsidRPr="00906B09" w:rsidRDefault="00676F12" w:rsidP="00676F12">
      <w:r w:rsidRPr="00906B09">
        <w:t xml:space="preserve">  'mission' is the Satellite/mission reference i.e:</w:t>
      </w:r>
    </w:p>
    <w:p w14:paraId="220FEC72" w14:textId="77777777" w:rsidR="00676F12" w:rsidRPr="00906B09" w:rsidRDefault="00676F12" w:rsidP="00676F12">
      <w:r w:rsidRPr="00906B09">
        <w:t xml:space="preserve">   0: brathl_mission.TOPEX      : Topex/Poseidon mission</w:t>
      </w:r>
    </w:p>
    <w:p w14:paraId="57EEA927" w14:textId="77777777" w:rsidR="00676F12" w:rsidRPr="00906B09" w:rsidRDefault="00676F12" w:rsidP="00676F12">
      <w:r w:rsidRPr="00906B09">
        <w:t xml:space="preserve">   1: brathl_mission.JASON2     : Jason-2 mission</w:t>
      </w:r>
    </w:p>
    <w:p w14:paraId="79DC31E7" w14:textId="77777777" w:rsidR="00676F12" w:rsidRPr="00906B09" w:rsidRDefault="00676F12" w:rsidP="00676F12">
      <w:r w:rsidRPr="00906B09">
        <w:t xml:space="preserve">   2: brathl_mission.JASON1     : Jason-1 mission</w:t>
      </w:r>
    </w:p>
    <w:p w14:paraId="0F736AF9" w14:textId="77777777" w:rsidR="00676F12" w:rsidRPr="00906B09" w:rsidRDefault="00676F12" w:rsidP="00676F12">
      <w:r w:rsidRPr="00906B09">
        <w:t xml:space="preserve">   3: brathl_mission.ERS2       : ERS2 mission</w:t>
      </w:r>
    </w:p>
    <w:p w14:paraId="59DB9644" w14:textId="77777777" w:rsidR="00676F12" w:rsidRPr="00906B09" w:rsidRDefault="00676F12" w:rsidP="00676F12">
      <w:r w:rsidRPr="00906B09">
        <w:t xml:space="preserve">   4: brathl_mission.ENVISAT    : Envisat mission</w:t>
      </w:r>
    </w:p>
    <w:p w14:paraId="5820974D" w14:textId="77777777" w:rsidR="00676F12" w:rsidRPr="00906B09" w:rsidRDefault="00676F12" w:rsidP="00676F12">
      <w:r w:rsidRPr="00906B09">
        <w:t xml:space="preserve">   5: brathl_mission.ERS1_A     : ERS1-A mission</w:t>
      </w:r>
    </w:p>
    <w:p w14:paraId="755954B0" w14:textId="77777777" w:rsidR="00676F12" w:rsidRPr="00906B09" w:rsidRDefault="00676F12" w:rsidP="00676F12">
      <w:r w:rsidRPr="00906B09">
        <w:t xml:space="preserve">   6: brathl_mission.ERS1_B     : ERS1-B mission</w:t>
      </w:r>
    </w:p>
    <w:p w14:paraId="7F12DD78" w14:textId="77777777" w:rsidR="00676F12" w:rsidRPr="00906B09" w:rsidRDefault="00676F12" w:rsidP="00676F12">
      <w:r w:rsidRPr="00906B09">
        <w:t xml:space="preserve">   7: brathl_mission.GFO        : GFO mission</w:t>
      </w:r>
    </w:p>
    <w:p w14:paraId="11C7366A" w14:textId="77777777" w:rsidR="00676F12" w:rsidRPr="00906B09" w:rsidRDefault="00676F12" w:rsidP="00676F12"/>
    <w:p w14:paraId="227F30B0" w14:textId="77777777" w:rsidR="00676F12" w:rsidRPr="00906B09" w:rsidRDefault="00676F12" w:rsidP="00676F12">
      <w:r w:rsidRPr="00906B09">
        <w:t xml:space="preserve">   =&gt; Example:</w:t>
      </w:r>
    </w:p>
    <w:p w14:paraId="047BA1EA" w14:textId="77777777" w:rsidR="00676F12" w:rsidRPr="00906B09" w:rsidRDefault="00676F12" w:rsidP="00676F12">
      <w:r w:rsidRPr="00906B09">
        <w:t xml:space="preserve">       cycle  = 1</w:t>
      </w:r>
    </w:p>
    <w:p w14:paraId="15FF368C" w14:textId="77777777" w:rsidR="00676F12" w:rsidRPr="00906B09" w:rsidRDefault="00676F12" w:rsidP="00676F12">
      <w:r w:rsidRPr="00906B09">
        <w:t xml:space="preserve">       nbPass = 2</w:t>
      </w:r>
    </w:p>
    <w:p w14:paraId="7ADC5699" w14:textId="77777777" w:rsidR="00676F12" w:rsidRPr="00906B09" w:rsidRDefault="00676F12" w:rsidP="00676F12">
      <w:r w:rsidRPr="00906B09">
        <w:t xml:space="preserve">       dateYMDHMSM = brathl_Cycle2YMDHMSM(brathl_mission.JASON1, cycle, nbPass)</w:t>
      </w:r>
    </w:p>
    <w:p w14:paraId="71F31F32" w14:textId="77777777" w:rsidR="00676F12" w:rsidRPr="00906B09" w:rsidRDefault="00676F12" w:rsidP="00676F12"/>
    <w:p w14:paraId="1700A57F" w14:textId="77777777" w:rsidR="00676F12" w:rsidRPr="00906B09" w:rsidRDefault="00676F12" w:rsidP="00676F12">
      <w:r w:rsidRPr="00906B09">
        <w:t xml:space="preserve">  brathl_YMDHMSM2Cycle function:</w:t>
      </w:r>
    </w:p>
    <w:p w14:paraId="0ED9B502" w14:textId="77777777" w:rsidR="00676F12" w:rsidRPr="00906B09" w:rsidRDefault="00676F12" w:rsidP="00676F12">
      <w:r w:rsidRPr="00906B09">
        <w:t xml:space="preserve">  ---------------------------</w:t>
      </w:r>
    </w:p>
    <w:p w14:paraId="5101C639" w14:textId="77777777" w:rsidR="00676F12" w:rsidRPr="00906B09" w:rsidRDefault="00676F12" w:rsidP="00676F12">
      <w:r w:rsidRPr="00906B09">
        <w:t xml:space="preserve"> Converts a date into a cyle/pass.</w:t>
      </w:r>
    </w:p>
    <w:p w14:paraId="4C1E50E6" w14:textId="77777777" w:rsidR="00676F12" w:rsidRPr="00906B09" w:rsidRDefault="00676F12" w:rsidP="00676F12"/>
    <w:p w14:paraId="42125960" w14:textId="77777777" w:rsidR="00676F12" w:rsidRPr="00906B09" w:rsidRDefault="00676F12" w:rsidP="00676F12">
      <w:r w:rsidRPr="00906B09">
        <w:t xml:space="preserve">  brathl_YMDHMSM2Cycle(mission, dateYMDHMSM)</w:t>
      </w:r>
    </w:p>
    <w:p w14:paraId="54FB9F33" w14:textId="77777777" w:rsidR="00676F12" w:rsidRPr="00906B09" w:rsidRDefault="00676F12" w:rsidP="00676F12"/>
    <w:p w14:paraId="541753DF" w14:textId="77777777" w:rsidR="00676F12" w:rsidRPr="00906B09" w:rsidRDefault="00676F12" w:rsidP="00676F12">
      <w:r w:rsidRPr="00906B09">
        <w:t xml:space="preserve">  [in]      mission            : mission type (Type: brathl_mission)</w:t>
      </w:r>
    </w:p>
    <w:p w14:paraId="1DF984E1" w14:textId="77777777" w:rsidR="00676F12" w:rsidRPr="00906B09" w:rsidRDefault="00676F12" w:rsidP="00676F12">
      <w:r w:rsidRPr="00906B09">
        <w:t xml:space="preserve">  [in]      dateYMDHMSM        : date/time to convert (Type: brathl_DateYMDHMSM)</w:t>
      </w:r>
    </w:p>
    <w:p w14:paraId="086B70AD" w14:textId="77777777" w:rsidR="00676F12" w:rsidRPr="00906B09" w:rsidRDefault="00676F12" w:rsidP="00676F12">
      <w:r w:rsidRPr="00906B09">
        <w:t xml:space="preserve">  return    cycle              : number of cycle (Type: Python int/long)</w:t>
      </w:r>
    </w:p>
    <w:p w14:paraId="1CCE5486" w14:textId="77777777" w:rsidR="00676F12" w:rsidRPr="00906B09" w:rsidRDefault="00676F12" w:rsidP="00676F12">
      <w:r w:rsidRPr="00906B09">
        <w:t xml:space="preserve">  return    nbPass             : number of pass in the cycle (Type: Python int/long)  </w:t>
      </w:r>
    </w:p>
    <w:p w14:paraId="328D4A95" w14:textId="77777777" w:rsidR="00676F12" w:rsidRPr="00906B09" w:rsidRDefault="00676F12" w:rsidP="00676F12"/>
    <w:p w14:paraId="71730EEB" w14:textId="77777777" w:rsidR="00676F12" w:rsidRPr="00906B09" w:rsidRDefault="00676F12" w:rsidP="00676F12">
      <w:r w:rsidRPr="00906B09">
        <w:t xml:space="preserve">   =&gt; Example:</w:t>
      </w:r>
    </w:p>
    <w:p w14:paraId="66103093" w14:textId="77777777" w:rsidR="00676F12" w:rsidRPr="00906B09" w:rsidRDefault="00676F12" w:rsidP="00676F12">
      <w:r w:rsidRPr="00906B09">
        <w:t xml:space="preserve">       dateYMDHMSM   = brathl_DateYMDHMSM (2002, 1, 15, 6, 35, 43, 261871)</w:t>
      </w:r>
    </w:p>
    <w:p w14:paraId="16246420" w14:textId="77777777" w:rsidR="00676F12" w:rsidRPr="00906B09" w:rsidRDefault="00676F12" w:rsidP="00676F12">
      <w:r w:rsidRPr="00906B09">
        <w:t xml:space="preserve">       cycle, nbPass = brathl_YMDHMSM2Cycle(brathl_mission.JASON1, dateYMDHMSM)</w:t>
      </w:r>
    </w:p>
    <w:p w14:paraId="0D21E89C" w14:textId="77777777" w:rsidR="00676F12" w:rsidRPr="00906B09" w:rsidRDefault="00676F12" w:rsidP="00676F12"/>
    <w:p w14:paraId="68E55900" w14:textId="77777777" w:rsidR="00676F12" w:rsidRPr="00906B09" w:rsidRDefault="00676F12" w:rsidP="00676F12">
      <w:r w:rsidRPr="00906B09">
        <w:t xml:space="preserve">  brathl_ReadData function:</w:t>
      </w:r>
    </w:p>
    <w:p w14:paraId="419434E9" w14:textId="77777777" w:rsidR="00676F12" w:rsidRPr="00906B09" w:rsidRDefault="00676F12" w:rsidP="00676F12">
      <w:r w:rsidRPr="00906B09">
        <w:t xml:space="preserve">  ---------------------------</w:t>
      </w:r>
    </w:p>
    <w:p w14:paraId="6DBE954D" w14:textId="77777777" w:rsidR="00676F12" w:rsidRPr="00906B09" w:rsidRDefault="00676F12" w:rsidP="00676F12">
      <w:r w:rsidRPr="00906B09">
        <w:t xml:space="preserve">  Reads data from a set of files.  </w:t>
      </w:r>
    </w:p>
    <w:p w14:paraId="43728FD4" w14:textId="77777777" w:rsidR="00676F12" w:rsidRPr="00906B09" w:rsidRDefault="00676F12" w:rsidP="00676F12"/>
    <w:p w14:paraId="1D047E60" w14:textId="77777777" w:rsidR="00676F12" w:rsidRPr="00906B09" w:rsidRDefault="00676F12" w:rsidP="00676F12">
      <w:r w:rsidRPr="00906B09">
        <w:t xml:space="preserve">  brathl_ReadData(fileNames, recordName, selection, expressions, units, ignore-OutOfRange, statistics, defaultValue):</w:t>
      </w:r>
    </w:p>
    <w:p w14:paraId="5070F1DB" w14:textId="77777777" w:rsidR="00676F12" w:rsidRPr="00906B09" w:rsidRDefault="00676F12" w:rsidP="00676F12"/>
    <w:p w14:paraId="17FB3541" w14:textId="77777777" w:rsidR="00676F12" w:rsidRPr="00906B09" w:rsidRDefault="00676F12" w:rsidP="00676F12">
      <w:r w:rsidRPr="00906B09">
        <w:t xml:space="preserve">  [in]   fileNames        : File name list. Empty strings are ignored  (Type: Python list of strings).</w:t>
      </w:r>
    </w:p>
    <w:p w14:paraId="1B36B829" w14:textId="77777777" w:rsidR="00676F12" w:rsidRPr="00906B09" w:rsidRDefault="00676F12" w:rsidP="00676F12">
      <w:r w:rsidRPr="00906B09">
        <w:t xml:space="preserve">  [in]   recordName       : Name of the fields record. For netCDF files is 'data' (Type: Python string).</w:t>
      </w:r>
    </w:p>
    <w:p w14:paraId="1D43C38E" w14:textId="77777777" w:rsidR="00676F12" w:rsidRPr="00906B09" w:rsidRDefault="00676F12" w:rsidP="00676F12">
      <w:r w:rsidRPr="00906B09">
        <w:lastRenderedPageBreak/>
        <w:t xml:space="preserve">  [in]   selection        : Expression for selecting data fields. If empty string, all data are selected </w:t>
      </w:r>
    </w:p>
    <w:p w14:paraId="4BB1DD13" w14:textId="77777777" w:rsidR="00676F12" w:rsidRPr="00906B09" w:rsidRDefault="00676F12" w:rsidP="00676F12">
      <w:r w:rsidRPr="00906B09">
        <w:t xml:space="preserve">                            (Type: Python string).</w:t>
      </w:r>
    </w:p>
    <w:p w14:paraId="017B0E7A" w14:textId="77777777" w:rsidR="00676F12" w:rsidRPr="00906B09" w:rsidRDefault="00676F12" w:rsidP="00676F12">
      <w:r w:rsidRPr="00906B09">
        <w:t xml:space="preserve">  [in]   expressions      : Expressions applyed to data fields to build wanted value. </w:t>
      </w:r>
    </w:p>
    <w:p w14:paraId="68E7195D" w14:textId="77777777" w:rsidR="00676F12" w:rsidRPr="00906B09" w:rsidRDefault="00676F12" w:rsidP="00676F12">
      <w:pPr>
        <w:ind w:left="1988"/>
      </w:pPr>
      <w:r w:rsidRPr="00906B09">
        <w:t xml:space="preserve">If empty string, the returned data are always default values </w:t>
      </w:r>
    </w:p>
    <w:p w14:paraId="04C4E3B9" w14:textId="77777777" w:rsidR="00676F12" w:rsidRPr="00906B09" w:rsidRDefault="00676F12" w:rsidP="00676F12">
      <w:pPr>
        <w:ind w:left="1988"/>
      </w:pPr>
      <w:r w:rsidRPr="00906B09">
        <w:t>(Type: Python list of strings).</w:t>
      </w:r>
    </w:p>
    <w:p w14:paraId="1060F478" w14:textId="77777777" w:rsidR="00676F12" w:rsidRPr="00906B09" w:rsidRDefault="00676F12" w:rsidP="00676F12">
      <w:r w:rsidRPr="00906B09">
        <w:t xml:space="preserve">  [in]   units            : Wanted unit for each expression. Must be None or of 'ex-pressions' size. </w:t>
      </w:r>
    </w:p>
    <w:p w14:paraId="728F6546" w14:textId="77777777" w:rsidR="00676F12" w:rsidRPr="00906B09" w:rsidRDefault="00676F12" w:rsidP="00676F12">
      <w:pPr>
        <w:ind w:left="1988"/>
      </w:pPr>
      <w:r w:rsidRPr="00906B09">
        <w:t xml:space="preserve">If None, no unit conversion is done. If an entry is None or an empty string, </w:t>
      </w:r>
    </w:p>
    <w:p w14:paraId="022D2BCA" w14:textId="77777777" w:rsidR="00676F12" w:rsidRPr="00906B09" w:rsidRDefault="00676F12" w:rsidP="00676F12">
      <w:pPr>
        <w:ind w:left="1988"/>
      </w:pPr>
      <w:r w:rsidRPr="00906B09">
        <w:t xml:space="preserve">no unit conversion is applied to the data of the corresponding expression </w:t>
      </w:r>
    </w:p>
    <w:p w14:paraId="19F59384" w14:textId="77777777" w:rsidR="00676F12" w:rsidRPr="00906B09" w:rsidRDefault="00676F12" w:rsidP="00676F12">
      <w:pPr>
        <w:ind w:left="1988"/>
      </w:pPr>
      <w:r w:rsidRPr="00906B09">
        <w:t>(Type: Python list of strings).</w:t>
      </w:r>
    </w:p>
    <w:p w14:paraId="7D28EC18" w14:textId="77777777" w:rsidR="00676F12" w:rsidRPr="00906B09" w:rsidRDefault="00676F12" w:rsidP="00676F12">
      <w:r w:rsidRPr="00906B09">
        <w:t xml:space="preserve">  [in]   ignoreOutOfRange : Skip excess data. If there are too much values to store they are ignored </w:t>
      </w:r>
    </w:p>
    <w:p w14:paraId="25F64DF4" w14:textId="77777777" w:rsidR="00676F12" w:rsidRPr="00906B09" w:rsidRDefault="00676F12" w:rsidP="00676F12">
      <w:pPr>
        <w:ind w:left="2556"/>
      </w:pPr>
      <w:r w:rsidRPr="00906B09">
        <w:t>(case is set True).</w:t>
      </w:r>
    </w:p>
    <w:p w14:paraId="75195F95" w14:textId="77777777" w:rsidR="00676F12" w:rsidRPr="00906B09" w:rsidRDefault="00676F12" w:rsidP="00676F12">
      <w:pPr>
        <w:ind w:left="852"/>
      </w:pPr>
      <w:r w:rsidRPr="00906B09">
        <w:t xml:space="preserve">                            Must be False if statistics is True (Type: Python bool).</w:t>
      </w:r>
    </w:p>
    <w:p w14:paraId="6974BE14" w14:textId="77777777" w:rsidR="00676F12" w:rsidRPr="00906B09" w:rsidRDefault="00676F12" w:rsidP="00676F12">
      <w:r w:rsidRPr="00906B09">
        <w:t xml:space="preserve">  [in]   statistics       : Returns statistics on data instead of data themselves (Type: Python bool).</w:t>
      </w:r>
    </w:p>
    <w:p w14:paraId="3EACF549" w14:textId="77777777" w:rsidR="00676F12" w:rsidRPr="00906B09" w:rsidRDefault="00676F12" w:rsidP="00676F12">
      <w:r w:rsidRPr="00906B09">
        <w:t xml:space="preserve">                            The returned values for each expression are:</w:t>
      </w:r>
    </w:p>
    <w:p w14:paraId="0C4ABA34" w14:textId="77777777" w:rsidR="00676F12" w:rsidRPr="00906B09" w:rsidRDefault="00676F12" w:rsidP="00676F12">
      <w:r w:rsidRPr="00906B09">
        <w:t xml:space="preserve">                            - Count of valid data taken into account;</w:t>
      </w:r>
    </w:p>
    <w:p w14:paraId="29D617B6" w14:textId="77777777" w:rsidR="00676F12" w:rsidRPr="00906B09" w:rsidRDefault="00676F12" w:rsidP="00676F12">
      <w:r w:rsidRPr="00906B09">
        <w:t xml:space="preserve">                            - Mean of the valid data;</w:t>
      </w:r>
    </w:p>
    <w:p w14:paraId="15586B26" w14:textId="77777777" w:rsidR="00676F12" w:rsidRPr="00906B09" w:rsidRDefault="00676F12" w:rsidP="00676F12">
      <w:r w:rsidRPr="00906B09">
        <w:t xml:space="preserve">                            - Standard deviation of the valid data;</w:t>
      </w:r>
    </w:p>
    <w:p w14:paraId="7C1355F6" w14:textId="77777777" w:rsidR="00676F12" w:rsidRPr="00906B09" w:rsidRDefault="00676F12" w:rsidP="00676F12">
      <w:r w:rsidRPr="00906B09">
        <w:t xml:space="preserve">                            - Minimum value of the valid data;</w:t>
      </w:r>
    </w:p>
    <w:p w14:paraId="0CD5B150" w14:textId="77777777" w:rsidR="00676F12" w:rsidRPr="00906B09" w:rsidRDefault="00676F12" w:rsidP="00676F12">
      <w:r w:rsidRPr="00906B09">
        <w:t xml:space="preserve">                            - Maximum value of the valid data.</w:t>
      </w:r>
    </w:p>
    <w:p w14:paraId="7CFFEFBF" w14:textId="77777777" w:rsidR="00676F12" w:rsidRPr="00906B09" w:rsidRDefault="00676F12" w:rsidP="00676F12">
      <w:r w:rsidRPr="00906B09">
        <w:t xml:space="preserve">  [in]   defaultValue     : Value to use for default/missing values (Type: Python float or int).</w:t>
      </w:r>
    </w:p>
    <w:p w14:paraId="019D809B" w14:textId="77777777" w:rsidR="00304A9B" w:rsidRPr="00906B09" w:rsidRDefault="00676F12" w:rsidP="00676F12">
      <w:r w:rsidRPr="00906B09">
        <w:t xml:space="preserve">  return dataResults      : Data read. Must contain a number of entries to values t</w:t>
      </w:r>
      <w:r w:rsidR="00304A9B" w:rsidRPr="00906B09">
        <w:t xml:space="preserve">o read </w:t>
      </w:r>
    </w:p>
    <w:p w14:paraId="125B647F" w14:textId="77777777" w:rsidR="00676F12" w:rsidRPr="00906B09" w:rsidRDefault="00304A9B" w:rsidP="00304A9B">
      <w:pPr>
        <w:ind w:left="2272"/>
      </w:pPr>
      <w:r w:rsidRPr="00906B09">
        <w:t xml:space="preserve">equal to </w:t>
      </w:r>
      <w:r w:rsidR="00676F12" w:rsidRPr="00906B09">
        <w:t xml:space="preserve">expressions size </w:t>
      </w:r>
    </w:p>
    <w:p w14:paraId="572B19BA" w14:textId="77777777" w:rsidR="00676F12" w:rsidRPr="00906B09" w:rsidRDefault="00676F12" w:rsidP="00304A9B">
      <w:pPr>
        <w:ind w:left="2272"/>
      </w:pPr>
      <w:r w:rsidRPr="00906B09">
        <w:t>(Type: Python list).</w:t>
      </w:r>
    </w:p>
    <w:p w14:paraId="2B86E5C0" w14:textId="77777777" w:rsidR="00676F12" w:rsidRPr="00906B09" w:rsidRDefault="00676F12" w:rsidP="00676F12"/>
    <w:p w14:paraId="7128CB91" w14:textId="77777777" w:rsidR="00676F12" w:rsidRPr="00906B09" w:rsidRDefault="00676F12" w:rsidP="00676F12">
      <w:r w:rsidRPr="00906B09">
        <w:t xml:space="preserve">   =&gt; Example:</w:t>
      </w:r>
    </w:p>
    <w:p w14:paraId="45166B31" w14:textId="77777777" w:rsidR="00676F12" w:rsidRPr="00906B09" w:rsidRDefault="00676F12" w:rsidP="00676F12">
      <w:r w:rsidRPr="00906B09">
        <w:t xml:space="preserve">      fileNames        = ['example.nc']</w:t>
      </w:r>
    </w:p>
    <w:p w14:paraId="081B17D6" w14:textId="77777777" w:rsidR="00676F12" w:rsidRPr="00906B09" w:rsidRDefault="00676F12" w:rsidP="00676F12">
      <w:r w:rsidRPr="00906B09">
        <w:t xml:space="preserve">      recordName       = 'data'</w:t>
      </w:r>
    </w:p>
    <w:p w14:paraId="126E28D6" w14:textId="77777777" w:rsidR="00676F12" w:rsidRPr="00906B09" w:rsidRDefault="00676F12" w:rsidP="00676F12">
      <w:r w:rsidRPr="00906B09">
        <w:t xml:space="preserve">      selection        = ''</w:t>
      </w:r>
    </w:p>
    <w:p w14:paraId="27216725" w14:textId="77777777" w:rsidR="00676F12" w:rsidRPr="00906B09" w:rsidRDefault="00676F12" w:rsidP="00676F12">
      <w:r w:rsidRPr="00906B09">
        <w:t xml:space="preserve">      expressions      = ['lat_mwr_l1b', 'lon_mwr_l1b']</w:t>
      </w:r>
    </w:p>
    <w:p w14:paraId="477EC245" w14:textId="77777777" w:rsidR="00676F12" w:rsidRPr="00906B09" w:rsidRDefault="00676F12" w:rsidP="00676F12">
      <w:r w:rsidRPr="00906B09">
        <w:t xml:space="preserve">      units            = ['radians', 'radians']</w:t>
      </w:r>
    </w:p>
    <w:p w14:paraId="64EFA403" w14:textId="77777777" w:rsidR="00676F12" w:rsidRPr="00906B09" w:rsidRDefault="00676F12" w:rsidP="00676F12">
      <w:r w:rsidRPr="00906B09">
        <w:t xml:space="preserve">      ignoreOutOfRange = False</w:t>
      </w:r>
    </w:p>
    <w:p w14:paraId="5873E3DA" w14:textId="77777777" w:rsidR="00676F12" w:rsidRPr="00906B09" w:rsidRDefault="00676F12" w:rsidP="00676F12">
      <w:r w:rsidRPr="00906B09">
        <w:t xml:space="preserve">      statistics       = False</w:t>
      </w:r>
    </w:p>
    <w:p w14:paraId="70F8F716" w14:textId="77777777" w:rsidR="00676F12" w:rsidRPr="00906B09" w:rsidRDefault="00676F12" w:rsidP="00676F12">
      <w:r w:rsidRPr="00906B09">
        <w:t xml:space="preserve">      defaultValue     = 0</w:t>
      </w:r>
    </w:p>
    <w:p w14:paraId="1A2BFF7B" w14:textId="77777777" w:rsidR="00676F12" w:rsidRPr="00906B09" w:rsidRDefault="00676F12" w:rsidP="00676F12"/>
    <w:p w14:paraId="24F4C829" w14:textId="77777777" w:rsidR="00676F12" w:rsidRPr="00906B09" w:rsidRDefault="00676F12" w:rsidP="00676F12">
      <w:r w:rsidRPr="00906B09">
        <w:t xml:space="preserve">      dataResults = brathl_ReadData(fileNames,</w:t>
      </w:r>
    </w:p>
    <w:p w14:paraId="5DAF8264" w14:textId="77777777" w:rsidR="00676F12" w:rsidRPr="00906B09" w:rsidRDefault="00676F12" w:rsidP="00676F12">
      <w:r w:rsidRPr="00906B09">
        <w:t xml:space="preserve">                                    recordName,</w:t>
      </w:r>
    </w:p>
    <w:p w14:paraId="312A2AB1" w14:textId="77777777" w:rsidR="00676F12" w:rsidRPr="00906B09" w:rsidRDefault="00676F12" w:rsidP="00676F12">
      <w:r w:rsidRPr="00906B09">
        <w:t xml:space="preserve">                                    selection,</w:t>
      </w:r>
    </w:p>
    <w:p w14:paraId="39B4A583" w14:textId="77777777" w:rsidR="00676F12" w:rsidRPr="00906B09" w:rsidRDefault="00676F12" w:rsidP="00676F12">
      <w:r w:rsidRPr="00906B09">
        <w:t xml:space="preserve">                                    expressions,</w:t>
      </w:r>
    </w:p>
    <w:p w14:paraId="623E6AEE" w14:textId="77777777" w:rsidR="00676F12" w:rsidRPr="00906B09" w:rsidRDefault="00676F12" w:rsidP="00676F12">
      <w:r w:rsidRPr="00906B09">
        <w:t xml:space="preserve">                                    units,</w:t>
      </w:r>
    </w:p>
    <w:p w14:paraId="0F990C39" w14:textId="77777777" w:rsidR="00676F12" w:rsidRPr="00906B09" w:rsidRDefault="00676F12" w:rsidP="00676F12">
      <w:r w:rsidRPr="00906B09">
        <w:t xml:space="preserve">                                    ignoreOutOfRange,</w:t>
      </w:r>
    </w:p>
    <w:p w14:paraId="7D769F6D" w14:textId="77777777" w:rsidR="00676F12" w:rsidRPr="00906B09" w:rsidRDefault="00676F12" w:rsidP="00676F12">
      <w:r w:rsidRPr="00906B09">
        <w:lastRenderedPageBreak/>
        <w:t xml:space="preserve">                                    statistics,</w:t>
      </w:r>
    </w:p>
    <w:p w14:paraId="4ACF05B1" w14:textId="77777777" w:rsidR="00676F12" w:rsidRPr="00906B09" w:rsidRDefault="00676F12" w:rsidP="00676F12">
      <w:r w:rsidRPr="00906B09">
        <w:t xml:space="preserve">                                    defaultValue)</w:t>
      </w:r>
    </w:p>
    <w:p w14:paraId="031A4320" w14:textId="77777777" w:rsidR="00676F12" w:rsidRPr="00906B09" w:rsidRDefault="00676F12" w:rsidP="00676F12"/>
    <w:p w14:paraId="218DE4B7" w14:textId="77777777" w:rsidR="00676F12" w:rsidRPr="00906B09" w:rsidRDefault="00676F12" w:rsidP="00676F12">
      <w:r w:rsidRPr="00906B09">
        <w:t xml:space="preserve">      print ("--------------- Printing data values ---------------")</w:t>
      </w:r>
    </w:p>
    <w:p w14:paraId="5B8BFBE6" w14:textId="77777777" w:rsidR="00676F12" w:rsidRPr="00906B09" w:rsidRDefault="00676F12" w:rsidP="00676F12">
      <w:r w:rsidRPr="00906B09">
        <w:t xml:space="preserve">      for i in range(len(dataResults)):</w:t>
      </w:r>
    </w:p>
    <w:p w14:paraId="244B98F9" w14:textId="77777777" w:rsidR="00676F12" w:rsidRPr="00906B09" w:rsidRDefault="00676F12" w:rsidP="00676F12">
      <w:r w:rsidRPr="00906B09">
        <w:t xml:space="preserve">          print (expressions[i], "(", len(dataResults[i]), " values) =", dataRe-sults[i])</w:t>
      </w:r>
    </w:p>
    <w:p w14:paraId="033849F3" w14:textId="77777777" w:rsidR="00676F12" w:rsidRPr="00906B09" w:rsidRDefault="00676F12" w:rsidP="00676F12">
      <w:r w:rsidRPr="00906B09">
        <w:t xml:space="preserve">      print ("----------------------------------------------------")</w:t>
      </w:r>
    </w:p>
    <w:p w14:paraId="21799950" w14:textId="77777777" w:rsidR="00143573" w:rsidRDefault="00143573" w:rsidP="00676F12"/>
    <w:p w14:paraId="4011A705" w14:textId="00413599" w:rsidR="00317967" w:rsidRDefault="00317967">
      <w:pPr>
        <w:spacing w:before="0"/>
        <w:jc w:val="left"/>
      </w:pPr>
      <w:r>
        <w:br w:type="page"/>
      </w:r>
    </w:p>
    <w:p w14:paraId="34A3E883" w14:textId="77777777" w:rsidR="00317967" w:rsidRDefault="00317967" w:rsidP="00317967">
      <w:pPr>
        <w:jc w:val="center"/>
      </w:pPr>
    </w:p>
    <w:p w14:paraId="0F1BC1DC" w14:textId="77777777" w:rsidR="00317967" w:rsidRDefault="00317967" w:rsidP="00317967">
      <w:pPr>
        <w:jc w:val="center"/>
      </w:pPr>
    </w:p>
    <w:p w14:paraId="36E8C759" w14:textId="77777777" w:rsidR="00317967" w:rsidRDefault="00317967" w:rsidP="00317967">
      <w:pPr>
        <w:jc w:val="center"/>
      </w:pPr>
    </w:p>
    <w:p w14:paraId="1B34848A" w14:textId="77777777" w:rsidR="00317967" w:rsidRDefault="00317967" w:rsidP="00317967">
      <w:pPr>
        <w:jc w:val="center"/>
      </w:pPr>
    </w:p>
    <w:p w14:paraId="48CD687E" w14:textId="77777777" w:rsidR="00317967" w:rsidRDefault="00317967" w:rsidP="00317967">
      <w:pPr>
        <w:jc w:val="center"/>
      </w:pPr>
    </w:p>
    <w:p w14:paraId="0B2E72C2" w14:textId="77777777" w:rsidR="00317967" w:rsidRDefault="00317967" w:rsidP="00317967">
      <w:pPr>
        <w:jc w:val="center"/>
      </w:pPr>
    </w:p>
    <w:p w14:paraId="0FF52CCF" w14:textId="77777777" w:rsidR="00317967" w:rsidRDefault="00317967" w:rsidP="00317967">
      <w:pPr>
        <w:jc w:val="center"/>
      </w:pPr>
    </w:p>
    <w:p w14:paraId="4BC4BABE" w14:textId="77777777" w:rsidR="00317967" w:rsidRDefault="00317967" w:rsidP="00317967">
      <w:pPr>
        <w:jc w:val="center"/>
      </w:pPr>
    </w:p>
    <w:p w14:paraId="553CF80B" w14:textId="77777777" w:rsidR="00317967" w:rsidRDefault="00317967" w:rsidP="00317967">
      <w:pPr>
        <w:jc w:val="center"/>
      </w:pPr>
    </w:p>
    <w:p w14:paraId="1F04A2DA" w14:textId="77777777" w:rsidR="00317967" w:rsidRDefault="00317967" w:rsidP="00317967">
      <w:pPr>
        <w:jc w:val="center"/>
      </w:pPr>
    </w:p>
    <w:p w14:paraId="0FE84B68" w14:textId="77777777" w:rsidR="00317967" w:rsidRDefault="00317967" w:rsidP="00317967">
      <w:pPr>
        <w:jc w:val="center"/>
      </w:pPr>
    </w:p>
    <w:p w14:paraId="5DA18FD3" w14:textId="77777777" w:rsidR="00317967" w:rsidRDefault="00317967" w:rsidP="00317967">
      <w:pPr>
        <w:jc w:val="center"/>
      </w:pPr>
    </w:p>
    <w:p w14:paraId="1A177097" w14:textId="77777777" w:rsidR="00317967" w:rsidRDefault="00317967" w:rsidP="00317967">
      <w:pPr>
        <w:jc w:val="center"/>
      </w:pPr>
    </w:p>
    <w:p w14:paraId="104709A8" w14:textId="77777777" w:rsidR="00317967" w:rsidRDefault="00317967" w:rsidP="00317967">
      <w:pPr>
        <w:jc w:val="center"/>
      </w:pPr>
    </w:p>
    <w:p w14:paraId="104A195F" w14:textId="77777777" w:rsidR="00317967" w:rsidRDefault="00317967" w:rsidP="00317967">
      <w:pPr>
        <w:jc w:val="center"/>
      </w:pPr>
    </w:p>
    <w:p w14:paraId="05BC12DA" w14:textId="77777777" w:rsidR="00317967" w:rsidRDefault="00317967" w:rsidP="00317967">
      <w:pPr>
        <w:jc w:val="center"/>
      </w:pPr>
    </w:p>
    <w:p w14:paraId="1B2BF7A9" w14:textId="77777777" w:rsidR="00317967" w:rsidRDefault="00317967" w:rsidP="00317967">
      <w:pPr>
        <w:jc w:val="center"/>
      </w:pPr>
    </w:p>
    <w:p w14:paraId="00C8C64C" w14:textId="77777777" w:rsidR="00317967" w:rsidRDefault="00317967" w:rsidP="00317967">
      <w:pPr>
        <w:jc w:val="center"/>
      </w:pPr>
    </w:p>
    <w:p w14:paraId="60B1ECB2" w14:textId="24D258C3" w:rsidR="00317967" w:rsidRPr="00906B09" w:rsidRDefault="00317967" w:rsidP="00317967">
      <w:pPr>
        <w:jc w:val="center"/>
      </w:pPr>
      <w:r>
        <w:t>End of Document</w:t>
      </w:r>
    </w:p>
    <w:sectPr w:rsidR="00317967" w:rsidRPr="00906B09" w:rsidSect="003A3291">
      <w:type w:val="continuous"/>
      <w:pgSz w:w="11907" w:h="16840" w:code="9"/>
      <w:pgMar w:top="1418" w:right="1134" w:bottom="1418" w:left="1134" w:header="709" w:footer="39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0CC261" w14:textId="77777777" w:rsidR="00702578" w:rsidRDefault="00702578">
      <w:pPr>
        <w:spacing w:before="0"/>
      </w:pPr>
      <w:r>
        <w:separator/>
      </w:r>
    </w:p>
  </w:endnote>
  <w:endnote w:type="continuationSeparator" w:id="0">
    <w:p w14:paraId="3EA75851" w14:textId="77777777" w:rsidR="00702578" w:rsidRDefault="00702578">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tblInd w:w="-72" w:type="dxa"/>
      <w:tblBorders>
        <w:top w:val="single" w:sz="12" w:space="0" w:color="1C94F8"/>
        <w:left w:val="single" w:sz="12" w:space="0" w:color="1C94F8"/>
        <w:bottom w:val="single" w:sz="12" w:space="0" w:color="1C94F8"/>
        <w:right w:val="single" w:sz="12" w:space="0" w:color="1C94F8"/>
        <w:insideH w:val="single" w:sz="12" w:space="0" w:color="1C94F8"/>
        <w:insideV w:val="single" w:sz="12" w:space="0" w:color="1C94F8"/>
      </w:tblBorders>
      <w:shd w:val="clear" w:color="auto" w:fill="1C94F8"/>
      <w:tblCellMar>
        <w:left w:w="70" w:type="dxa"/>
        <w:right w:w="70" w:type="dxa"/>
      </w:tblCellMar>
      <w:tblLook w:val="0000" w:firstRow="0" w:lastRow="0" w:firstColumn="0" w:lastColumn="0" w:noHBand="0" w:noVBand="0"/>
    </w:tblPr>
    <w:tblGrid>
      <w:gridCol w:w="9923"/>
    </w:tblGrid>
    <w:tr w:rsidR="006C3494" w:rsidRPr="00734F42" w14:paraId="0FBB3AEA" w14:textId="77777777" w:rsidTr="00EA1225">
      <w:trPr>
        <w:trHeight w:val="284"/>
      </w:trPr>
      <w:tc>
        <w:tcPr>
          <w:tcW w:w="9923" w:type="dxa"/>
          <w:shd w:val="clear" w:color="auto" w:fill="1C94F8"/>
          <w:vAlign w:val="bottom"/>
        </w:tcPr>
        <w:p w14:paraId="3DDAD8C8" w14:textId="77777777" w:rsidR="006C3494" w:rsidRPr="00734F42" w:rsidRDefault="006C3494" w:rsidP="007119A9">
          <w:pPr>
            <w:ind w:left="-70" w:right="-142"/>
            <w:jc w:val="center"/>
            <w:rPr>
              <w:snapToGrid w:val="0"/>
              <w:color w:val="FFFFFF" w:themeColor="background1"/>
              <w:sz w:val="2"/>
            </w:rPr>
          </w:pPr>
          <w:r w:rsidRPr="00734F42">
            <w:rPr>
              <w:b/>
              <w:color w:val="FFFFFF" w:themeColor="background1"/>
              <w:sz w:val="14"/>
              <w:szCs w:val="14"/>
            </w:rPr>
            <w:t>brat software user manual</w:t>
          </w:r>
        </w:p>
      </w:tc>
    </w:tr>
  </w:tbl>
  <w:p w14:paraId="1CCFD6B6" w14:textId="77777777" w:rsidR="006C3494" w:rsidRPr="00461C87" w:rsidRDefault="006C3494" w:rsidP="007119A9">
    <w:pPr>
      <w:rPr>
        <w:b/>
        <w:bCs/>
        <w:color w:val="003F87"/>
        <w:sz w:val="12"/>
        <w:szCs w:val="12"/>
        <w:lang w:val="pt-PT"/>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tblInd w:w="-72" w:type="dxa"/>
      <w:tblBorders>
        <w:top w:val="single" w:sz="12" w:space="0" w:color="1C94F8"/>
        <w:left w:val="single" w:sz="12" w:space="0" w:color="1C94F8"/>
        <w:bottom w:val="single" w:sz="12" w:space="0" w:color="1C94F8"/>
        <w:right w:val="single" w:sz="12" w:space="0" w:color="1C94F8"/>
        <w:insideH w:val="single" w:sz="12" w:space="0" w:color="1C94F8"/>
        <w:insideV w:val="single" w:sz="12" w:space="0" w:color="1C94F8"/>
      </w:tblBorders>
      <w:shd w:val="clear" w:color="auto" w:fill="1C94F8"/>
      <w:tblCellMar>
        <w:left w:w="70" w:type="dxa"/>
        <w:right w:w="70" w:type="dxa"/>
      </w:tblCellMar>
      <w:tblLook w:val="0000" w:firstRow="0" w:lastRow="0" w:firstColumn="0" w:lastColumn="0" w:noHBand="0" w:noVBand="0"/>
    </w:tblPr>
    <w:tblGrid>
      <w:gridCol w:w="9923"/>
    </w:tblGrid>
    <w:tr w:rsidR="006C3494" w:rsidRPr="00734F42" w14:paraId="542AA441" w14:textId="77777777" w:rsidTr="00C31628">
      <w:trPr>
        <w:trHeight w:val="284"/>
      </w:trPr>
      <w:tc>
        <w:tcPr>
          <w:tcW w:w="9923" w:type="dxa"/>
          <w:shd w:val="clear" w:color="auto" w:fill="1C94F8"/>
          <w:vAlign w:val="bottom"/>
        </w:tcPr>
        <w:p w14:paraId="39D8FB3A" w14:textId="4533E249" w:rsidR="006C3494" w:rsidRPr="00734F42" w:rsidRDefault="006C3494" w:rsidP="009D7313">
          <w:pPr>
            <w:ind w:left="-70" w:right="-142"/>
            <w:rPr>
              <w:snapToGrid w:val="0"/>
              <w:color w:val="FFFFFF" w:themeColor="background1"/>
              <w:sz w:val="2"/>
            </w:rPr>
          </w:pPr>
          <w:r>
            <w:rPr>
              <w:b/>
              <w:color w:val="FFFFFF" w:themeColor="background1"/>
              <w:sz w:val="14"/>
              <w:szCs w:val="14"/>
            </w:rPr>
            <w:t xml:space="preserve"> </w:t>
          </w:r>
          <w:r w:rsidRPr="00734F42">
            <w:rPr>
              <w:b/>
              <w:color w:val="FFFFFF" w:themeColor="background1"/>
              <w:sz w:val="14"/>
              <w:szCs w:val="14"/>
            </w:rPr>
            <w:t>brat software user manual</w:t>
          </w:r>
          <w:r>
            <w:rPr>
              <w:b/>
              <w:color w:val="FFFFFF" w:themeColor="background1"/>
              <w:sz w:val="14"/>
              <w:szCs w:val="14"/>
            </w:rPr>
            <w:t xml:space="preserve">  version 1.</w:t>
          </w:r>
          <w:del w:id="490" w:author="Ana Friaças" w:date="2016-06-27T10:37:00Z">
            <w:r w:rsidDel="009D7313">
              <w:rPr>
                <w:b/>
                <w:color w:val="FFFFFF" w:themeColor="background1"/>
                <w:sz w:val="14"/>
                <w:szCs w:val="14"/>
              </w:rPr>
              <w:delText>0</w:delText>
            </w:r>
          </w:del>
          <w:ins w:id="491" w:author="Ana Friaças" w:date="2016-06-27T10:37:00Z">
            <w:r w:rsidR="009D7313">
              <w:rPr>
                <w:b/>
                <w:color w:val="FFFFFF" w:themeColor="background1"/>
                <w:sz w:val="14"/>
                <w:szCs w:val="14"/>
              </w:rPr>
              <w:t>1</w:t>
            </w:r>
          </w:ins>
          <w:r>
            <w:rPr>
              <w:b/>
              <w:color w:val="FFFFFF" w:themeColor="background1"/>
              <w:sz w:val="14"/>
              <w:szCs w:val="14"/>
            </w:rPr>
            <w:t xml:space="preserve">                                                                                                                     </w:t>
          </w:r>
          <w:r w:rsidRPr="000B55DB">
            <w:rPr>
              <w:b/>
              <w:color w:val="FFFFFF" w:themeColor="background1"/>
              <w:sz w:val="14"/>
              <w:szCs w:val="14"/>
            </w:rPr>
            <w:fldChar w:fldCharType="begin"/>
          </w:r>
          <w:r w:rsidRPr="000B55DB">
            <w:rPr>
              <w:b/>
              <w:color w:val="FFFFFF" w:themeColor="background1"/>
              <w:sz w:val="14"/>
              <w:szCs w:val="14"/>
            </w:rPr>
            <w:instrText xml:space="preserve"> PAGE   \* MERGEFORMAT </w:instrText>
          </w:r>
          <w:r w:rsidRPr="000B55DB">
            <w:rPr>
              <w:b/>
              <w:color w:val="FFFFFF" w:themeColor="background1"/>
              <w:sz w:val="14"/>
              <w:szCs w:val="14"/>
            </w:rPr>
            <w:fldChar w:fldCharType="separate"/>
          </w:r>
          <w:r w:rsidR="00F62EB0">
            <w:rPr>
              <w:b/>
              <w:noProof/>
              <w:color w:val="FFFFFF" w:themeColor="background1"/>
              <w:sz w:val="14"/>
              <w:szCs w:val="14"/>
            </w:rPr>
            <w:t>9</w:t>
          </w:r>
          <w:r w:rsidRPr="000B55DB">
            <w:rPr>
              <w:b/>
              <w:noProof/>
              <w:color w:val="FFFFFF" w:themeColor="background1"/>
              <w:sz w:val="14"/>
              <w:szCs w:val="14"/>
            </w:rPr>
            <w:fldChar w:fldCharType="end"/>
          </w:r>
          <w:r>
            <w:rPr>
              <w:b/>
              <w:noProof/>
              <w:color w:val="FFFFFF" w:themeColor="background1"/>
              <w:sz w:val="14"/>
              <w:szCs w:val="14"/>
            </w:rPr>
            <w:t xml:space="preserve"> of </w:t>
          </w:r>
          <w:fldSimple w:instr=" NUMPAGES  \* Arabic  \* MERGEFORMAT ">
            <w:r w:rsidR="00F62EB0" w:rsidRPr="00F62EB0">
              <w:rPr>
                <w:b/>
                <w:noProof/>
                <w:color w:val="FFFFFF" w:themeColor="background1"/>
                <w:sz w:val="14"/>
                <w:szCs w:val="14"/>
              </w:rPr>
              <w:t>145</w:t>
            </w:r>
          </w:fldSimple>
        </w:p>
      </w:tc>
    </w:tr>
  </w:tbl>
  <w:p w14:paraId="02EC36B2" w14:textId="77777777" w:rsidR="006C3494" w:rsidRPr="00EF37B8" w:rsidRDefault="006C3494" w:rsidP="000B55DB">
    <w:pPr>
      <w:rPr>
        <w:color w:val="003F87"/>
        <w:sz w:val="12"/>
        <w:szCs w:val="12"/>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D12FB3" w14:textId="77777777" w:rsidR="00702578" w:rsidRDefault="00702578">
      <w:pPr>
        <w:spacing w:before="0"/>
      </w:pPr>
      <w:r>
        <w:separator/>
      </w:r>
    </w:p>
  </w:footnote>
  <w:footnote w:type="continuationSeparator" w:id="0">
    <w:p w14:paraId="56D1932F" w14:textId="77777777" w:rsidR="00702578" w:rsidRDefault="00702578">
      <w:pPr>
        <w:spacing w:before="0"/>
      </w:pPr>
      <w:r>
        <w:continuationSeparator/>
      </w:r>
    </w:p>
  </w:footnote>
  <w:footnote w:id="1">
    <w:p w14:paraId="3825E787" w14:textId="77777777" w:rsidR="006C3494" w:rsidRPr="00EF37B8" w:rsidRDefault="006C3494">
      <w:pPr>
        <w:pStyle w:val="FootnoteText"/>
        <w:rPr>
          <w:sz w:val="16"/>
          <w:szCs w:val="16"/>
          <w:lang w:val="en-US"/>
        </w:rPr>
      </w:pPr>
      <w:r w:rsidRPr="00347283">
        <w:rPr>
          <w:rStyle w:val="FootnoteReference"/>
          <w:sz w:val="16"/>
          <w:szCs w:val="16"/>
        </w:rPr>
        <w:footnoteRef/>
      </w:r>
      <w:r w:rsidRPr="00347283">
        <w:rPr>
          <w:sz w:val="16"/>
          <w:szCs w:val="16"/>
        </w:rPr>
        <w:t xml:space="preserve"> Windows® is a registered trademark of Microsoft Corporation in the United States and other countries.</w:t>
      </w:r>
    </w:p>
  </w:footnote>
  <w:footnote w:id="2">
    <w:p w14:paraId="212FE715" w14:textId="77777777" w:rsidR="006C3494" w:rsidRPr="00EF37B8" w:rsidRDefault="006C3494">
      <w:pPr>
        <w:pStyle w:val="FootnoteText"/>
        <w:rPr>
          <w:sz w:val="16"/>
          <w:szCs w:val="16"/>
          <w:lang w:val="en-US"/>
        </w:rPr>
      </w:pPr>
      <w:r w:rsidRPr="00347283">
        <w:rPr>
          <w:rStyle w:val="FootnoteReference"/>
          <w:sz w:val="16"/>
          <w:szCs w:val="16"/>
        </w:rPr>
        <w:footnoteRef/>
      </w:r>
      <w:r w:rsidRPr="00347283">
        <w:rPr>
          <w:sz w:val="16"/>
          <w:szCs w:val="16"/>
        </w:rPr>
        <w:t xml:space="preserve"> Linux® is the registered trademark of Linus Torvalds in the U.S. and other countries.</w:t>
      </w:r>
    </w:p>
  </w:footnote>
  <w:footnote w:id="3">
    <w:p w14:paraId="45C0DD95" w14:textId="77777777" w:rsidR="006C3494" w:rsidRPr="00EF37B8" w:rsidRDefault="006C3494">
      <w:pPr>
        <w:pStyle w:val="FootnoteText"/>
        <w:rPr>
          <w:sz w:val="16"/>
          <w:szCs w:val="16"/>
          <w:lang w:val="en-US"/>
        </w:rPr>
      </w:pPr>
      <w:r w:rsidRPr="00347283">
        <w:rPr>
          <w:rStyle w:val="FootnoteReference"/>
          <w:sz w:val="16"/>
          <w:szCs w:val="16"/>
        </w:rPr>
        <w:footnoteRef/>
      </w:r>
      <w:r w:rsidRPr="00347283">
        <w:rPr>
          <w:sz w:val="16"/>
          <w:szCs w:val="16"/>
        </w:rPr>
        <w:t xml:space="preserve"> Mac OS X® is a registered trademark of Apple Inc. in the U.S. and other countries.</w:t>
      </w:r>
    </w:p>
  </w:footnote>
  <w:footnote w:id="4">
    <w:p w14:paraId="13016583" w14:textId="77777777" w:rsidR="006C3494" w:rsidRPr="00EF37B8" w:rsidRDefault="006C3494">
      <w:pPr>
        <w:pStyle w:val="FootnoteText"/>
        <w:rPr>
          <w:sz w:val="16"/>
          <w:szCs w:val="16"/>
          <w:lang w:val="en-US"/>
        </w:rPr>
      </w:pPr>
      <w:r w:rsidRPr="00347283">
        <w:rPr>
          <w:rStyle w:val="FootnoteReference"/>
          <w:sz w:val="16"/>
          <w:szCs w:val="16"/>
        </w:rPr>
        <w:footnoteRef/>
      </w:r>
      <w:r w:rsidRPr="00347283">
        <w:rPr>
          <w:sz w:val="16"/>
          <w:szCs w:val="16"/>
        </w:rPr>
        <w:t xml:space="preserve"> This is valid for 32 bit installers in 32 bit systems and 64 bit installers in 64 bit systems. 32 bit installers in 64 bit systems will install BRAT by default in C:/Program Files (x86)/</w:t>
      </w:r>
      <w:r w:rsidRPr="00872D98">
        <w:t xml:space="preserve"> </w:t>
      </w:r>
      <w:r w:rsidRPr="00872D98">
        <w:rPr>
          <w:sz w:val="16"/>
          <w:szCs w:val="16"/>
        </w:rPr>
        <w:t xml:space="preserve">BRAT-4.0.0-beta </w:t>
      </w:r>
      <w:r w:rsidRPr="00347283">
        <w:rPr>
          <w:sz w:val="16"/>
          <w:szCs w:val="16"/>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F6B4E2" w14:textId="77777777" w:rsidR="006C3494" w:rsidRDefault="006C3494"/>
  <w:p w14:paraId="3986284E" w14:textId="77777777" w:rsidR="006C3494" w:rsidRDefault="006C349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58" w:type="dxa"/>
      <w:jc w:val="center"/>
      <w:tblInd w:w="1341" w:type="dxa"/>
      <w:tblBorders>
        <w:top w:val="single" w:sz="12" w:space="0" w:color="1C94F8"/>
        <w:left w:val="single" w:sz="12" w:space="0" w:color="1C94F8"/>
        <w:bottom w:val="single" w:sz="12" w:space="0" w:color="1C94F8"/>
        <w:right w:val="single" w:sz="12" w:space="0" w:color="1C94F8"/>
        <w:insideH w:val="single" w:sz="12" w:space="0" w:color="1C94F8"/>
        <w:insideV w:val="single" w:sz="12" w:space="0" w:color="1C94F8"/>
      </w:tblBorders>
      <w:shd w:val="clear" w:color="auto" w:fill="1C94F8"/>
      <w:tblLayout w:type="fixed"/>
      <w:tblCellMar>
        <w:left w:w="70" w:type="dxa"/>
        <w:bottom w:w="57" w:type="dxa"/>
        <w:right w:w="70" w:type="dxa"/>
      </w:tblCellMar>
      <w:tblLook w:val="0000" w:firstRow="0" w:lastRow="0" w:firstColumn="0" w:lastColumn="0" w:noHBand="0" w:noVBand="0"/>
    </w:tblPr>
    <w:tblGrid>
      <w:gridCol w:w="5031"/>
      <w:gridCol w:w="992"/>
      <w:gridCol w:w="992"/>
      <w:gridCol w:w="993"/>
      <w:gridCol w:w="992"/>
      <w:gridCol w:w="958"/>
    </w:tblGrid>
    <w:tr w:rsidR="006C3494" w:rsidRPr="00734F42" w14:paraId="6D6B5171" w14:textId="77777777" w:rsidTr="007E1CB4">
      <w:trPr>
        <w:cantSplit/>
        <w:trHeight w:val="340"/>
        <w:jc w:val="center"/>
      </w:trPr>
      <w:tc>
        <w:tcPr>
          <w:tcW w:w="5031" w:type="dxa"/>
          <w:shd w:val="clear" w:color="auto" w:fill="1C94F8"/>
          <w:vAlign w:val="center"/>
        </w:tcPr>
        <w:p w14:paraId="23F2AA0F" w14:textId="77777777" w:rsidR="006C3494" w:rsidRPr="00734F42" w:rsidRDefault="006C3494" w:rsidP="001255D1">
          <w:pPr>
            <w:spacing w:before="0" w:after="60"/>
            <w:jc w:val="left"/>
            <w:rPr>
              <w:b/>
              <w:color w:val="FFFFFF" w:themeColor="background1"/>
            </w:rPr>
          </w:pPr>
          <w:r w:rsidRPr="00734F42">
            <w:rPr>
              <w:b/>
              <w:noProof/>
              <w:color w:val="FFFFFF" w:themeColor="background1"/>
              <w:lang w:val="pt-PT" w:eastAsia="pt-PT"/>
            </w:rPr>
            <w:t>BROADVIEW RADAR ALTIMETRY TOOLBOX</w:t>
          </w:r>
        </w:p>
      </w:tc>
      <w:tc>
        <w:tcPr>
          <w:tcW w:w="992" w:type="dxa"/>
          <w:shd w:val="clear" w:color="auto" w:fill="1C94F8"/>
          <w:vAlign w:val="center"/>
        </w:tcPr>
        <w:p w14:paraId="2F72C0EA" w14:textId="77777777" w:rsidR="006C3494" w:rsidRPr="00734F42" w:rsidRDefault="006C3494" w:rsidP="001255D1">
          <w:pPr>
            <w:spacing w:before="0" w:after="120"/>
            <w:jc w:val="left"/>
            <w:rPr>
              <w:b/>
              <w:color w:val="FFFFFF" w:themeColor="background1"/>
            </w:rPr>
          </w:pPr>
          <w:r>
            <w:rPr>
              <w:b/>
              <w:noProof/>
              <w:color w:val="FFFFFF" w:themeColor="background1"/>
              <w:lang w:val="pt-PT" w:eastAsia="pt-PT"/>
            </w:rPr>
            <w:drawing>
              <wp:inline distT="0" distB="0" distL="0" distR="0" wp14:anchorId="160FCA49" wp14:editId="76D01E0B">
                <wp:extent cx="469127" cy="185414"/>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_logo_white_ricc.png"/>
                        <pic:cNvPicPr/>
                      </pic:nvPicPr>
                      <pic:blipFill rotWithShape="1">
                        <a:blip r:embed="rId1" cstate="print">
                          <a:extLst>
                            <a:ext uri="{28A0092B-C50C-407E-A947-70E740481C1C}">
                              <a14:useLocalDpi xmlns:a14="http://schemas.microsoft.com/office/drawing/2010/main" val="0"/>
                            </a:ext>
                          </a:extLst>
                        </a:blip>
                        <a:srcRect b="20380"/>
                        <a:stretch/>
                      </pic:blipFill>
                      <pic:spPr bwMode="auto">
                        <a:xfrm>
                          <a:off x="0" y="0"/>
                          <a:ext cx="471484" cy="186345"/>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1C94F8"/>
          <w:vAlign w:val="center"/>
        </w:tcPr>
        <w:p w14:paraId="605FA513" w14:textId="77777777" w:rsidR="006C3494" w:rsidRPr="00734F42" w:rsidRDefault="006C3494" w:rsidP="001255D1">
          <w:pPr>
            <w:spacing w:before="0" w:after="120"/>
            <w:jc w:val="left"/>
            <w:rPr>
              <w:b/>
              <w:color w:val="FFFFFF" w:themeColor="background1"/>
            </w:rPr>
          </w:pPr>
          <w:r>
            <w:rPr>
              <w:b/>
              <w:noProof/>
              <w:color w:val="FFFFFF" w:themeColor="background1"/>
              <w:lang w:val="pt-PT" w:eastAsia="pt-PT"/>
            </w:rPr>
            <w:drawing>
              <wp:inline distT="0" distB="0" distL="0" distR="0" wp14:anchorId="291D8FCC" wp14:editId="6E224C10">
                <wp:extent cx="469127" cy="150730"/>
                <wp:effectExtent l="0" t="0" r="762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NES-horizontal-blanc.png"/>
                        <pic:cNvPicPr/>
                      </pic:nvPicPr>
                      <pic:blipFill>
                        <a:blip r:embed="rId2">
                          <a:extLst>
                            <a:ext uri="{28A0092B-C50C-407E-A947-70E740481C1C}">
                              <a14:useLocalDpi xmlns:a14="http://schemas.microsoft.com/office/drawing/2010/main" val="0"/>
                            </a:ext>
                          </a:extLst>
                        </a:blip>
                        <a:stretch>
                          <a:fillRect/>
                        </a:stretch>
                      </pic:blipFill>
                      <pic:spPr>
                        <a:xfrm>
                          <a:off x="0" y="0"/>
                          <a:ext cx="471268" cy="151418"/>
                        </a:xfrm>
                        <a:prstGeom prst="rect">
                          <a:avLst/>
                        </a:prstGeom>
                      </pic:spPr>
                    </pic:pic>
                  </a:graphicData>
                </a:graphic>
              </wp:inline>
            </w:drawing>
          </w:r>
        </w:p>
      </w:tc>
      <w:tc>
        <w:tcPr>
          <w:tcW w:w="993" w:type="dxa"/>
          <w:shd w:val="clear" w:color="auto" w:fill="1C94F8"/>
          <w:vAlign w:val="center"/>
        </w:tcPr>
        <w:p w14:paraId="504CC276" w14:textId="77777777" w:rsidR="006C3494" w:rsidRPr="00734F42" w:rsidRDefault="006C3494" w:rsidP="001255D1">
          <w:pPr>
            <w:spacing w:before="60" w:after="120"/>
            <w:jc w:val="left"/>
            <w:rPr>
              <w:b/>
              <w:color w:val="FFFFFF" w:themeColor="background1"/>
            </w:rPr>
          </w:pPr>
          <w:r>
            <w:rPr>
              <w:b/>
              <w:noProof/>
              <w:color w:val="FFFFFF" w:themeColor="background1"/>
              <w:lang w:val="pt-PT" w:eastAsia="pt-PT"/>
            </w:rPr>
            <w:drawing>
              <wp:inline distT="0" distB="0" distL="0" distR="0" wp14:anchorId="34CD028A" wp14:editId="37E7445F">
                <wp:extent cx="445229" cy="222637"/>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o4-letras-brancas.png"/>
                        <pic:cNvPicPr/>
                      </pic:nvPicPr>
                      <pic:blipFill>
                        <a:blip r:embed="rId3">
                          <a:extLst>
                            <a:ext uri="{28A0092B-C50C-407E-A947-70E740481C1C}">
                              <a14:useLocalDpi xmlns:a14="http://schemas.microsoft.com/office/drawing/2010/main" val="0"/>
                            </a:ext>
                          </a:extLst>
                        </a:blip>
                        <a:stretch>
                          <a:fillRect/>
                        </a:stretch>
                      </pic:blipFill>
                      <pic:spPr>
                        <a:xfrm>
                          <a:off x="0" y="0"/>
                          <a:ext cx="451425" cy="225735"/>
                        </a:xfrm>
                        <a:prstGeom prst="rect">
                          <a:avLst/>
                        </a:prstGeom>
                      </pic:spPr>
                    </pic:pic>
                  </a:graphicData>
                </a:graphic>
              </wp:inline>
            </w:drawing>
          </w:r>
        </w:p>
      </w:tc>
      <w:tc>
        <w:tcPr>
          <w:tcW w:w="992" w:type="dxa"/>
          <w:shd w:val="clear" w:color="auto" w:fill="1C94F8"/>
        </w:tcPr>
        <w:p w14:paraId="2BCD0CAC" w14:textId="77777777" w:rsidR="006C3494" w:rsidRDefault="006C3494" w:rsidP="00531113">
          <w:pPr>
            <w:spacing w:after="120"/>
            <w:jc w:val="left"/>
            <w:rPr>
              <w:b/>
              <w:noProof/>
              <w:color w:val="FFFFFF" w:themeColor="background1"/>
              <w:lang w:val="pt-PT" w:eastAsia="pt-PT"/>
            </w:rPr>
          </w:pPr>
          <w:r>
            <w:rPr>
              <w:b/>
              <w:noProof/>
              <w:color w:val="FFFFFF" w:themeColor="background1"/>
              <w:lang w:val="pt-PT" w:eastAsia="pt-PT"/>
            </w:rPr>
            <w:drawing>
              <wp:inline distT="0" distB="0" distL="0" distR="0" wp14:anchorId="3E36BAFE" wp14:editId="54B06AE1">
                <wp:extent cx="557303" cy="87464"/>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ardSAT_branco.png"/>
                        <pic:cNvPicPr/>
                      </pic:nvPicPr>
                      <pic:blipFill>
                        <a:blip r:embed="rId4">
                          <a:extLst>
                            <a:ext uri="{28A0092B-C50C-407E-A947-70E740481C1C}">
                              <a14:useLocalDpi xmlns:a14="http://schemas.microsoft.com/office/drawing/2010/main" val="0"/>
                            </a:ext>
                          </a:extLst>
                        </a:blip>
                        <a:stretch>
                          <a:fillRect/>
                        </a:stretch>
                      </pic:blipFill>
                      <pic:spPr>
                        <a:xfrm>
                          <a:off x="0" y="0"/>
                          <a:ext cx="578593" cy="90805"/>
                        </a:xfrm>
                        <a:prstGeom prst="rect">
                          <a:avLst/>
                        </a:prstGeom>
                      </pic:spPr>
                    </pic:pic>
                  </a:graphicData>
                </a:graphic>
              </wp:inline>
            </w:drawing>
          </w:r>
        </w:p>
      </w:tc>
      <w:tc>
        <w:tcPr>
          <w:tcW w:w="958" w:type="dxa"/>
          <w:shd w:val="clear" w:color="auto" w:fill="1C94F8"/>
        </w:tcPr>
        <w:p w14:paraId="746BFA39" w14:textId="77777777" w:rsidR="006C3494" w:rsidRDefault="006C3494" w:rsidP="001255D1">
          <w:pPr>
            <w:spacing w:before="60" w:after="120"/>
            <w:jc w:val="left"/>
            <w:rPr>
              <w:b/>
              <w:noProof/>
              <w:color w:val="FFFFFF" w:themeColor="background1"/>
              <w:lang w:val="pt-PT" w:eastAsia="pt-PT"/>
            </w:rPr>
          </w:pPr>
          <w:r>
            <w:rPr>
              <w:b/>
              <w:noProof/>
              <w:color w:val="FFFFFF" w:themeColor="background1"/>
              <w:lang w:val="pt-PT" w:eastAsia="pt-PT"/>
            </w:rPr>
            <w:drawing>
              <wp:inline distT="0" distB="0" distL="0" distR="0" wp14:anchorId="0F0113F5" wp14:editId="376745CB">
                <wp:extent cx="427881" cy="16697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delft_branc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2832" cy="168910"/>
                        </a:xfrm>
                        <a:prstGeom prst="rect">
                          <a:avLst/>
                        </a:prstGeom>
                      </pic:spPr>
                    </pic:pic>
                  </a:graphicData>
                </a:graphic>
              </wp:inline>
            </w:drawing>
          </w:r>
        </w:p>
      </w:tc>
    </w:tr>
  </w:tbl>
  <w:p w14:paraId="49205C41" w14:textId="77777777" w:rsidR="006C3494" w:rsidRDefault="006C3494"/>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58" w:type="dxa"/>
      <w:jc w:val="center"/>
      <w:tblInd w:w="1341" w:type="dxa"/>
      <w:tblBorders>
        <w:top w:val="single" w:sz="12" w:space="0" w:color="1C94F8"/>
        <w:left w:val="single" w:sz="12" w:space="0" w:color="1C94F8"/>
        <w:bottom w:val="single" w:sz="12" w:space="0" w:color="1C94F8"/>
        <w:right w:val="single" w:sz="12" w:space="0" w:color="1C94F8"/>
        <w:insideH w:val="single" w:sz="12" w:space="0" w:color="1C94F8"/>
        <w:insideV w:val="single" w:sz="12" w:space="0" w:color="1C94F8"/>
      </w:tblBorders>
      <w:shd w:val="clear" w:color="auto" w:fill="1C94F8"/>
      <w:tblLayout w:type="fixed"/>
      <w:tblCellMar>
        <w:left w:w="70" w:type="dxa"/>
        <w:bottom w:w="57" w:type="dxa"/>
        <w:right w:w="70" w:type="dxa"/>
      </w:tblCellMar>
      <w:tblLook w:val="0000" w:firstRow="0" w:lastRow="0" w:firstColumn="0" w:lastColumn="0" w:noHBand="0" w:noVBand="0"/>
    </w:tblPr>
    <w:tblGrid>
      <w:gridCol w:w="5031"/>
      <w:gridCol w:w="992"/>
      <w:gridCol w:w="992"/>
      <w:gridCol w:w="993"/>
      <w:gridCol w:w="992"/>
      <w:gridCol w:w="958"/>
    </w:tblGrid>
    <w:tr w:rsidR="006C3494" w:rsidRPr="00734F42" w14:paraId="47EBF9CD" w14:textId="77777777" w:rsidTr="00046EE6">
      <w:trPr>
        <w:cantSplit/>
        <w:trHeight w:val="340"/>
        <w:jc w:val="center"/>
      </w:trPr>
      <w:tc>
        <w:tcPr>
          <w:tcW w:w="5031" w:type="dxa"/>
          <w:shd w:val="clear" w:color="auto" w:fill="1C94F8"/>
          <w:vAlign w:val="center"/>
        </w:tcPr>
        <w:p w14:paraId="23B4BDE8" w14:textId="77777777" w:rsidR="006C3494" w:rsidRPr="00734F42" w:rsidRDefault="006C3494" w:rsidP="00A102D7">
          <w:pPr>
            <w:spacing w:before="0" w:after="60"/>
            <w:jc w:val="left"/>
            <w:rPr>
              <w:b/>
              <w:color w:val="FFFFFF" w:themeColor="background1"/>
            </w:rPr>
          </w:pPr>
          <w:r w:rsidRPr="00734F42">
            <w:rPr>
              <w:b/>
              <w:noProof/>
              <w:color w:val="FFFFFF" w:themeColor="background1"/>
              <w:lang w:val="pt-PT" w:eastAsia="pt-PT"/>
            </w:rPr>
            <w:t>BROADVIEW RADAR ALTIMETRY TOOLBOX</w:t>
          </w:r>
        </w:p>
      </w:tc>
      <w:tc>
        <w:tcPr>
          <w:tcW w:w="992" w:type="dxa"/>
          <w:shd w:val="clear" w:color="auto" w:fill="1C94F8"/>
          <w:vAlign w:val="center"/>
        </w:tcPr>
        <w:p w14:paraId="67E63CA1" w14:textId="77777777" w:rsidR="006C3494" w:rsidRPr="00734F42" w:rsidRDefault="006C3494" w:rsidP="00A102D7">
          <w:pPr>
            <w:spacing w:before="0" w:after="120"/>
            <w:jc w:val="left"/>
            <w:rPr>
              <w:b/>
              <w:color w:val="FFFFFF" w:themeColor="background1"/>
            </w:rPr>
          </w:pPr>
          <w:r>
            <w:rPr>
              <w:b/>
              <w:noProof/>
              <w:color w:val="FFFFFF" w:themeColor="background1"/>
              <w:lang w:val="pt-PT" w:eastAsia="pt-PT"/>
            </w:rPr>
            <w:drawing>
              <wp:inline distT="0" distB="0" distL="0" distR="0" wp14:anchorId="0FED4189" wp14:editId="1BF7CE82">
                <wp:extent cx="469127" cy="18541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_logo_white_ricc.png"/>
                        <pic:cNvPicPr/>
                      </pic:nvPicPr>
                      <pic:blipFill rotWithShape="1">
                        <a:blip r:embed="rId1" cstate="print">
                          <a:extLst>
                            <a:ext uri="{28A0092B-C50C-407E-A947-70E740481C1C}">
                              <a14:useLocalDpi xmlns:a14="http://schemas.microsoft.com/office/drawing/2010/main" val="0"/>
                            </a:ext>
                          </a:extLst>
                        </a:blip>
                        <a:srcRect b="20380"/>
                        <a:stretch/>
                      </pic:blipFill>
                      <pic:spPr bwMode="auto">
                        <a:xfrm>
                          <a:off x="0" y="0"/>
                          <a:ext cx="471484" cy="186345"/>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1C94F8"/>
          <w:vAlign w:val="center"/>
        </w:tcPr>
        <w:p w14:paraId="06B0D40B" w14:textId="77777777" w:rsidR="006C3494" w:rsidRPr="00734F42" w:rsidRDefault="006C3494" w:rsidP="00A102D7">
          <w:pPr>
            <w:spacing w:before="0" w:after="120"/>
            <w:jc w:val="left"/>
            <w:rPr>
              <w:b/>
              <w:color w:val="FFFFFF" w:themeColor="background1"/>
            </w:rPr>
          </w:pPr>
          <w:r>
            <w:rPr>
              <w:b/>
              <w:noProof/>
              <w:color w:val="FFFFFF" w:themeColor="background1"/>
              <w:lang w:val="pt-PT" w:eastAsia="pt-PT"/>
            </w:rPr>
            <w:drawing>
              <wp:inline distT="0" distB="0" distL="0" distR="0" wp14:anchorId="0CBA0B60" wp14:editId="5853138D">
                <wp:extent cx="469127" cy="150730"/>
                <wp:effectExtent l="0" t="0" r="762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NES-horizontal-blanc.png"/>
                        <pic:cNvPicPr/>
                      </pic:nvPicPr>
                      <pic:blipFill>
                        <a:blip r:embed="rId2">
                          <a:extLst>
                            <a:ext uri="{28A0092B-C50C-407E-A947-70E740481C1C}">
                              <a14:useLocalDpi xmlns:a14="http://schemas.microsoft.com/office/drawing/2010/main" val="0"/>
                            </a:ext>
                          </a:extLst>
                        </a:blip>
                        <a:stretch>
                          <a:fillRect/>
                        </a:stretch>
                      </pic:blipFill>
                      <pic:spPr>
                        <a:xfrm>
                          <a:off x="0" y="0"/>
                          <a:ext cx="471268" cy="151418"/>
                        </a:xfrm>
                        <a:prstGeom prst="rect">
                          <a:avLst/>
                        </a:prstGeom>
                      </pic:spPr>
                    </pic:pic>
                  </a:graphicData>
                </a:graphic>
              </wp:inline>
            </w:drawing>
          </w:r>
        </w:p>
      </w:tc>
      <w:tc>
        <w:tcPr>
          <w:tcW w:w="993" w:type="dxa"/>
          <w:shd w:val="clear" w:color="auto" w:fill="1C94F8"/>
          <w:vAlign w:val="center"/>
        </w:tcPr>
        <w:p w14:paraId="48C35E85" w14:textId="77777777" w:rsidR="006C3494" w:rsidRPr="00734F42" w:rsidRDefault="006C3494" w:rsidP="00A102D7">
          <w:pPr>
            <w:spacing w:before="60" w:after="120"/>
            <w:jc w:val="left"/>
            <w:rPr>
              <w:b/>
              <w:color w:val="FFFFFF" w:themeColor="background1"/>
            </w:rPr>
          </w:pPr>
          <w:r>
            <w:rPr>
              <w:b/>
              <w:noProof/>
              <w:color w:val="FFFFFF" w:themeColor="background1"/>
              <w:lang w:val="pt-PT" w:eastAsia="pt-PT"/>
            </w:rPr>
            <w:drawing>
              <wp:inline distT="0" distB="0" distL="0" distR="0" wp14:anchorId="0621F27A" wp14:editId="5F5FD529">
                <wp:extent cx="445229" cy="222637"/>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o4-letras-brancas.png"/>
                        <pic:cNvPicPr/>
                      </pic:nvPicPr>
                      <pic:blipFill>
                        <a:blip r:embed="rId3">
                          <a:extLst>
                            <a:ext uri="{28A0092B-C50C-407E-A947-70E740481C1C}">
                              <a14:useLocalDpi xmlns:a14="http://schemas.microsoft.com/office/drawing/2010/main" val="0"/>
                            </a:ext>
                          </a:extLst>
                        </a:blip>
                        <a:stretch>
                          <a:fillRect/>
                        </a:stretch>
                      </pic:blipFill>
                      <pic:spPr>
                        <a:xfrm>
                          <a:off x="0" y="0"/>
                          <a:ext cx="451425" cy="225735"/>
                        </a:xfrm>
                        <a:prstGeom prst="rect">
                          <a:avLst/>
                        </a:prstGeom>
                      </pic:spPr>
                    </pic:pic>
                  </a:graphicData>
                </a:graphic>
              </wp:inline>
            </w:drawing>
          </w:r>
        </w:p>
      </w:tc>
      <w:tc>
        <w:tcPr>
          <w:tcW w:w="992" w:type="dxa"/>
          <w:shd w:val="clear" w:color="auto" w:fill="1C94F8"/>
        </w:tcPr>
        <w:p w14:paraId="0A0DFAD2" w14:textId="77777777" w:rsidR="006C3494" w:rsidRDefault="006C3494" w:rsidP="00A102D7">
          <w:pPr>
            <w:spacing w:after="120"/>
            <w:jc w:val="left"/>
            <w:rPr>
              <w:b/>
              <w:noProof/>
              <w:color w:val="FFFFFF" w:themeColor="background1"/>
              <w:lang w:val="pt-PT" w:eastAsia="pt-PT"/>
            </w:rPr>
          </w:pPr>
          <w:r>
            <w:rPr>
              <w:b/>
              <w:noProof/>
              <w:color w:val="FFFFFF" w:themeColor="background1"/>
              <w:lang w:val="pt-PT" w:eastAsia="pt-PT"/>
            </w:rPr>
            <w:drawing>
              <wp:inline distT="0" distB="0" distL="0" distR="0" wp14:anchorId="7A81717D" wp14:editId="52EBC251">
                <wp:extent cx="557303" cy="87464"/>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ardSAT_branco.png"/>
                        <pic:cNvPicPr/>
                      </pic:nvPicPr>
                      <pic:blipFill>
                        <a:blip r:embed="rId4">
                          <a:extLst>
                            <a:ext uri="{28A0092B-C50C-407E-A947-70E740481C1C}">
                              <a14:useLocalDpi xmlns:a14="http://schemas.microsoft.com/office/drawing/2010/main" val="0"/>
                            </a:ext>
                          </a:extLst>
                        </a:blip>
                        <a:stretch>
                          <a:fillRect/>
                        </a:stretch>
                      </pic:blipFill>
                      <pic:spPr>
                        <a:xfrm>
                          <a:off x="0" y="0"/>
                          <a:ext cx="578593" cy="90805"/>
                        </a:xfrm>
                        <a:prstGeom prst="rect">
                          <a:avLst/>
                        </a:prstGeom>
                      </pic:spPr>
                    </pic:pic>
                  </a:graphicData>
                </a:graphic>
              </wp:inline>
            </w:drawing>
          </w:r>
        </w:p>
      </w:tc>
      <w:tc>
        <w:tcPr>
          <w:tcW w:w="958" w:type="dxa"/>
          <w:shd w:val="clear" w:color="auto" w:fill="1C94F8"/>
        </w:tcPr>
        <w:p w14:paraId="555C1059" w14:textId="77777777" w:rsidR="006C3494" w:rsidRDefault="006C3494" w:rsidP="00A102D7">
          <w:pPr>
            <w:spacing w:before="60" w:after="120"/>
            <w:jc w:val="left"/>
            <w:rPr>
              <w:b/>
              <w:noProof/>
              <w:color w:val="FFFFFF" w:themeColor="background1"/>
              <w:lang w:val="pt-PT" w:eastAsia="pt-PT"/>
            </w:rPr>
          </w:pPr>
          <w:r>
            <w:rPr>
              <w:b/>
              <w:noProof/>
              <w:color w:val="FFFFFF" w:themeColor="background1"/>
              <w:lang w:val="pt-PT" w:eastAsia="pt-PT"/>
            </w:rPr>
            <w:drawing>
              <wp:inline distT="0" distB="0" distL="0" distR="0" wp14:anchorId="398A8BA5" wp14:editId="131C1A34">
                <wp:extent cx="427881" cy="166978"/>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delft_branc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2832" cy="168910"/>
                        </a:xfrm>
                        <a:prstGeom prst="rect">
                          <a:avLst/>
                        </a:prstGeom>
                      </pic:spPr>
                    </pic:pic>
                  </a:graphicData>
                </a:graphic>
              </wp:inline>
            </w:drawing>
          </w:r>
        </w:p>
      </w:tc>
    </w:tr>
  </w:tbl>
  <w:p w14:paraId="42DB14A6" w14:textId="77777777" w:rsidR="006C3494" w:rsidRDefault="006C3494" w:rsidP="0000120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846F4F"/>
    <w:multiLevelType w:val="hybridMultilevel"/>
    <w:tmpl w:val="ECDA0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C43278"/>
    <w:multiLevelType w:val="hybridMultilevel"/>
    <w:tmpl w:val="17FCA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C86560"/>
    <w:multiLevelType w:val="hybridMultilevel"/>
    <w:tmpl w:val="E250D3C6"/>
    <w:lvl w:ilvl="0" w:tplc="2800D3A0">
      <w:start w:val="1"/>
      <w:numFmt w:val="bullet"/>
      <w:pStyle w:val="Indent5withbullet"/>
      <w:lvlText w:val=""/>
      <w:lvlJc w:val="left"/>
      <w:pPr>
        <w:tabs>
          <w:tab w:val="num" w:pos="360"/>
        </w:tabs>
        <w:ind w:left="340" w:hanging="340"/>
      </w:pPr>
      <w:rPr>
        <w:rFonts w:ascii="Wingdings" w:hAnsi="Wingdings" w:hint="default"/>
      </w:rPr>
    </w:lvl>
    <w:lvl w:ilvl="1" w:tplc="3A623BFE" w:tentative="1">
      <w:start w:val="1"/>
      <w:numFmt w:val="bullet"/>
      <w:lvlText w:val="o"/>
      <w:lvlJc w:val="left"/>
      <w:pPr>
        <w:tabs>
          <w:tab w:val="num" w:pos="1440"/>
        </w:tabs>
        <w:ind w:left="1440" w:hanging="360"/>
      </w:pPr>
      <w:rPr>
        <w:rFonts w:ascii="Courier New" w:hAnsi="Courier New" w:hint="default"/>
      </w:rPr>
    </w:lvl>
    <w:lvl w:ilvl="2" w:tplc="DB469F5E" w:tentative="1">
      <w:start w:val="1"/>
      <w:numFmt w:val="bullet"/>
      <w:lvlText w:val=""/>
      <w:lvlJc w:val="left"/>
      <w:pPr>
        <w:tabs>
          <w:tab w:val="num" w:pos="2160"/>
        </w:tabs>
        <w:ind w:left="2160" w:hanging="360"/>
      </w:pPr>
      <w:rPr>
        <w:rFonts w:ascii="Wingdings" w:hAnsi="Wingdings" w:hint="default"/>
      </w:rPr>
    </w:lvl>
    <w:lvl w:ilvl="3" w:tplc="6CEE4CC0" w:tentative="1">
      <w:start w:val="1"/>
      <w:numFmt w:val="bullet"/>
      <w:lvlText w:val=""/>
      <w:lvlJc w:val="left"/>
      <w:pPr>
        <w:tabs>
          <w:tab w:val="num" w:pos="2880"/>
        </w:tabs>
        <w:ind w:left="2880" w:hanging="360"/>
      </w:pPr>
      <w:rPr>
        <w:rFonts w:ascii="Symbol" w:hAnsi="Symbol" w:hint="default"/>
      </w:rPr>
    </w:lvl>
    <w:lvl w:ilvl="4" w:tplc="B428DE96" w:tentative="1">
      <w:start w:val="1"/>
      <w:numFmt w:val="bullet"/>
      <w:lvlText w:val="o"/>
      <w:lvlJc w:val="left"/>
      <w:pPr>
        <w:tabs>
          <w:tab w:val="num" w:pos="3600"/>
        </w:tabs>
        <w:ind w:left="3600" w:hanging="360"/>
      </w:pPr>
      <w:rPr>
        <w:rFonts w:ascii="Courier New" w:hAnsi="Courier New" w:hint="default"/>
      </w:rPr>
    </w:lvl>
    <w:lvl w:ilvl="5" w:tplc="DD76ABEC" w:tentative="1">
      <w:start w:val="1"/>
      <w:numFmt w:val="bullet"/>
      <w:lvlText w:val=""/>
      <w:lvlJc w:val="left"/>
      <w:pPr>
        <w:tabs>
          <w:tab w:val="num" w:pos="4320"/>
        </w:tabs>
        <w:ind w:left="4320" w:hanging="360"/>
      </w:pPr>
      <w:rPr>
        <w:rFonts w:ascii="Wingdings" w:hAnsi="Wingdings" w:hint="default"/>
      </w:rPr>
    </w:lvl>
    <w:lvl w:ilvl="6" w:tplc="E66E9C94" w:tentative="1">
      <w:start w:val="1"/>
      <w:numFmt w:val="bullet"/>
      <w:lvlText w:val=""/>
      <w:lvlJc w:val="left"/>
      <w:pPr>
        <w:tabs>
          <w:tab w:val="num" w:pos="5040"/>
        </w:tabs>
        <w:ind w:left="5040" w:hanging="360"/>
      </w:pPr>
      <w:rPr>
        <w:rFonts w:ascii="Symbol" w:hAnsi="Symbol" w:hint="default"/>
      </w:rPr>
    </w:lvl>
    <w:lvl w:ilvl="7" w:tplc="4DE6C1F4" w:tentative="1">
      <w:start w:val="1"/>
      <w:numFmt w:val="bullet"/>
      <w:lvlText w:val="o"/>
      <w:lvlJc w:val="left"/>
      <w:pPr>
        <w:tabs>
          <w:tab w:val="num" w:pos="5760"/>
        </w:tabs>
        <w:ind w:left="5760" w:hanging="360"/>
      </w:pPr>
      <w:rPr>
        <w:rFonts w:ascii="Courier New" w:hAnsi="Courier New" w:hint="default"/>
      </w:rPr>
    </w:lvl>
    <w:lvl w:ilvl="8" w:tplc="37D2BA2C" w:tentative="1">
      <w:start w:val="1"/>
      <w:numFmt w:val="bullet"/>
      <w:lvlText w:val=""/>
      <w:lvlJc w:val="left"/>
      <w:pPr>
        <w:tabs>
          <w:tab w:val="num" w:pos="6480"/>
        </w:tabs>
        <w:ind w:left="6480" w:hanging="360"/>
      </w:pPr>
      <w:rPr>
        <w:rFonts w:ascii="Wingdings" w:hAnsi="Wingdings" w:hint="default"/>
      </w:rPr>
    </w:lvl>
  </w:abstractNum>
  <w:abstractNum w:abstractNumId="4">
    <w:nsid w:val="19895C06"/>
    <w:multiLevelType w:val="hybridMultilevel"/>
    <w:tmpl w:val="2F66EC7C"/>
    <w:lvl w:ilvl="0" w:tplc="69CE92AC">
      <w:numFmt w:val="bullet"/>
      <w:lvlText w:val="-"/>
      <w:lvlJc w:val="left"/>
      <w:pPr>
        <w:ind w:left="720" w:hanging="360"/>
      </w:pPr>
      <w:rPr>
        <w:rFonts w:ascii="Verdana" w:eastAsia="Times New Roman" w:hAnsi="Verdan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Symbol" w:hAnsi="Symbol" w:hint="default"/>
      </w:rPr>
    </w:lvl>
  </w:abstractNum>
  <w:abstractNum w:abstractNumId="5">
    <w:nsid w:val="207019FC"/>
    <w:multiLevelType w:val="hybridMultilevel"/>
    <w:tmpl w:val="6D108D22"/>
    <w:lvl w:ilvl="0" w:tplc="AF087258">
      <w:start w:val="1"/>
      <w:numFmt w:val="bullet"/>
      <w:pStyle w:val="Indent4withbullet"/>
      <w:lvlText w:val=""/>
      <w:lvlJc w:val="left"/>
      <w:pPr>
        <w:tabs>
          <w:tab w:val="num" w:pos="1380"/>
        </w:tabs>
        <w:ind w:left="1380" w:hanging="360"/>
      </w:pPr>
      <w:rPr>
        <w:rFonts w:ascii="Wingdings" w:hAnsi="Wingdings" w:hint="default"/>
      </w:rPr>
    </w:lvl>
    <w:lvl w:ilvl="1" w:tplc="36B2CFA2" w:tentative="1">
      <w:start w:val="1"/>
      <w:numFmt w:val="bullet"/>
      <w:lvlText w:val="o"/>
      <w:lvlJc w:val="left"/>
      <w:pPr>
        <w:tabs>
          <w:tab w:val="num" w:pos="2100"/>
        </w:tabs>
        <w:ind w:left="2100" w:hanging="360"/>
      </w:pPr>
      <w:rPr>
        <w:rFonts w:ascii="Courier New" w:hAnsi="Courier New" w:hint="default"/>
      </w:rPr>
    </w:lvl>
    <w:lvl w:ilvl="2" w:tplc="2F9E3EDC" w:tentative="1">
      <w:start w:val="1"/>
      <w:numFmt w:val="bullet"/>
      <w:lvlText w:val=""/>
      <w:lvlJc w:val="left"/>
      <w:pPr>
        <w:tabs>
          <w:tab w:val="num" w:pos="2820"/>
        </w:tabs>
        <w:ind w:left="2820" w:hanging="360"/>
      </w:pPr>
      <w:rPr>
        <w:rFonts w:ascii="Wingdings" w:hAnsi="Wingdings" w:hint="default"/>
      </w:rPr>
    </w:lvl>
    <w:lvl w:ilvl="3" w:tplc="ED3802A8" w:tentative="1">
      <w:start w:val="1"/>
      <w:numFmt w:val="bullet"/>
      <w:lvlText w:val=""/>
      <w:lvlJc w:val="left"/>
      <w:pPr>
        <w:tabs>
          <w:tab w:val="num" w:pos="3540"/>
        </w:tabs>
        <w:ind w:left="3540" w:hanging="360"/>
      </w:pPr>
      <w:rPr>
        <w:rFonts w:ascii="Symbol" w:hAnsi="Symbol" w:hint="default"/>
      </w:rPr>
    </w:lvl>
    <w:lvl w:ilvl="4" w:tplc="5BFA0562" w:tentative="1">
      <w:start w:val="1"/>
      <w:numFmt w:val="bullet"/>
      <w:lvlText w:val="o"/>
      <w:lvlJc w:val="left"/>
      <w:pPr>
        <w:tabs>
          <w:tab w:val="num" w:pos="4260"/>
        </w:tabs>
        <w:ind w:left="4260" w:hanging="360"/>
      </w:pPr>
      <w:rPr>
        <w:rFonts w:ascii="Courier New" w:hAnsi="Courier New" w:hint="default"/>
      </w:rPr>
    </w:lvl>
    <w:lvl w:ilvl="5" w:tplc="F460923C" w:tentative="1">
      <w:start w:val="1"/>
      <w:numFmt w:val="bullet"/>
      <w:lvlText w:val=""/>
      <w:lvlJc w:val="left"/>
      <w:pPr>
        <w:tabs>
          <w:tab w:val="num" w:pos="4980"/>
        </w:tabs>
        <w:ind w:left="4980" w:hanging="360"/>
      </w:pPr>
      <w:rPr>
        <w:rFonts w:ascii="Wingdings" w:hAnsi="Wingdings" w:hint="default"/>
      </w:rPr>
    </w:lvl>
    <w:lvl w:ilvl="6" w:tplc="B0FEAA86" w:tentative="1">
      <w:start w:val="1"/>
      <w:numFmt w:val="bullet"/>
      <w:lvlText w:val=""/>
      <w:lvlJc w:val="left"/>
      <w:pPr>
        <w:tabs>
          <w:tab w:val="num" w:pos="5700"/>
        </w:tabs>
        <w:ind w:left="5700" w:hanging="360"/>
      </w:pPr>
      <w:rPr>
        <w:rFonts w:ascii="Symbol" w:hAnsi="Symbol" w:hint="default"/>
      </w:rPr>
    </w:lvl>
    <w:lvl w:ilvl="7" w:tplc="50D437F8" w:tentative="1">
      <w:start w:val="1"/>
      <w:numFmt w:val="bullet"/>
      <w:lvlText w:val="o"/>
      <w:lvlJc w:val="left"/>
      <w:pPr>
        <w:tabs>
          <w:tab w:val="num" w:pos="6420"/>
        </w:tabs>
        <w:ind w:left="6420" w:hanging="360"/>
      </w:pPr>
      <w:rPr>
        <w:rFonts w:ascii="Courier New" w:hAnsi="Courier New" w:hint="default"/>
      </w:rPr>
    </w:lvl>
    <w:lvl w:ilvl="8" w:tplc="B61266E0" w:tentative="1">
      <w:start w:val="1"/>
      <w:numFmt w:val="bullet"/>
      <w:lvlText w:val=""/>
      <w:lvlJc w:val="left"/>
      <w:pPr>
        <w:tabs>
          <w:tab w:val="num" w:pos="7140"/>
        </w:tabs>
        <w:ind w:left="7140" w:hanging="360"/>
      </w:pPr>
      <w:rPr>
        <w:rFonts w:ascii="Wingdings" w:hAnsi="Wingdings" w:hint="default"/>
      </w:rPr>
    </w:lvl>
  </w:abstractNum>
  <w:abstractNum w:abstractNumId="6">
    <w:nsid w:val="28894E7E"/>
    <w:multiLevelType w:val="multilevel"/>
    <w:tmpl w:val="E70C522A"/>
    <w:lvl w:ilvl="0">
      <w:start w:val="1"/>
      <w:numFmt w:val="decimal"/>
      <w:pStyle w:val="Indent1withNumber"/>
      <w:lvlText w:val="%1."/>
      <w:lvlJc w:val="left"/>
      <w:pPr>
        <w:tabs>
          <w:tab w:val="num" w:pos="360"/>
        </w:tabs>
        <w:ind w:left="340" w:hanging="340"/>
      </w:pPr>
      <w:rPr>
        <w:rFonts w:hint="default"/>
      </w:rPr>
    </w:lvl>
    <w:lvl w:ilvl="1">
      <w:start w:val="1"/>
      <w:numFmt w:val="decimal"/>
      <w:pStyle w:val="Indent2withNumber"/>
      <w:suff w:val="space"/>
      <w:lvlText w:val="%1.%2."/>
      <w:lvlJc w:val="left"/>
      <w:pPr>
        <w:ind w:left="737" w:hanging="397"/>
      </w:pPr>
      <w:rPr>
        <w:rFonts w:hint="default"/>
      </w:rPr>
    </w:lvl>
    <w:lvl w:ilvl="2">
      <w:start w:val="1"/>
      <w:numFmt w:val="decimal"/>
      <w:pStyle w:val="Indent3withNumber"/>
      <w:suff w:val="space"/>
      <w:lvlText w:val="%1.%2.%3."/>
      <w:lvlJc w:val="left"/>
      <w:pPr>
        <w:ind w:left="1304" w:hanging="567"/>
      </w:pPr>
      <w:rPr>
        <w:rFonts w:hint="default"/>
      </w:rPr>
    </w:lvl>
    <w:lvl w:ilvl="3">
      <w:start w:val="1"/>
      <w:numFmt w:val="decimal"/>
      <w:lvlText w:val="%1.%2.%3.%4."/>
      <w:lvlJc w:val="left"/>
      <w:pPr>
        <w:tabs>
          <w:tab w:val="num" w:pos="3580"/>
        </w:tabs>
        <w:ind w:left="2068" w:hanging="648"/>
      </w:pPr>
      <w:rPr>
        <w:rFonts w:hint="default"/>
      </w:rPr>
    </w:lvl>
    <w:lvl w:ilvl="4">
      <w:start w:val="1"/>
      <w:numFmt w:val="decimal"/>
      <w:lvlText w:val="%1.%2.%3.%4.%5."/>
      <w:lvlJc w:val="left"/>
      <w:pPr>
        <w:tabs>
          <w:tab w:val="num" w:pos="4300"/>
        </w:tabs>
        <w:ind w:left="2572" w:hanging="792"/>
      </w:pPr>
      <w:rPr>
        <w:rFonts w:hint="default"/>
      </w:rPr>
    </w:lvl>
    <w:lvl w:ilvl="5">
      <w:start w:val="1"/>
      <w:numFmt w:val="decimal"/>
      <w:lvlText w:val="%1.%2.%3.%4.%5.%6."/>
      <w:lvlJc w:val="left"/>
      <w:pPr>
        <w:tabs>
          <w:tab w:val="num" w:pos="5020"/>
        </w:tabs>
        <w:ind w:left="3076" w:hanging="936"/>
      </w:pPr>
      <w:rPr>
        <w:rFonts w:hint="default"/>
      </w:rPr>
    </w:lvl>
    <w:lvl w:ilvl="6">
      <w:start w:val="1"/>
      <w:numFmt w:val="decimal"/>
      <w:lvlText w:val="%1.%2.%3.%4.%5.%6.%7."/>
      <w:lvlJc w:val="left"/>
      <w:pPr>
        <w:tabs>
          <w:tab w:val="num" w:pos="6100"/>
        </w:tabs>
        <w:ind w:left="3580" w:hanging="1080"/>
      </w:pPr>
      <w:rPr>
        <w:rFonts w:hint="default"/>
      </w:rPr>
    </w:lvl>
    <w:lvl w:ilvl="7">
      <w:start w:val="1"/>
      <w:numFmt w:val="decimal"/>
      <w:lvlText w:val="%1.%2.%3.%4.%5.%6.%7.%8."/>
      <w:lvlJc w:val="left"/>
      <w:pPr>
        <w:tabs>
          <w:tab w:val="num" w:pos="6820"/>
        </w:tabs>
        <w:ind w:left="4084" w:hanging="1224"/>
      </w:pPr>
      <w:rPr>
        <w:rFonts w:hint="default"/>
      </w:rPr>
    </w:lvl>
    <w:lvl w:ilvl="8">
      <w:start w:val="1"/>
      <w:numFmt w:val="decimal"/>
      <w:lvlText w:val="%1.%2.%3.%4.%5.%6.%7.%8.%9."/>
      <w:lvlJc w:val="left"/>
      <w:pPr>
        <w:tabs>
          <w:tab w:val="num" w:pos="7540"/>
        </w:tabs>
        <w:ind w:left="4660" w:hanging="1440"/>
      </w:pPr>
      <w:rPr>
        <w:rFonts w:hint="default"/>
      </w:rPr>
    </w:lvl>
  </w:abstractNum>
  <w:abstractNum w:abstractNumId="7">
    <w:nsid w:val="35F23D36"/>
    <w:multiLevelType w:val="hybridMultilevel"/>
    <w:tmpl w:val="FFD074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B1602FF"/>
    <w:multiLevelType w:val="hybridMultilevel"/>
    <w:tmpl w:val="57769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C76D2A"/>
    <w:multiLevelType w:val="hybridMultilevel"/>
    <w:tmpl w:val="45D67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Symbol" w:hAnsi="Symbol" w:hint="default"/>
      </w:rPr>
    </w:lvl>
  </w:abstractNum>
  <w:abstractNum w:abstractNumId="10">
    <w:nsid w:val="41825D32"/>
    <w:multiLevelType w:val="hybridMultilevel"/>
    <w:tmpl w:val="FD2C1186"/>
    <w:lvl w:ilvl="0" w:tplc="D0CCD23C">
      <w:start w:val="1"/>
      <w:numFmt w:val="bullet"/>
      <w:pStyle w:val="Indent2withBullet"/>
      <w:lvlText w:val=""/>
      <w:lvlJc w:val="left"/>
      <w:pPr>
        <w:ind w:left="720" w:hanging="360"/>
      </w:pPr>
      <w:rPr>
        <w:rFonts w:ascii="Symbol" w:hAnsi="Symbol" w:hint="default"/>
        <w:sz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Symbol" w:hAnsi="Symbol" w:hint="default"/>
      </w:rPr>
    </w:lvl>
  </w:abstractNum>
  <w:abstractNum w:abstractNumId="11">
    <w:nsid w:val="42421221"/>
    <w:multiLevelType w:val="hybridMultilevel"/>
    <w:tmpl w:val="77A42CE0"/>
    <w:lvl w:ilvl="0" w:tplc="03D458A4">
      <w:start w:val="1"/>
      <w:numFmt w:val="bullet"/>
      <w:lvlText w:val=""/>
      <w:lvlJc w:val="left"/>
      <w:pPr>
        <w:tabs>
          <w:tab w:val="num" w:pos="360"/>
        </w:tabs>
        <w:ind w:left="340" w:hanging="340"/>
      </w:pPr>
      <w:rPr>
        <w:rFonts w:ascii="Wingdings" w:hAnsi="Wingdings" w:hint="default"/>
        <w:sz w:val="22"/>
      </w:rPr>
    </w:lvl>
    <w:lvl w:ilvl="1" w:tplc="5F5E08AE" w:tentative="1">
      <w:start w:val="1"/>
      <w:numFmt w:val="bullet"/>
      <w:lvlText w:val="o"/>
      <w:lvlJc w:val="left"/>
      <w:pPr>
        <w:tabs>
          <w:tab w:val="num" w:pos="1440"/>
        </w:tabs>
        <w:ind w:left="1440" w:hanging="360"/>
      </w:pPr>
      <w:rPr>
        <w:rFonts w:ascii="Courier New" w:hAnsi="Courier New" w:hint="default"/>
      </w:rPr>
    </w:lvl>
    <w:lvl w:ilvl="2" w:tplc="5158F78E" w:tentative="1">
      <w:start w:val="1"/>
      <w:numFmt w:val="bullet"/>
      <w:lvlText w:val=""/>
      <w:lvlJc w:val="left"/>
      <w:pPr>
        <w:tabs>
          <w:tab w:val="num" w:pos="2160"/>
        </w:tabs>
        <w:ind w:left="2160" w:hanging="360"/>
      </w:pPr>
      <w:rPr>
        <w:rFonts w:ascii="Wingdings" w:hAnsi="Wingdings" w:hint="default"/>
      </w:rPr>
    </w:lvl>
    <w:lvl w:ilvl="3" w:tplc="BBF66CD8" w:tentative="1">
      <w:start w:val="1"/>
      <w:numFmt w:val="bullet"/>
      <w:lvlText w:val=""/>
      <w:lvlJc w:val="left"/>
      <w:pPr>
        <w:tabs>
          <w:tab w:val="num" w:pos="2880"/>
        </w:tabs>
        <w:ind w:left="2880" w:hanging="360"/>
      </w:pPr>
      <w:rPr>
        <w:rFonts w:ascii="Symbol" w:hAnsi="Symbol" w:hint="default"/>
      </w:rPr>
    </w:lvl>
    <w:lvl w:ilvl="4" w:tplc="FC5CE988" w:tentative="1">
      <w:start w:val="1"/>
      <w:numFmt w:val="bullet"/>
      <w:lvlText w:val="o"/>
      <w:lvlJc w:val="left"/>
      <w:pPr>
        <w:tabs>
          <w:tab w:val="num" w:pos="3600"/>
        </w:tabs>
        <w:ind w:left="3600" w:hanging="360"/>
      </w:pPr>
      <w:rPr>
        <w:rFonts w:ascii="Courier New" w:hAnsi="Courier New" w:hint="default"/>
      </w:rPr>
    </w:lvl>
    <w:lvl w:ilvl="5" w:tplc="BC907C82" w:tentative="1">
      <w:start w:val="1"/>
      <w:numFmt w:val="bullet"/>
      <w:lvlText w:val=""/>
      <w:lvlJc w:val="left"/>
      <w:pPr>
        <w:tabs>
          <w:tab w:val="num" w:pos="4320"/>
        </w:tabs>
        <w:ind w:left="4320" w:hanging="360"/>
      </w:pPr>
      <w:rPr>
        <w:rFonts w:ascii="Wingdings" w:hAnsi="Wingdings" w:hint="default"/>
      </w:rPr>
    </w:lvl>
    <w:lvl w:ilvl="6" w:tplc="E5C457C8" w:tentative="1">
      <w:start w:val="1"/>
      <w:numFmt w:val="bullet"/>
      <w:lvlText w:val=""/>
      <w:lvlJc w:val="left"/>
      <w:pPr>
        <w:tabs>
          <w:tab w:val="num" w:pos="5040"/>
        </w:tabs>
        <w:ind w:left="5040" w:hanging="360"/>
      </w:pPr>
      <w:rPr>
        <w:rFonts w:ascii="Symbol" w:hAnsi="Symbol" w:hint="default"/>
      </w:rPr>
    </w:lvl>
    <w:lvl w:ilvl="7" w:tplc="007E5ADA" w:tentative="1">
      <w:start w:val="1"/>
      <w:numFmt w:val="bullet"/>
      <w:lvlText w:val="o"/>
      <w:lvlJc w:val="left"/>
      <w:pPr>
        <w:tabs>
          <w:tab w:val="num" w:pos="5760"/>
        </w:tabs>
        <w:ind w:left="5760" w:hanging="360"/>
      </w:pPr>
      <w:rPr>
        <w:rFonts w:ascii="Courier New" w:hAnsi="Courier New" w:hint="default"/>
      </w:rPr>
    </w:lvl>
    <w:lvl w:ilvl="8" w:tplc="BC2EBBFC" w:tentative="1">
      <w:start w:val="1"/>
      <w:numFmt w:val="bullet"/>
      <w:lvlText w:val=""/>
      <w:lvlJc w:val="left"/>
      <w:pPr>
        <w:tabs>
          <w:tab w:val="num" w:pos="6480"/>
        </w:tabs>
        <w:ind w:left="6480" w:hanging="360"/>
      </w:pPr>
      <w:rPr>
        <w:rFonts w:ascii="Wingdings" w:hAnsi="Wingdings" w:hint="default"/>
      </w:rPr>
    </w:lvl>
  </w:abstractNum>
  <w:abstractNum w:abstractNumId="12">
    <w:nsid w:val="483F6E73"/>
    <w:multiLevelType w:val="hybridMultilevel"/>
    <w:tmpl w:val="210E6EB4"/>
    <w:lvl w:ilvl="0" w:tplc="49CEE4A0">
      <w:start w:val="1"/>
      <w:numFmt w:val="bullet"/>
      <w:pStyle w:val="Indent1withBullet"/>
      <w:lvlText w:val=""/>
      <w:lvlJc w:val="left"/>
      <w:pPr>
        <w:ind w:left="360" w:hanging="360"/>
      </w:pPr>
      <w:rPr>
        <w:rFonts w:ascii="Symbol" w:hAnsi="Symbol" w:hint="default"/>
        <w:sz w:val="22"/>
      </w:rPr>
    </w:lvl>
    <w:lvl w:ilvl="1" w:tplc="5F5E08AE" w:tentative="1">
      <w:start w:val="1"/>
      <w:numFmt w:val="bullet"/>
      <w:lvlText w:val="o"/>
      <w:lvlJc w:val="left"/>
      <w:pPr>
        <w:tabs>
          <w:tab w:val="num" w:pos="1440"/>
        </w:tabs>
        <w:ind w:left="1440" w:hanging="360"/>
      </w:pPr>
      <w:rPr>
        <w:rFonts w:ascii="Courier New" w:hAnsi="Courier New" w:hint="default"/>
      </w:rPr>
    </w:lvl>
    <w:lvl w:ilvl="2" w:tplc="5158F78E" w:tentative="1">
      <w:start w:val="1"/>
      <w:numFmt w:val="bullet"/>
      <w:lvlText w:val=""/>
      <w:lvlJc w:val="left"/>
      <w:pPr>
        <w:tabs>
          <w:tab w:val="num" w:pos="2160"/>
        </w:tabs>
        <w:ind w:left="2160" w:hanging="360"/>
      </w:pPr>
      <w:rPr>
        <w:rFonts w:ascii="Wingdings" w:hAnsi="Wingdings" w:hint="default"/>
      </w:rPr>
    </w:lvl>
    <w:lvl w:ilvl="3" w:tplc="BBF66CD8" w:tentative="1">
      <w:start w:val="1"/>
      <w:numFmt w:val="bullet"/>
      <w:lvlText w:val=""/>
      <w:lvlJc w:val="left"/>
      <w:pPr>
        <w:tabs>
          <w:tab w:val="num" w:pos="2880"/>
        </w:tabs>
        <w:ind w:left="2880" w:hanging="360"/>
      </w:pPr>
      <w:rPr>
        <w:rFonts w:ascii="Symbol" w:hAnsi="Symbol" w:hint="default"/>
      </w:rPr>
    </w:lvl>
    <w:lvl w:ilvl="4" w:tplc="FC5CE988" w:tentative="1">
      <w:start w:val="1"/>
      <w:numFmt w:val="bullet"/>
      <w:lvlText w:val="o"/>
      <w:lvlJc w:val="left"/>
      <w:pPr>
        <w:tabs>
          <w:tab w:val="num" w:pos="3600"/>
        </w:tabs>
        <w:ind w:left="3600" w:hanging="360"/>
      </w:pPr>
      <w:rPr>
        <w:rFonts w:ascii="Courier New" w:hAnsi="Courier New" w:hint="default"/>
      </w:rPr>
    </w:lvl>
    <w:lvl w:ilvl="5" w:tplc="BC907C82" w:tentative="1">
      <w:start w:val="1"/>
      <w:numFmt w:val="bullet"/>
      <w:lvlText w:val=""/>
      <w:lvlJc w:val="left"/>
      <w:pPr>
        <w:tabs>
          <w:tab w:val="num" w:pos="4320"/>
        </w:tabs>
        <w:ind w:left="4320" w:hanging="360"/>
      </w:pPr>
      <w:rPr>
        <w:rFonts w:ascii="Wingdings" w:hAnsi="Wingdings" w:hint="default"/>
      </w:rPr>
    </w:lvl>
    <w:lvl w:ilvl="6" w:tplc="E5C457C8" w:tentative="1">
      <w:start w:val="1"/>
      <w:numFmt w:val="bullet"/>
      <w:lvlText w:val=""/>
      <w:lvlJc w:val="left"/>
      <w:pPr>
        <w:tabs>
          <w:tab w:val="num" w:pos="5040"/>
        </w:tabs>
        <w:ind w:left="5040" w:hanging="360"/>
      </w:pPr>
      <w:rPr>
        <w:rFonts w:ascii="Symbol" w:hAnsi="Symbol" w:hint="default"/>
      </w:rPr>
    </w:lvl>
    <w:lvl w:ilvl="7" w:tplc="007E5ADA" w:tentative="1">
      <w:start w:val="1"/>
      <w:numFmt w:val="bullet"/>
      <w:lvlText w:val="o"/>
      <w:lvlJc w:val="left"/>
      <w:pPr>
        <w:tabs>
          <w:tab w:val="num" w:pos="5760"/>
        </w:tabs>
        <w:ind w:left="5760" w:hanging="360"/>
      </w:pPr>
      <w:rPr>
        <w:rFonts w:ascii="Courier New" w:hAnsi="Courier New" w:hint="default"/>
      </w:rPr>
    </w:lvl>
    <w:lvl w:ilvl="8" w:tplc="BC2EBBFC" w:tentative="1">
      <w:start w:val="1"/>
      <w:numFmt w:val="bullet"/>
      <w:lvlText w:val=""/>
      <w:lvlJc w:val="left"/>
      <w:pPr>
        <w:tabs>
          <w:tab w:val="num" w:pos="6480"/>
        </w:tabs>
        <w:ind w:left="6480" w:hanging="360"/>
      </w:pPr>
      <w:rPr>
        <w:rFonts w:ascii="Wingdings" w:hAnsi="Wingdings" w:hint="default"/>
      </w:rPr>
    </w:lvl>
  </w:abstractNum>
  <w:abstractNum w:abstractNumId="13">
    <w:nsid w:val="4E6A7816"/>
    <w:multiLevelType w:val="hybridMultilevel"/>
    <w:tmpl w:val="731EE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2C3A95"/>
    <w:multiLevelType w:val="multilevel"/>
    <w:tmpl w:val="343A1DA6"/>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426" w:firstLine="0"/>
      </w:pPr>
      <w:rPr>
        <w:rFonts w:hint="default"/>
      </w:rPr>
    </w:lvl>
    <w:lvl w:ilvl="2">
      <w:start w:val="1"/>
      <w:numFmt w:val="decimal"/>
      <w:pStyle w:val="Heading3"/>
      <w:suff w:val="space"/>
      <w:lvlText w:val="%1.%2.%3."/>
      <w:lvlJc w:val="left"/>
      <w:pPr>
        <w:ind w:left="1224" w:hanging="504"/>
      </w:pPr>
      <w:rPr>
        <w:rFonts w:hint="default"/>
      </w:rPr>
    </w:lvl>
    <w:lvl w:ilvl="3">
      <w:start w:val="1"/>
      <w:numFmt w:val="decimal"/>
      <w:pStyle w:val="Heading4"/>
      <w:suff w:val="space"/>
      <w:lvlText w:val="%1.%2.%3.%4."/>
      <w:lvlJc w:val="left"/>
      <w:pPr>
        <w:ind w:left="1728" w:hanging="648"/>
      </w:pPr>
      <w:rPr>
        <w:rFonts w:hint="default"/>
      </w:rPr>
    </w:lvl>
    <w:lvl w:ilvl="4">
      <w:start w:val="1"/>
      <w:numFmt w:val="decimal"/>
      <w:pStyle w:val="Heading5"/>
      <w:suff w:val="space"/>
      <w:lvlText w:val="%1.%2.%3.%4.%5."/>
      <w:lvlJc w:val="left"/>
      <w:pPr>
        <w:ind w:left="2232" w:hanging="792"/>
      </w:pPr>
      <w:rPr>
        <w:rFonts w:hint="default"/>
      </w:rPr>
    </w:lvl>
    <w:lvl w:ilvl="5">
      <w:start w:val="1"/>
      <w:numFmt w:val="decimal"/>
      <w:pStyle w:val="Heading6"/>
      <w:suff w:val="space"/>
      <w:lvlText w:val="%1.%2.%3.%4.%5.%6."/>
      <w:lvlJc w:val="left"/>
      <w:pPr>
        <w:ind w:left="2736" w:hanging="936"/>
      </w:pPr>
      <w:rPr>
        <w:rFonts w:hint="default"/>
      </w:rPr>
    </w:lvl>
    <w:lvl w:ilvl="6">
      <w:start w:val="1"/>
      <w:numFmt w:val="decimal"/>
      <w:pStyle w:val="Heading7"/>
      <w:suff w:val="space"/>
      <w:lvlText w:val="%1.%2.%3.%4.%5.%6.%7."/>
      <w:lvlJc w:val="left"/>
      <w:pPr>
        <w:ind w:left="3240" w:hanging="1080"/>
      </w:pPr>
      <w:rPr>
        <w:rFonts w:hint="default"/>
      </w:rPr>
    </w:lvl>
    <w:lvl w:ilvl="7">
      <w:start w:val="1"/>
      <w:numFmt w:val="decimal"/>
      <w:pStyle w:val="Heading8"/>
      <w:suff w:val="space"/>
      <w:lvlText w:val="%1.%2.%3.%4.%5.%6.%7.%8."/>
      <w:lvlJc w:val="left"/>
      <w:pPr>
        <w:ind w:left="3744" w:hanging="1224"/>
      </w:pPr>
      <w:rPr>
        <w:rFonts w:hint="default"/>
      </w:rPr>
    </w:lvl>
    <w:lvl w:ilvl="8">
      <w:start w:val="1"/>
      <w:numFmt w:val="decimal"/>
      <w:pStyle w:val="Heading9"/>
      <w:suff w:val="space"/>
      <w:lvlText w:val="%1.%2.%3.%4.%5.%6.%7.%8.%9."/>
      <w:lvlJc w:val="left"/>
      <w:pPr>
        <w:ind w:left="4320" w:hanging="1440"/>
      </w:pPr>
      <w:rPr>
        <w:rFonts w:hint="default"/>
      </w:rPr>
    </w:lvl>
  </w:abstractNum>
  <w:abstractNum w:abstractNumId="15">
    <w:nsid w:val="5F6B5F43"/>
    <w:multiLevelType w:val="hybridMultilevel"/>
    <w:tmpl w:val="A4D2B100"/>
    <w:lvl w:ilvl="0" w:tplc="695EC356">
      <w:start w:val="1"/>
      <w:numFmt w:val="bullet"/>
      <w:pStyle w:val="Indent3withBullet"/>
      <w:lvlText w:val=""/>
      <w:lvlJc w:val="left"/>
      <w:pPr>
        <w:tabs>
          <w:tab w:val="num" w:pos="1040"/>
        </w:tabs>
        <w:ind w:left="1020" w:hanging="340"/>
      </w:pPr>
      <w:rPr>
        <w:rFonts w:ascii="Wingdings" w:hAnsi="Wingdings" w:hint="default"/>
        <w:sz w:val="22"/>
      </w:rPr>
    </w:lvl>
    <w:lvl w:ilvl="1" w:tplc="4EBE44EA" w:tentative="1">
      <w:start w:val="1"/>
      <w:numFmt w:val="bullet"/>
      <w:lvlText w:val="o"/>
      <w:lvlJc w:val="left"/>
      <w:pPr>
        <w:tabs>
          <w:tab w:val="num" w:pos="1440"/>
        </w:tabs>
        <w:ind w:left="1440" w:hanging="360"/>
      </w:pPr>
      <w:rPr>
        <w:rFonts w:ascii="Courier New" w:hAnsi="Courier New" w:hint="default"/>
      </w:rPr>
    </w:lvl>
    <w:lvl w:ilvl="2" w:tplc="1FAAFF6A" w:tentative="1">
      <w:start w:val="1"/>
      <w:numFmt w:val="bullet"/>
      <w:lvlText w:val=""/>
      <w:lvlJc w:val="left"/>
      <w:pPr>
        <w:tabs>
          <w:tab w:val="num" w:pos="2160"/>
        </w:tabs>
        <w:ind w:left="2160" w:hanging="360"/>
      </w:pPr>
      <w:rPr>
        <w:rFonts w:ascii="Wingdings" w:hAnsi="Wingdings" w:hint="default"/>
      </w:rPr>
    </w:lvl>
    <w:lvl w:ilvl="3" w:tplc="3A0EAB84" w:tentative="1">
      <w:start w:val="1"/>
      <w:numFmt w:val="bullet"/>
      <w:lvlText w:val=""/>
      <w:lvlJc w:val="left"/>
      <w:pPr>
        <w:tabs>
          <w:tab w:val="num" w:pos="2880"/>
        </w:tabs>
        <w:ind w:left="2880" w:hanging="360"/>
      </w:pPr>
      <w:rPr>
        <w:rFonts w:ascii="Symbol" w:hAnsi="Symbol" w:hint="default"/>
      </w:rPr>
    </w:lvl>
    <w:lvl w:ilvl="4" w:tplc="53486298" w:tentative="1">
      <w:start w:val="1"/>
      <w:numFmt w:val="bullet"/>
      <w:lvlText w:val="o"/>
      <w:lvlJc w:val="left"/>
      <w:pPr>
        <w:tabs>
          <w:tab w:val="num" w:pos="3600"/>
        </w:tabs>
        <w:ind w:left="3600" w:hanging="360"/>
      </w:pPr>
      <w:rPr>
        <w:rFonts w:ascii="Courier New" w:hAnsi="Courier New" w:hint="default"/>
      </w:rPr>
    </w:lvl>
    <w:lvl w:ilvl="5" w:tplc="F8B4CCCC" w:tentative="1">
      <w:start w:val="1"/>
      <w:numFmt w:val="bullet"/>
      <w:lvlText w:val=""/>
      <w:lvlJc w:val="left"/>
      <w:pPr>
        <w:tabs>
          <w:tab w:val="num" w:pos="4320"/>
        </w:tabs>
        <w:ind w:left="4320" w:hanging="360"/>
      </w:pPr>
      <w:rPr>
        <w:rFonts w:ascii="Wingdings" w:hAnsi="Wingdings" w:hint="default"/>
      </w:rPr>
    </w:lvl>
    <w:lvl w:ilvl="6" w:tplc="2DAA2014" w:tentative="1">
      <w:start w:val="1"/>
      <w:numFmt w:val="bullet"/>
      <w:lvlText w:val=""/>
      <w:lvlJc w:val="left"/>
      <w:pPr>
        <w:tabs>
          <w:tab w:val="num" w:pos="5040"/>
        </w:tabs>
        <w:ind w:left="5040" w:hanging="360"/>
      </w:pPr>
      <w:rPr>
        <w:rFonts w:ascii="Symbol" w:hAnsi="Symbol" w:hint="default"/>
      </w:rPr>
    </w:lvl>
    <w:lvl w:ilvl="7" w:tplc="1166E41A" w:tentative="1">
      <w:start w:val="1"/>
      <w:numFmt w:val="bullet"/>
      <w:lvlText w:val="o"/>
      <w:lvlJc w:val="left"/>
      <w:pPr>
        <w:tabs>
          <w:tab w:val="num" w:pos="5760"/>
        </w:tabs>
        <w:ind w:left="5760" w:hanging="360"/>
      </w:pPr>
      <w:rPr>
        <w:rFonts w:ascii="Courier New" w:hAnsi="Courier New" w:hint="default"/>
      </w:rPr>
    </w:lvl>
    <w:lvl w:ilvl="8" w:tplc="4094E232" w:tentative="1">
      <w:start w:val="1"/>
      <w:numFmt w:val="bullet"/>
      <w:lvlText w:val=""/>
      <w:lvlJc w:val="left"/>
      <w:pPr>
        <w:tabs>
          <w:tab w:val="num" w:pos="6480"/>
        </w:tabs>
        <w:ind w:left="6480" w:hanging="360"/>
      </w:pPr>
      <w:rPr>
        <w:rFonts w:ascii="Wingdings" w:hAnsi="Wingdings" w:hint="default"/>
      </w:rPr>
    </w:lvl>
  </w:abstractNum>
  <w:abstractNum w:abstractNumId="16">
    <w:nsid w:val="61E67CEB"/>
    <w:multiLevelType w:val="hybridMultilevel"/>
    <w:tmpl w:val="15D4EDEA"/>
    <w:lvl w:ilvl="0" w:tplc="18E8D19E">
      <w:start w:val="1"/>
      <w:numFmt w:val="bullet"/>
      <w:lvlText w:val=""/>
      <w:lvlJc w:val="left"/>
      <w:pPr>
        <w:tabs>
          <w:tab w:val="num" w:pos="700"/>
        </w:tabs>
        <w:ind w:left="680" w:hanging="340"/>
      </w:pPr>
      <w:rPr>
        <w:rFonts w:ascii="Symbol" w:hAnsi="Symbol" w:hint="default"/>
        <w:sz w:val="24"/>
      </w:rPr>
    </w:lvl>
    <w:lvl w:ilvl="1" w:tplc="5692A708">
      <w:start w:val="1"/>
      <w:numFmt w:val="bullet"/>
      <w:lvlText w:val="o"/>
      <w:lvlJc w:val="left"/>
      <w:pPr>
        <w:tabs>
          <w:tab w:val="num" w:pos="1440"/>
        </w:tabs>
        <w:ind w:left="1440" w:hanging="360"/>
      </w:pPr>
      <w:rPr>
        <w:rFonts w:ascii="Courier New" w:hAnsi="Courier New" w:hint="default"/>
      </w:rPr>
    </w:lvl>
    <w:lvl w:ilvl="2" w:tplc="8DFC6B1C">
      <w:start w:val="1"/>
      <w:numFmt w:val="bullet"/>
      <w:lvlText w:val=""/>
      <w:lvlJc w:val="left"/>
      <w:pPr>
        <w:tabs>
          <w:tab w:val="num" w:pos="2160"/>
        </w:tabs>
        <w:ind w:left="2160" w:hanging="360"/>
      </w:pPr>
      <w:rPr>
        <w:rFonts w:ascii="Wingdings" w:hAnsi="Wingdings" w:hint="default"/>
      </w:rPr>
    </w:lvl>
    <w:lvl w:ilvl="3" w:tplc="8106497E" w:tentative="1">
      <w:start w:val="1"/>
      <w:numFmt w:val="bullet"/>
      <w:lvlText w:val=""/>
      <w:lvlJc w:val="left"/>
      <w:pPr>
        <w:tabs>
          <w:tab w:val="num" w:pos="2880"/>
        </w:tabs>
        <w:ind w:left="2880" w:hanging="360"/>
      </w:pPr>
      <w:rPr>
        <w:rFonts w:ascii="Symbol" w:hAnsi="Symbol" w:hint="default"/>
      </w:rPr>
    </w:lvl>
    <w:lvl w:ilvl="4" w:tplc="B9B86AE2" w:tentative="1">
      <w:start w:val="1"/>
      <w:numFmt w:val="bullet"/>
      <w:lvlText w:val="o"/>
      <w:lvlJc w:val="left"/>
      <w:pPr>
        <w:tabs>
          <w:tab w:val="num" w:pos="3600"/>
        </w:tabs>
        <w:ind w:left="3600" w:hanging="360"/>
      </w:pPr>
      <w:rPr>
        <w:rFonts w:ascii="Courier New" w:hAnsi="Courier New" w:hint="default"/>
      </w:rPr>
    </w:lvl>
    <w:lvl w:ilvl="5" w:tplc="C9067CA4" w:tentative="1">
      <w:start w:val="1"/>
      <w:numFmt w:val="bullet"/>
      <w:lvlText w:val=""/>
      <w:lvlJc w:val="left"/>
      <w:pPr>
        <w:tabs>
          <w:tab w:val="num" w:pos="4320"/>
        </w:tabs>
        <w:ind w:left="4320" w:hanging="360"/>
      </w:pPr>
      <w:rPr>
        <w:rFonts w:ascii="Wingdings" w:hAnsi="Wingdings" w:hint="default"/>
      </w:rPr>
    </w:lvl>
    <w:lvl w:ilvl="6" w:tplc="026AFE1E" w:tentative="1">
      <w:start w:val="1"/>
      <w:numFmt w:val="bullet"/>
      <w:lvlText w:val=""/>
      <w:lvlJc w:val="left"/>
      <w:pPr>
        <w:tabs>
          <w:tab w:val="num" w:pos="5040"/>
        </w:tabs>
        <w:ind w:left="5040" w:hanging="360"/>
      </w:pPr>
      <w:rPr>
        <w:rFonts w:ascii="Symbol" w:hAnsi="Symbol" w:hint="default"/>
      </w:rPr>
    </w:lvl>
    <w:lvl w:ilvl="7" w:tplc="915A92A2" w:tentative="1">
      <w:start w:val="1"/>
      <w:numFmt w:val="bullet"/>
      <w:lvlText w:val="o"/>
      <w:lvlJc w:val="left"/>
      <w:pPr>
        <w:tabs>
          <w:tab w:val="num" w:pos="5760"/>
        </w:tabs>
        <w:ind w:left="5760" w:hanging="360"/>
      </w:pPr>
      <w:rPr>
        <w:rFonts w:ascii="Courier New" w:hAnsi="Courier New" w:hint="default"/>
      </w:rPr>
    </w:lvl>
    <w:lvl w:ilvl="8" w:tplc="C8E20EEA"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1"/>
  </w:num>
  <w:num w:numId="11">
    <w:abstractNumId w:val="16"/>
  </w:num>
  <w:num w:numId="12">
    <w:abstractNumId w:val="15"/>
  </w:num>
  <w:num w:numId="13">
    <w:abstractNumId w:val="5"/>
  </w:num>
  <w:num w:numId="14">
    <w:abstractNumId w:val="3"/>
  </w:num>
  <w:num w:numId="15">
    <w:abstractNumId w:val="6"/>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1"/>
  </w:num>
  <w:num w:numId="26">
    <w:abstractNumId w:val="6"/>
  </w:num>
  <w:num w:numId="27">
    <w:abstractNumId w:val="16"/>
  </w:num>
  <w:num w:numId="28">
    <w:abstractNumId w:val="6"/>
  </w:num>
  <w:num w:numId="29">
    <w:abstractNumId w:val="15"/>
  </w:num>
  <w:num w:numId="30">
    <w:abstractNumId w:val="6"/>
  </w:num>
  <w:num w:numId="31">
    <w:abstractNumId w:val="5"/>
  </w:num>
  <w:num w:numId="32">
    <w:abstractNumId w:val="3"/>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num>
  <w:num w:numId="35">
    <w:abstractNumId w:val="1"/>
  </w:num>
  <w:num w:numId="36">
    <w:abstractNumId w:val="13"/>
  </w:num>
  <w:num w:numId="37">
    <w:abstractNumId w:val="7"/>
  </w:num>
  <w:num w:numId="38">
    <w:abstractNumId w:val="8"/>
  </w:num>
  <w:num w:numId="39">
    <w:abstractNumId w:val="12"/>
  </w:num>
  <w:num w:numId="40">
    <w:abstractNumId w:val="0"/>
  </w:num>
  <w:num w:numId="41">
    <w:abstractNumId w:val="9"/>
  </w:num>
  <w:num w:numId="42">
    <w:abstractNumId w:val="10"/>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defaultTabStop w:val="284"/>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0B28"/>
    <w:rsid w:val="00000AB5"/>
    <w:rsid w:val="00001203"/>
    <w:rsid w:val="000109C5"/>
    <w:rsid w:val="0001292E"/>
    <w:rsid w:val="00013694"/>
    <w:rsid w:val="0001374D"/>
    <w:rsid w:val="00023E9E"/>
    <w:rsid w:val="0002551B"/>
    <w:rsid w:val="00027A29"/>
    <w:rsid w:val="0003027B"/>
    <w:rsid w:val="000312A9"/>
    <w:rsid w:val="00031754"/>
    <w:rsid w:val="000345CC"/>
    <w:rsid w:val="00034E9D"/>
    <w:rsid w:val="00036F1D"/>
    <w:rsid w:val="00037741"/>
    <w:rsid w:val="00041790"/>
    <w:rsid w:val="00046EE6"/>
    <w:rsid w:val="00052F52"/>
    <w:rsid w:val="0005374D"/>
    <w:rsid w:val="00060577"/>
    <w:rsid w:val="00062BF7"/>
    <w:rsid w:val="0006370A"/>
    <w:rsid w:val="00064E15"/>
    <w:rsid w:val="000736B7"/>
    <w:rsid w:val="000759E9"/>
    <w:rsid w:val="00076A3E"/>
    <w:rsid w:val="00077575"/>
    <w:rsid w:val="000805FB"/>
    <w:rsid w:val="00084654"/>
    <w:rsid w:val="00085DD6"/>
    <w:rsid w:val="00092864"/>
    <w:rsid w:val="00092D43"/>
    <w:rsid w:val="00095218"/>
    <w:rsid w:val="000A2E25"/>
    <w:rsid w:val="000A5914"/>
    <w:rsid w:val="000A64A5"/>
    <w:rsid w:val="000B2A6F"/>
    <w:rsid w:val="000B3D0B"/>
    <w:rsid w:val="000B55DB"/>
    <w:rsid w:val="000C23ED"/>
    <w:rsid w:val="000D4B17"/>
    <w:rsid w:val="000D780B"/>
    <w:rsid w:val="000E427E"/>
    <w:rsid w:val="000F14B1"/>
    <w:rsid w:val="000F2529"/>
    <w:rsid w:val="000F2C12"/>
    <w:rsid w:val="000F2FF4"/>
    <w:rsid w:val="000F5A2B"/>
    <w:rsid w:val="0010528E"/>
    <w:rsid w:val="001132F5"/>
    <w:rsid w:val="00114020"/>
    <w:rsid w:val="00114ED5"/>
    <w:rsid w:val="00115306"/>
    <w:rsid w:val="0011669E"/>
    <w:rsid w:val="00117613"/>
    <w:rsid w:val="00117ADC"/>
    <w:rsid w:val="0012126C"/>
    <w:rsid w:val="00123902"/>
    <w:rsid w:val="001255D1"/>
    <w:rsid w:val="00126CB3"/>
    <w:rsid w:val="00130A02"/>
    <w:rsid w:val="00133160"/>
    <w:rsid w:val="001349AD"/>
    <w:rsid w:val="00136A58"/>
    <w:rsid w:val="00143573"/>
    <w:rsid w:val="001467E8"/>
    <w:rsid w:val="00152591"/>
    <w:rsid w:val="00155356"/>
    <w:rsid w:val="00162782"/>
    <w:rsid w:val="001655F2"/>
    <w:rsid w:val="00167277"/>
    <w:rsid w:val="001708A5"/>
    <w:rsid w:val="00172F16"/>
    <w:rsid w:val="001774B1"/>
    <w:rsid w:val="001843F9"/>
    <w:rsid w:val="00187F26"/>
    <w:rsid w:val="00195D60"/>
    <w:rsid w:val="001A2E10"/>
    <w:rsid w:val="001A68DB"/>
    <w:rsid w:val="001C09CB"/>
    <w:rsid w:val="001C4A27"/>
    <w:rsid w:val="001D0968"/>
    <w:rsid w:val="001D2482"/>
    <w:rsid w:val="001D3CD0"/>
    <w:rsid w:val="001D627D"/>
    <w:rsid w:val="001D7671"/>
    <w:rsid w:val="001E6025"/>
    <w:rsid w:val="001F4EBE"/>
    <w:rsid w:val="00211410"/>
    <w:rsid w:val="002118D0"/>
    <w:rsid w:val="00212E21"/>
    <w:rsid w:val="00212E6E"/>
    <w:rsid w:val="00214E75"/>
    <w:rsid w:val="00215993"/>
    <w:rsid w:val="00216E11"/>
    <w:rsid w:val="00217A27"/>
    <w:rsid w:val="00230DEA"/>
    <w:rsid w:val="00236D53"/>
    <w:rsid w:val="00240368"/>
    <w:rsid w:val="002415DB"/>
    <w:rsid w:val="002500C5"/>
    <w:rsid w:val="00253D92"/>
    <w:rsid w:val="00254ACA"/>
    <w:rsid w:val="0025555D"/>
    <w:rsid w:val="002557EE"/>
    <w:rsid w:val="002601CE"/>
    <w:rsid w:val="00263A81"/>
    <w:rsid w:val="00263B7E"/>
    <w:rsid w:val="0027029A"/>
    <w:rsid w:val="0027075D"/>
    <w:rsid w:val="00275362"/>
    <w:rsid w:val="002761DF"/>
    <w:rsid w:val="00280F1B"/>
    <w:rsid w:val="00281685"/>
    <w:rsid w:val="00281872"/>
    <w:rsid w:val="00281A88"/>
    <w:rsid w:val="002A322B"/>
    <w:rsid w:val="002A4A6C"/>
    <w:rsid w:val="002A4FBC"/>
    <w:rsid w:val="002A6162"/>
    <w:rsid w:val="002B1D8F"/>
    <w:rsid w:val="002B2DCC"/>
    <w:rsid w:val="002B7853"/>
    <w:rsid w:val="002C647E"/>
    <w:rsid w:val="002C6B64"/>
    <w:rsid w:val="002D14B6"/>
    <w:rsid w:val="002D2552"/>
    <w:rsid w:val="002D270F"/>
    <w:rsid w:val="002D2891"/>
    <w:rsid w:val="002D62AD"/>
    <w:rsid w:val="002E1DBE"/>
    <w:rsid w:val="002E3A63"/>
    <w:rsid w:val="002E5F52"/>
    <w:rsid w:val="002F36BA"/>
    <w:rsid w:val="002F538A"/>
    <w:rsid w:val="002F5684"/>
    <w:rsid w:val="002F7891"/>
    <w:rsid w:val="0030237E"/>
    <w:rsid w:val="00302B9D"/>
    <w:rsid w:val="00303051"/>
    <w:rsid w:val="003046A6"/>
    <w:rsid w:val="00304A9B"/>
    <w:rsid w:val="003134EF"/>
    <w:rsid w:val="00317967"/>
    <w:rsid w:val="003210EB"/>
    <w:rsid w:val="003328A7"/>
    <w:rsid w:val="0034463F"/>
    <w:rsid w:val="00347283"/>
    <w:rsid w:val="003527AD"/>
    <w:rsid w:val="00363BAB"/>
    <w:rsid w:val="00365B64"/>
    <w:rsid w:val="00370A47"/>
    <w:rsid w:val="00375DB0"/>
    <w:rsid w:val="00384A60"/>
    <w:rsid w:val="00385BB4"/>
    <w:rsid w:val="00394B98"/>
    <w:rsid w:val="00394D7E"/>
    <w:rsid w:val="0039640D"/>
    <w:rsid w:val="003A1E07"/>
    <w:rsid w:val="003A3291"/>
    <w:rsid w:val="003B2A39"/>
    <w:rsid w:val="003B7BB7"/>
    <w:rsid w:val="003C1190"/>
    <w:rsid w:val="003C1420"/>
    <w:rsid w:val="003C25EE"/>
    <w:rsid w:val="003C3E80"/>
    <w:rsid w:val="003C5248"/>
    <w:rsid w:val="003C5C1A"/>
    <w:rsid w:val="003C7744"/>
    <w:rsid w:val="003C7A05"/>
    <w:rsid w:val="003D02FD"/>
    <w:rsid w:val="003D2421"/>
    <w:rsid w:val="003E4D4A"/>
    <w:rsid w:val="003E5AA7"/>
    <w:rsid w:val="003F77EA"/>
    <w:rsid w:val="00400CFB"/>
    <w:rsid w:val="004018CF"/>
    <w:rsid w:val="00401D43"/>
    <w:rsid w:val="004056B9"/>
    <w:rsid w:val="0040612E"/>
    <w:rsid w:val="00421A73"/>
    <w:rsid w:val="00430364"/>
    <w:rsid w:val="00435D30"/>
    <w:rsid w:val="00440A83"/>
    <w:rsid w:val="00444C8E"/>
    <w:rsid w:val="0044571C"/>
    <w:rsid w:val="0045025F"/>
    <w:rsid w:val="004521E0"/>
    <w:rsid w:val="00454AE6"/>
    <w:rsid w:val="00461C87"/>
    <w:rsid w:val="00462E78"/>
    <w:rsid w:val="00464726"/>
    <w:rsid w:val="00467E59"/>
    <w:rsid w:val="0047331C"/>
    <w:rsid w:val="00475178"/>
    <w:rsid w:val="004844CD"/>
    <w:rsid w:val="0048470C"/>
    <w:rsid w:val="00492614"/>
    <w:rsid w:val="00494C1E"/>
    <w:rsid w:val="00495E8F"/>
    <w:rsid w:val="004A3032"/>
    <w:rsid w:val="004B407B"/>
    <w:rsid w:val="004B62F1"/>
    <w:rsid w:val="004B7CAB"/>
    <w:rsid w:val="004C6B64"/>
    <w:rsid w:val="004D269E"/>
    <w:rsid w:val="004D3BBF"/>
    <w:rsid w:val="004D3EDE"/>
    <w:rsid w:val="004D4D75"/>
    <w:rsid w:val="004D53EA"/>
    <w:rsid w:val="004E194E"/>
    <w:rsid w:val="004E1F67"/>
    <w:rsid w:val="004F173E"/>
    <w:rsid w:val="004F1F05"/>
    <w:rsid w:val="004F37E7"/>
    <w:rsid w:val="004F5041"/>
    <w:rsid w:val="004F68DF"/>
    <w:rsid w:val="004F7002"/>
    <w:rsid w:val="005001C6"/>
    <w:rsid w:val="00500889"/>
    <w:rsid w:val="00501EC9"/>
    <w:rsid w:val="00505E02"/>
    <w:rsid w:val="00520B28"/>
    <w:rsid w:val="00530D94"/>
    <w:rsid w:val="00531113"/>
    <w:rsid w:val="00535D7C"/>
    <w:rsid w:val="0053604A"/>
    <w:rsid w:val="00537D02"/>
    <w:rsid w:val="00545F46"/>
    <w:rsid w:val="00545F68"/>
    <w:rsid w:val="00554CDE"/>
    <w:rsid w:val="00557AE0"/>
    <w:rsid w:val="00561159"/>
    <w:rsid w:val="005660F4"/>
    <w:rsid w:val="00572251"/>
    <w:rsid w:val="005767E4"/>
    <w:rsid w:val="00581BBC"/>
    <w:rsid w:val="005822B6"/>
    <w:rsid w:val="0058566E"/>
    <w:rsid w:val="00592FFA"/>
    <w:rsid w:val="00593700"/>
    <w:rsid w:val="00596D03"/>
    <w:rsid w:val="005A3356"/>
    <w:rsid w:val="005A7746"/>
    <w:rsid w:val="005B15E9"/>
    <w:rsid w:val="005B18B9"/>
    <w:rsid w:val="005B2270"/>
    <w:rsid w:val="005B6F24"/>
    <w:rsid w:val="005B750D"/>
    <w:rsid w:val="005C71E4"/>
    <w:rsid w:val="005D02E8"/>
    <w:rsid w:val="005D32B7"/>
    <w:rsid w:val="005E3792"/>
    <w:rsid w:val="005E3A89"/>
    <w:rsid w:val="005E3F5B"/>
    <w:rsid w:val="005E4165"/>
    <w:rsid w:val="005E48DC"/>
    <w:rsid w:val="005E5935"/>
    <w:rsid w:val="005F0577"/>
    <w:rsid w:val="005F14EE"/>
    <w:rsid w:val="00602A1B"/>
    <w:rsid w:val="00603689"/>
    <w:rsid w:val="0060485A"/>
    <w:rsid w:val="0060529B"/>
    <w:rsid w:val="006131BA"/>
    <w:rsid w:val="00621BFE"/>
    <w:rsid w:val="00630819"/>
    <w:rsid w:val="006312F4"/>
    <w:rsid w:val="00637236"/>
    <w:rsid w:val="00642AE6"/>
    <w:rsid w:val="00647000"/>
    <w:rsid w:val="0065408B"/>
    <w:rsid w:val="00655D11"/>
    <w:rsid w:val="006606FB"/>
    <w:rsid w:val="00661589"/>
    <w:rsid w:val="00672A92"/>
    <w:rsid w:val="00675BB6"/>
    <w:rsid w:val="00675EF4"/>
    <w:rsid w:val="00676F12"/>
    <w:rsid w:val="00677152"/>
    <w:rsid w:val="00683C51"/>
    <w:rsid w:val="0068465B"/>
    <w:rsid w:val="00697500"/>
    <w:rsid w:val="006A0E57"/>
    <w:rsid w:val="006A1ABF"/>
    <w:rsid w:val="006A4713"/>
    <w:rsid w:val="006B18BE"/>
    <w:rsid w:val="006B2ECF"/>
    <w:rsid w:val="006B5D73"/>
    <w:rsid w:val="006C16F8"/>
    <w:rsid w:val="006C3494"/>
    <w:rsid w:val="006C50FB"/>
    <w:rsid w:val="006C6279"/>
    <w:rsid w:val="006D21D6"/>
    <w:rsid w:val="006D228A"/>
    <w:rsid w:val="006D34B4"/>
    <w:rsid w:val="006D6399"/>
    <w:rsid w:val="006D732B"/>
    <w:rsid w:val="006E30A4"/>
    <w:rsid w:val="006E5B2D"/>
    <w:rsid w:val="006E721A"/>
    <w:rsid w:val="006E7360"/>
    <w:rsid w:val="006F2264"/>
    <w:rsid w:val="006F51B8"/>
    <w:rsid w:val="006F640E"/>
    <w:rsid w:val="006F6BC3"/>
    <w:rsid w:val="00700949"/>
    <w:rsid w:val="007011C9"/>
    <w:rsid w:val="00702578"/>
    <w:rsid w:val="0070576C"/>
    <w:rsid w:val="00707089"/>
    <w:rsid w:val="007119A9"/>
    <w:rsid w:val="00712B7A"/>
    <w:rsid w:val="00715DC5"/>
    <w:rsid w:val="0072231D"/>
    <w:rsid w:val="007273F5"/>
    <w:rsid w:val="007276F0"/>
    <w:rsid w:val="00727FD1"/>
    <w:rsid w:val="0073092A"/>
    <w:rsid w:val="00731FBE"/>
    <w:rsid w:val="00734C88"/>
    <w:rsid w:val="00734F42"/>
    <w:rsid w:val="00750031"/>
    <w:rsid w:val="00751D48"/>
    <w:rsid w:val="0075273F"/>
    <w:rsid w:val="00752DBA"/>
    <w:rsid w:val="00752DD1"/>
    <w:rsid w:val="00753295"/>
    <w:rsid w:val="007602CF"/>
    <w:rsid w:val="0076145A"/>
    <w:rsid w:val="00762ABA"/>
    <w:rsid w:val="00762FF0"/>
    <w:rsid w:val="00763F98"/>
    <w:rsid w:val="00777B99"/>
    <w:rsid w:val="007850E4"/>
    <w:rsid w:val="00785612"/>
    <w:rsid w:val="00786E48"/>
    <w:rsid w:val="007909D2"/>
    <w:rsid w:val="00796A3E"/>
    <w:rsid w:val="007A10E7"/>
    <w:rsid w:val="007A118F"/>
    <w:rsid w:val="007A204F"/>
    <w:rsid w:val="007A3ADA"/>
    <w:rsid w:val="007A4859"/>
    <w:rsid w:val="007A4FC1"/>
    <w:rsid w:val="007A5394"/>
    <w:rsid w:val="007A56C5"/>
    <w:rsid w:val="007C1E80"/>
    <w:rsid w:val="007C3CFA"/>
    <w:rsid w:val="007C4C6C"/>
    <w:rsid w:val="007C616F"/>
    <w:rsid w:val="007D0E00"/>
    <w:rsid w:val="007D23DE"/>
    <w:rsid w:val="007D2ABB"/>
    <w:rsid w:val="007D599A"/>
    <w:rsid w:val="007D7C6B"/>
    <w:rsid w:val="007E101B"/>
    <w:rsid w:val="007E1CB4"/>
    <w:rsid w:val="007E793E"/>
    <w:rsid w:val="007F6AAF"/>
    <w:rsid w:val="008066A9"/>
    <w:rsid w:val="00811053"/>
    <w:rsid w:val="00813382"/>
    <w:rsid w:val="0082493F"/>
    <w:rsid w:val="00824A64"/>
    <w:rsid w:val="00825E06"/>
    <w:rsid w:val="008318E2"/>
    <w:rsid w:val="00835AAA"/>
    <w:rsid w:val="00841521"/>
    <w:rsid w:val="00841C69"/>
    <w:rsid w:val="00842C9F"/>
    <w:rsid w:val="008555E2"/>
    <w:rsid w:val="00856643"/>
    <w:rsid w:val="0086071C"/>
    <w:rsid w:val="008642C4"/>
    <w:rsid w:val="00864C61"/>
    <w:rsid w:val="00870F35"/>
    <w:rsid w:val="00872D98"/>
    <w:rsid w:val="00874574"/>
    <w:rsid w:val="008847C6"/>
    <w:rsid w:val="00885577"/>
    <w:rsid w:val="00887BF7"/>
    <w:rsid w:val="0089764F"/>
    <w:rsid w:val="008A46EF"/>
    <w:rsid w:val="008A68A1"/>
    <w:rsid w:val="008B10E6"/>
    <w:rsid w:val="008B5CAF"/>
    <w:rsid w:val="008B6551"/>
    <w:rsid w:val="008B6EB3"/>
    <w:rsid w:val="008C1BAF"/>
    <w:rsid w:val="008C33DD"/>
    <w:rsid w:val="008C4C05"/>
    <w:rsid w:val="008C66C2"/>
    <w:rsid w:val="008D3D3D"/>
    <w:rsid w:val="008D623F"/>
    <w:rsid w:val="008E6B48"/>
    <w:rsid w:val="008E6C6C"/>
    <w:rsid w:val="008F1992"/>
    <w:rsid w:val="008F6421"/>
    <w:rsid w:val="0090148E"/>
    <w:rsid w:val="00901F54"/>
    <w:rsid w:val="0090407C"/>
    <w:rsid w:val="0090417E"/>
    <w:rsid w:val="00905A8B"/>
    <w:rsid w:val="00906B09"/>
    <w:rsid w:val="00907D56"/>
    <w:rsid w:val="009103C2"/>
    <w:rsid w:val="00910962"/>
    <w:rsid w:val="00912153"/>
    <w:rsid w:val="009151A7"/>
    <w:rsid w:val="00917A1A"/>
    <w:rsid w:val="00923729"/>
    <w:rsid w:val="00930C5B"/>
    <w:rsid w:val="0093442D"/>
    <w:rsid w:val="009417DF"/>
    <w:rsid w:val="00942C78"/>
    <w:rsid w:val="00945FED"/>
    <w:rsid w:val="00954E21"/>
    <w:rsid w:val="009605E6"/>
    <w:rsid w:val="00962CF9"/>
    <w:rsid w:val="00971296"/>
    <w:rsid w:val="00971D33"/>
    <w:rsid w:val="0097204F"/>
    <w:rsid w:val="009722E8"/>
    <w:rsid w:val="0097417B"/>
    <w:rsid w:val="00974859"/>
    <w:rsid w:val="009757DA"/>
    <w:rsid w:val="00982AC6"/>
    <w:rsid w:val="00984D57"/>
    <w:rsid w:val="009879FE"/>
    <w:rsid w:val="00996BC2"/>
    <w:rsid w:val="009A17ED"/>
    <w:rsid w:val="009A5A97"/>
    <w:rsid w:val="009A5BD4"/>
    <w:rsid w:val="009A7CEC"/>
    <w:rsid w:val="009B0E9A"/>
    <w:rsid w:val="009B2980"/>
    <w:rsid w:val="009C2187"/>
    <w:rsid w:val="009C6917"/>
    <w:rsid w:val="009D0588"/>
    <w:rsid w:val="009D5658"/>
    <w:rsid w:val="009D7313"/>
    <w:rsid w:val="009E06F7"/>
    <w:rsid w:val="009E0BF3"/>
    <w:rsid w:val="009E7382"/>
    <w:rsid w:val="009F0080"/>
    <w:rsid w:val="009F00D4"/>
    <w:rsid w:val="009F3E3A"/>
    <w:rsid w:val="009F63DE"/>
    <w:rsid w:val="00A02007"/>
    <w:rsid w:val="00A0274E"/>
    <w:rsid w:val="00A0496C"/>
    <w:rsid w:val="00A051D9"/>
    <w:rsid w:val="00A102D7"/>
    <w:rsid w:val="00A20279"/>
    <w:rsid w:val="00A20883"/>
    <w:rsid w:val="00A21DF0"/>
    <w:rsid w:val="00A23FA3"/>
    <w:rsid w:val="00A24382"/>
    <w:rsid w:val="00A263E8"/>
    <w:rsid w:val="00A33814"/>
    <w:rsid w:val="00A34349"/>
    <w:rsid w:val="00A37748"/>
    <w:rsid w:val="00A448DD"/>
    <w:rsid w:val="00A46562"/>
    <w:rsid w:val="00A46A40"/>
    <w:rsid w:val="00A46A72"/>
    <w:rsid w:val="00A4786A"/>
    <w:rsid w:val="00A50C9A"/>
    <w:rsid w:val="00A516D2"/>
    <w:rsid w:val="00A51DFF"/>
    <w:rsid w:val="00A52E19"/>
    <w:rsid w:val="00A6017E"/>
    <w:rsid w:val="00A63E56"/>
    <w:rsid w:val="00A640CB"/>
    <w:rsid w:val="00A6413F"/>
    <w:rsid w:val="00A6504A"/>
    <w:rsid w:val="00A67661"/>
    <w:rsid w:val="00A71B79"/>
    <w:rsid w:val="00A71EAA"/>
    <w:rsid w:val="00A723CC"/>
    <w:rsid w:val="00A72838"/>
    <w:rsid w:val="00A73753"/>
    <w:rsid w:val="00A73B61"/>
    <w:rsid w:val="00A76A06"/>
    <w:rsid w:val="00A775E6"/>
    <w:rsid w:val="00A83C1A"/>
    <w:rsid w:val="00A83CAE"/>
    <w:rsid w:val="00A84449"/>
    <w:rsid w:val="00A85F7A"/>
    <w:rsid w:val="00A90560"/>
    <w:rsid w:val="00A93F2F"/>
    <w:rsid w:val="00AB40ED"/>
    <w:rsid w:val="00AB4EBB"/>
    <w:rsid w:val="00AC3396"/>
    <w:rsid w:val="00AC376F"/>
    <w:rsid w:val="00AC3A92"/>
    <w:rsid w:val="00AC54E1"/>
    <w:rsid w:val="00AD2805"/>
    <w:rsid w:val="00AD4D48"/>
    <w:rsid w:val="00AD5C78"/>
    <w:rsid w:val="00AE1525"/>
    <w:rsid w:val="00AE5857"/>
    <w:rsid w:val="00AE7A27"/>
    <w:rsid w:val="00AF32DA"/>
    <w:rsid w:val="00B12031"/>
    <w:rsid w:val="00B137FF"/>
    <w:rsid w:val="00B13AFB"/>
    <w:rsid w:val="00B165B4"/>
    <w:rsid w:val="00B22B47"/>
    <w:rsid w:val="00B243BA"/>
    <w:rsid w:val="00B313BB"/>
    <w:rsid w:val="00B341F5"/>
    <w:rsid w:val="00B3532F"/>
    <w:rsid w:val="00B401BD"/>
    <w:rsid w:val="00B426A9"/>
    <w:rsid w:val="00B42CE8"/>
    <w:rsid w:val="00B43F4D"/>
    <w:rsid w:val="00B44182"/>
    <w:rsid w:val="00B50CB2"/>
    <w:rsid w:val="00B530C4"/>
    <w:rsid w:val="00B5605D"/>
    <w:rsid w:val="00B64610"/>
    <w:rsid w:val="00B65862"/>
    <w:rsid w:val="00B66769"/>
    <w:rsid w:val="00B678E6"/>
    <w:rsid w:val="00B71F58"/>
    <w:rsid w:val="00B751C9"/>
    <w:rsid w:val="00B7600E"/>
    <w:rsid w:val="00B762AB"/>
    <w:rsid w:val="00B7728A"/>
    <w:rsid w:val="00B777B2"/>
    <w:rsid w:val="00B8004B"/>
    <w:rsid w:val="00B80352"/>
    <w:rsid w:val="00B86FB7"/>
    <w:rsid w:val="00BA312C"/>
    <w:rsid w:val="00BA50DE"/>
    <w:rsid w:val="00BB659C"/>
    <w:rsid w:val="00BC030B"/>
    <w:rsid w:val="00BC4AE0"/>
    <w:rsid w:val="00BC7957"/>
    <w:rsid w:val="00BD1E45"/>
    <w:rsid w:val="00BD272C"/>
    <w:rsid w:val="00BD625F"/>
    <w:rsid w:val="00BE0B1B"/>
    <w:rsid w:val="00BE625C"/>
    <w:rsid w:val="00BF2F48"/>
    <w:rsid w:val="00BF4219"/>
    <w:rsid w:val="00BF60C0"/>
    <w:rsid w:val="00C01F73"/>
    <w:rsid w:val="00C02EF6"/>
    <w:rsid w:val="00C032A6"/>
    <w:rsid w:val="00C04515"/>
    <w:rsid w:val="00C05939"/>
    <w:rsid w:val="00C11337"/>
    <w:rsid w:val="00C1144A"/>
    <w:rsid w:val="00C1474C"/>
    <w:rsid w:val="00C1610F"/>
    <w:rsid w:val="00C20318"/>
    <w:rsid w:val="00C21D25"/>
    <w:rsid w:val="00C24601"/>
    <w:rsid w:val="00C26BEB"/>
    <w:rsid w:val="00C31628"/>
    <w:rsid w:val="00C36F78"/>
    <w:rsid w:val="00C40A2D"/>
    <w:rsid w:val="00C40CF3"/>
    <w:rsid w:val="00C437AE"/>
    <w:rsid w:val="00C47DD5"/>
    <w:rsid w:val="00C52C0D"/>
    <w:rsid w:val="00C54BA4"/>
    <w:rsid w:val="00C6359B"/>
    <w:rsid w:val="00C64ACD"/>
    <w:rsid w:val="00C71F11"/>
    <w:rsid w:val="00C734B8"/>
    <w:rsid w:val="00C7568E"/>
    <w:rsid w:val="00C75C4F"/>
    <w:rsid w:val="00C7669A"/>
    <w:rsid w:val="00C77A48"/>
    <w:rsid w:val="00C819E1"/>
    <w:rsid w:val="00C85604"/>
    <w:rsid w:val="00C85FB2"/>
    <w:rsid w:val="00C9511D"/>
    <w:rsid w:val="00C957C0"/>
    <w:rsid w:val="00C9678C"/>
    <w:rsid w:val="00CA0C3B"/>
    <w:rsid w:val="00CA0DEC"/>
    <w:rsid w:val="00CA2866"/>
    <w:rsid w:val="00CB4AC5"/>
    <w:rsid w:val="00CB6D26"/>
    <w:rsid w:val="00CB71EA"/>
    <w:rsid w:val="00CB7DBA"/>
    <w:rsid w:val="00CC0D68"/>
    <w:rsid w:val="00CC20E3"/>
    <w:rsid w:val="00CC26FB"/>
    <w:rsid w:val="00CC417E"/>
    <w:rsid w:val="00CC7E99"/>
    <w:rsid w:val="00CE05C7"/>
    <w:rsid w:val="00CE0E89"/>
    <w:rsid w:val="00CE57DE"/>
    <w:rsid w:val="00CE5A0E"/>
    <w:rsid w:val="00CE6DFD"/>
    <w:rsid w:val="00CE7EC9"/>
    <w:rsid w:val="00CF0AEF"/>
    <w:rsid w:val="00CF5988"/>
    <w:rsid w:val="00CF7579"/>
    <w:rsid w:val="00D0599C"/>
    <w:rsid w:val="00D07E42"/>
    <w:rsid w:val="00D10F9A"/>
    <w:rsid w:val="00D1217E"/>
    <w:rsid w:val="00D14672"/>
    <w:rsid w:val="00D15852"/>
    <w:rsid w:val="00D15B1A"/>
    <w:rsid w:val="00D207DB"/>
    <w:rsid w:val="00D22603"/>
    <w:rsid w:val="00D35398"/>
    <w:rsid w:val="00D41E52"/>
    <w:rsid w:val="00D42AB1"/>
    <w:rsid w:val="00D43DC9"/>
    <w:rsid w:val="00D450FB"/>
    <w:rsid w:val="00D52787"/>
    <w:rsid w:val="00D52A9C"/>
    <w:rsid w:val="00D536F5"/>
    <w:rsid w:val="00D56EC4"/>
    <w:rsid w:val="00D57E9A"/>
    <w:rsid w:val="00D705A7"/>
    <w:rsid w:val="00D70E15"/>
    <w:rsid w:val="00D714F6"/>
    <w:rsid w:val="00D74F2A"/>
    <w:rsid w:val="00D76084"/>
    <w:rsid w:val="00D77C96"/>
    <w:rsid w:val="00D83906"/>
    <w:rsid w:val="00D91FBF"/>
    <w:rsid w:val="00D932D5"/>
    <w:rsid w:val="00DA526D"/>
    <w:rsid w:val="00DB120A"/>
    <w:rsid w:val="00DB2E06"/>
    <w:rsid w:val="00DB43B0"/>
    <w:rsid w:val="00DB445E"/>
    <w:rsid w:val="00DB601C"/>
    <w:rsid w:val="00DB6315"/>
    <w:rsid w:val="00DB6F4D"/>
    <w:rsid w:val="00DC1EC1"/>
    <w:rsid w:val="00DC2CAB"/>
    <w:rsid w:val="00DC50E3"/>
    <w:rsid w:val="00DC5224"/>
    <w:rsid w:val="00DD12E1"/>
    <w:rsid w:val="00DD1E19"/>
    <w:rsid w:val="00DD5BEA"/>
    <w:rsid w:val="00DD6677"/>
    <w:rsid w:val="00DD6FEB"/>
    <w:rsid w:val="00DE1917"/>
    <w:rsid w:val="00DE3A08"/>
    <w:rsid w:val="00DE3ED7"/>
    <w:rsid w:val="00DF24A2"/>
    <w:rsid w:val="00DF63B5"/>
    <w:rsid w:val="00DF7AC4"/>
    <w:rsid w:val="00E00375"/>
    <w:rsid w:val="00E01AAA"/>
    <w:rsid w:val="00E1339A"/>
    <w:rsid w:val="00E14197"/>
    <w:rsid w:val="00E15361"/>
    <w:rsid w:val="00E23598"/>
    <w:rsid w:val="00E30092"/>
    <w:rsid w:val="00E36487"/>
    <w:rsid w:val="00E404DF"/>
    <w:rsid w:val="00E45F81"/>
    <w:rsid w:val="00E47EC2"/>
    <w:rsid w:val="00E53945"/>
    <w:rsid w:val="00E57552"/>
    <w:rsid w:val="00E61983"/>
    <w:rsid w:val="00E64E29"/>
    <w:rsid w:val="00E72085"/>
    <w:rsid w:val="00E7278E"/>
    <w:rsid w:val="00E767C9"/>
    <w:rsid w:val="00E76A2F"/>
    <w:rsid w:val="00E84115"/>
    <w:rsid w:val="00E87907"/>
    <w:rsid w:val="00E931BE"/>
    <w:rsid w:val="00E9494A"/>
    <w:rsid w:val="00EA1225"/>
    <w:rsid w:val="00EA12DD"/>
    <w:rsid w:val="00EA6894"/>
    <w:rsid w:val="00EA701A"/>
    <w:rsid w:val="00EB1B95"/>
    <w:rsid w:val="00EB3112"/>
    <w:rsid w:val="00EC261E"/>
    <w:rsid w:val="00EC7BF4"/>
    <w:rsid w:val="00ED27A6"/>
    <w:rsid w:val="00ED2F96"/>
    <w:rsid w:val="00ED3568"/>
    <w:rsid w:val="00EE03DB"/>
    <w:rsid w:val="00EE413D"/>
    <w:rsid w:val="00EE46DB"/>
    <w:rsid w:val="00EF37B8"/>
    <w:rsid w:val="00EF6F5A"/>
    <w:rsid w:val="00F10110"/>
    <w:rsid w:val="00F15038"/>
    <w:rsid w:val="00F16322"/>
    <w:rsid w:val="00F16BD4"/>
    <w:rsid w:val="00F207D2"/>
    <w:rsid w:val="00F21E0D"/>
    <w:rsid w:val="00F25A25"/>
    <w:rsid w:val="00F27989"/>
    <w:rsid w:val="00F353BB"/>
    <w:rsid w:val="00F37744"/>
    <w:rsid w:val="00F43B76"/>
    <w:rsid w:val="00F43C8D"/>
    <w:rsid w:val="00F53864"/>
    <w:rsid w:val="00F5497C"/>
    <w:rsid w:val="00F623BF"/>
    <w:rsid w:val="00F62801"/>
    <w:rsid w:val="00F62BEF"/>
    <w:rsid w:val="00F62EB0"/>
    <w:rsid w:val="00F65E13"/>
    <w:rsid w:val="00F7613C"/>
    <w:rsid w:val="00F84C25"/>
    <w:rsid w:val="00F90853"/>
    <w:rsid w:val="00F91213"/>
    <w:rsid w:val="00F919B6"/>
    <w:rsid w:val="00F92046"/>
    <w:rsid w:val="00F932F3"/>
    <w:rsid w:val="00F93671"/>
    <w:rsid w:val="00F959C2"/>
    <w:rsid w:val="00F979C0"/>
    <w:rsid w:val="00FA1004"/>
    <w:rsid w:val="00FA5743"/>
    <w:rsid w:val="00FB6D80"/>
    <w:rsid w:val="00FB71E0"/>
    <w:rsid w:val="00FC0DCE"/>
    <w:rsid w:val="00FC7AAB"/>
    <w:rsid w:val="00FD34F9"/>
    <w:rsid w:val="00FD5AB4"/>
    <w:rsid w:val="00FD6298"/>
    <w:rsid w:val="00FE1152"/>
    <w:rsid w:val="00FE2FB8"/>
    <w:rsid w:val="00FE31EC"/>
    <w:rsid w:val="00FE3AFA"/>
    <w:rsid w:val="00FE4C87"/>
    <w:rsid w:val="00FE675C"/>
    <w:rsid w:val="00FE696C"/>
    <w:rsid w:val="00FF588F"/>
    <w:rsid w:val="00FF616B"/>
    <w:rsid w:val="00FF66D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20964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page number" w:uiPriority="0"/>
    <w:lsdException w:name="table of authorities" w:uiPriority="0"/>
    <w:lsdException w:name="toa heading"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5C4F"/>
    <w:pPr>
      <w:spacing w:before="120"/>
      <w:jc w:val="both"/>
    </w:pPr>
    <w:rPr>
      <w:rFonts w:ascii="Verdana" w:hAnsi="Verdana"/>
      <w:sz w:val="18"/>
      <w:szCs w:val="24"/>
      <w:lang w:val="en-GB" w:eastAsia="es-ES"/>
    </w:rPr>
  </w:style>
  <w:style w:type="paragraph" w:styleId="Heading1">
    <w:name w:val="heading 1"/>
    <w:basedOn w:val="Normal"/>
    <w:next w:val="Normal"/>
    <w:autoRedefine/>
    <w:qFormat/>
    <w:rsid w:val="00954E21"/>
    <w:pPr>
      <w:keepNext/>
      <w:pageBreakBefore/>
      <w:numPr>
        <w:numId w:val="24"/>
      </w:numPr>
      <w:spacing w:before="480" w:after="240"/>
      <w:ind w:left="0" w:firstLine="0"/>
      <w:outlineLvl w:val="0"/>
    </w:pPr>
    <w:rPr>
      <w:b/>
      <w:caps/>
      <w:kern w:val="28"/>
      <w:sz w:val="28"/>
      <w:szCs w:val="20"/>
    </w:rPr>
  </w:style>
  <w:style w:type="paragraph" w:styleId="Heading2">
    <w:name w:val="heading 2"/>
    <w:basedOn w:val="Normal"/>
    <w:next w:val="Normal"/>
    <w:autoRedefine/>
    <w:qFormat/>
    <w:rsid w:val="00B5605D"/>
    <w:pPr>
      <w:keepNext/>
      <w:numPr>
        <w:ilvl w:val="1"/>
        <w:numId w:val="24"/>
      </w:numPr>
      <w:spacing w:before="360" w:after="240"/>
      <w:ind w:left="0"/>
      <w:outlineLvl w:val="1"/>
    </w:pPr>
    <w:rPr>
      <w:b/>
      <w:sz w:val="24"/>
      <w:szCs w:val="20"/>
    </w:rPr>
  </w:style>
  <w:style w:type="paragraph" w:styleId="Heading3">
    <w:name w:val="heading 3"/>
    <w:basedOn w:val="Normal"/>
    <w:next w:val="Normal"/>
    <w:autoRedefine/>
    <w:qFormat/>
    <w:rsid w:val="00B5605D"/>
    <w:pPr>
      <w:keepNext/>
      <w:numPr>
        <w:ilvl w:val="2"/>
        <w:numId w:val="24"/>
      </w:numPr>
      <w:spacing w:before="240" w:after="120"/>
      <w:ind w:left="505" w:hanging="505"/>
      <w:outlineLvl w:val="2"/>
    </w:pPr>
    <w:rPr>
      <w:b/>
      <w:i/>
      <w:sz w:val="20"/>
      <w:szCs w:val="20"/>
    </w:rPr>
  </w:style>
  <w:style w:type="paragraph" w:styleId="Heading4">
    <w:name w:val="heading 4"/>
    <w:basedOn w:val="Normal"/>
    <w:next w:val="Normal"/>
    <w:autoRedefine/>
    <w:qFormat/>
    <w:rsid w:val="00B5605D"/>
    <w:pPr>
      <w:keepNext/>
      <w:numPr>
        <w:ilvl w:val="3"/>
        <w:numId w:val="24"/>
      </w:numPr>
      <w:spacing w:before="240" w:after="60"/>
      <w:ind w:left="646" w:hanging="646"/>
      <w:outlineLvl w:val="3"/>
    </w:pPr>
    <w:rPr>
      <w:b/>
      <w:i/>
      <w:sz w:val="20"/>
      <w:szCs w:val="20"/>
      <w:u w:val="single"/>
    </w:rPr>
  </w:style>
  <w:style w:type="paragraph" w:styleId="Heading5">
    <w:name w:val="heading 5"/>
    <w:basedOn w:val="Normal"/>
    <w:next w:val="Normal"/>
    <w:autoRedefine/>
    <w:qFormat/>
    <w:rsid w:val="00C75C4F"/>
    <w:pPr>
      <w:numPr>
        <w:ilvl w:val="4"/>
        <w:numId w:val="24"/>
      </w:numPr>
      <w:spacing w:before="240" w:after="60"/>
      <w:ind w:left="794" w:hanging="794"/>
      <w:outlineLvl w:val="4"/>
    </w:pPr>
    <w:rPr>
      <w:b/>
      <w:i/>
      <w:szCs w:val="20"/>
    </w:rPr>
  </w:style>
  <w:style w:type="paragraph" w:styleId="Heading6">
    <w:name w:val="heading 6"/>
    <w:basedOn w:val="Normal"/>
    <w:next w:val="Normal"/>
    <w:autoRedefine/>
    <w:qFormat/>
    <w:rsid w:val="00275362"/>
    <w:pPr>
      <w:numPr>
        <w:ilvl w:val="5"/>
        <w:numId w:val="24"/>
      </w:numPr>
      <w:spacing w:before="240" w:after="60"/>
      <w:ind w:left="936"/>
      <w:outlineLvl w:val="5"/>
    </w:pPr>
    <w:rPr>
      <w:rFonts w:ascii="Calibri" w:hAnsi="Calibri"/>
      <w:sz w:val="20"/>
      <w:szCs w:val="20"/>
    </w:rPr>
  </w:style>
  <w:style w:type="paragraph" w:styleId="Heading7">
    <w:name w:val="heading 7"/>
    <w:basedOn w:val="Normal"/>
    <w:next w:val="Normal"/>
    <w:autoRedefine/>
    <w:qFormat/>
    <w:rsid w:val="00275362"/>
    <w:pPr>
      <w:numPr>
        <w:ilvl w:val="6"/>
        <w:numId w:val="24"/>
      </w:numPr>
      <w:spacing w:before="240" w:after="60"/>
      <w:ind w:left="1077" w:hanging="1077"/>
      <w:outlineLvl w:val="6"/>
    </w:pPr>
    <w:rPr>
      <w:sz w:val="20"/>
      <w:szCs w:val="20"/>
    </w:rPr>
  </w:style>
  <w:style w:type="paragraph" w:styleId="Heading8">
    <w:name w:val="heading 8"/>
    <w:basedOn w:val="Normal"/>
    <w:next w:val="Normal"/>
    <w:autoRedefine/>
    <w:qFormat/>
    <w:rsid w:val="00275362"/>
    <w:pPr>
      <w:numPr>
        <w:ilvl w:val="7"/>
        <w:numId w:val="24"/>
      </w:numPr>
      <w:spacing w:before="240" w:after="60"/>
      <w:ind w:left="1225" w:hanging="1225"/>
      <w:outlineLvl w:val="7"/>
    </w:pPr>
    <w:rPr>
      <w:sz w:val="20"/>
      <w:szCs w:val="20"/>
    </w:rPr>
  </w:style>
  <w:style w:type="paragraph" w:styleId="Heading9">
    <w:name w:val="heading 9"/>
    <w:basedOn w:val="Normal"/>
    <w:next w:val="Normal"/>
    <w:autoRedefine/>
    <w:qFormat/>
    <w:rsid w:val="00275362"/>
    <w:pPr>
      <w:numPr>
        <w:ilvl w:val="8"/>
        <w:numId w:val="24"/>
      </w:numPr>
      <w:spacing w:before="240" w:after="60"/>
      <w:ind w:left="1440"/>
      <w:outlineLvl w:val="8"/>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613C"/>
    <w:pPr>
      <w:spacing w:before="0"/>
    </w:pPr>
    <w:rPr>
      <w:rFonts w:cs="Tahoma"/>
      <w:sz w:val="14"/>
      <w:szCs w:val="16"/>
    </w:rPr>
  </w:style>
  <w:style w:type="character" w:customStyle="1" w:styleId="BalloonTextChar">
    <w:name w:val="Balloon Text Char"/>
    <w:basedOn w:val="DefaultParagraphFont"/>
    <w:link w:val="BalloonText"/>
    <w:uiPriority w:val="99"/>
    <w:semiHidden/>
    <w:rsid w:val="00F7613C"/>
    <w:rPr>
      <w:rFonts w:ascii="Verdana" w:hAnsi="Verdana" w:cs="Tahoma"/>
      <w:sz w:val="14"/>
      <w:szCs w:val="16"/>
      <w:lang w:val="en-GB" w:eastAsia="es-ES"/>
    </w:rPr>
  </w:style>
  <w:style w:type="paragraph" w:styleId="BodyText">
    <w:name w:val="Body Text"/>
    <w:basedOn w:val="Normal"/>
    <w:link w:val="BodyTextChar"/>
    <w:autoRedefine/>
    <w:semiHidden/>
    <w:rsid w:val="00F7613C"/>
    <w:rPr>
      <w:b/>
      <w:color w:val="003F87"/>
      <w:szCs w:val="20"/>
    </w:rPr>
  </w:style>
  <w:style w:type="character" w:customStyle="1" w:styleId="BodyTextChar">
    <w:name w:val="Body Text Char"/>
    <w:basedOn w:val="DefaultParagraphFont"/>
    <w:link w:val="BodyText"/>
    <w:semiHidden/>
    <w:rsid w:val="00F7613C"/>
    <w:rPr>
      <w:rFonts w:ascii="Verdana" w:hAnsi="Verdana"/>
      <w:b/>
      <w:color w:val="003F87"/>
      <w:sz w:val="18"/>
      <w:lang w:val="en-GB" w:eastAsia="es-ES"/>
    </w:rPr>
  </w:style>
  <w:style w:type="paragraph" w:styleId="BodyText2">
    <w:name w:val="Body Text 2"/>
    <w:basedOn w:val="Normal"/>
    <w:link w:val="BodyText2Char"/>
    <w:autoRedefine/>
    <w:semiHidden/>
    <w:rsid w:val="00F7613C"/>
    <w:rPr>
      <w:szCs w:val="20"/>
    </w:rPr>
  </w:style>
  <w:style w:type="character" w:customStyle="1" w:styleId="BodyText2Char">
    <w:name w:val="Body Text 2 Char"/>
    <w:basedOn w:val="DefaultParagraphFont"/>
    <w:link w:val="BodyText2"/>
    <w:semiHidden/>
    <w:rsid w:val="00F7613C"/>
    <w:rPr>
      <w:rFonts w:ascii="Verdana" w:hAnsi="Verdana"/>
      <w:sz w:val="18"/>
      <w:lang w:val="en-GB" w:eastAsia="es-ES"/>
    </w:rPr>
  </w:style>
  <w:style w:type="paragraph" w:styleId="BodyTextIndent">
    <w:name w:val="Body Text Indent"/>
    <w:basedOn w:val="Normal"/>
    <w:link w:val="BodyTextIndentChar"/>
    <w:autoRedefine/>
    <w:semiHidden/>
    <w:rsid w:val="00F7613C"/>
    <w:pPr>
      <w:ind w:left="360"/>
    </w:pPr>
    <w:rPr>
      <w:szCs w:val="20"/>
    </w:rPr>
  </w:style>
  <w:style w:type="character" w:customStyle="1" w:styleId="BodyTextIndentChar">
    <w:name w:val="Body Text Indent Char"/>
    <w:basedOn w:val="DefaultParagraphFont"/>
    <w:link w:val="BodyTextIndent"/>
    <w:semiHidden/>
    <w:rsid w:val="00F7613C"/>
    <w:rPr>
      <w:rFonts w:ascii="Verdana" w:hAnsi="Verdana"/>
      <w:sz w:val="18"/>
      <w:lang w:val="en-GB" w:eastAsia="es-ES"/>
    </w:rPr>
  </w:style>
  <w:style w:type="paragraph" w:styleId="BodyTextIndent2">
    <w:name w:val="Body Text Indent 2"/>
    <w:basedOn w:val="Normal"/>
    <w:link w:val="BodyTextIndent2Char"/>
    <w:autoRedefine/>
    <w:semiHidden/>
    <w:rsid w:val="00F7613C"/>
    <w:pPr>
      <w:ind w:left="708"/>
    </w:pPr>
    <w:rPr>
      <w:szCs w:val="20"/>
    </w:rPr>
  </w:style>
  <w:style w:type="character" w:customStyle="1" w:styleId="BodyTextIndent2Char">
    <w:name w:val="Body Text Indent 2 Char"/>
    <w:basedOn w:val="DefaultParagraphFont"/>
    <w:link w:val="BodyTextIndent2"/>
    <w:semiHidden/>
    <w:rsid w:val="00F7613C"/>
    <w:rPr>
      <w:rFonts w:ascii="Verdana" w:hAnsi="Verdana"/>
      <w:sz w:val="18"/>
      <w:lang w:val="en-GB" w:eastAsia="es-ES"/>
    </w:rPr>
  </w:style>
  <w:style w:type="paragraph" w:styleId="BodyTextIndent3">
    <w:name w:val="Body Text Indent 3"/>
    <w:basedOn w:val="Normal"/>
    <w:link w:val="BodyTextIndent3Char"/>
    <w:autoRedefine/>
    <w:semiHidden/>
    <w:rsid w:val="00F7613C"/>
    <w:pPr>
      <w:ind w:left="567"/>
    </w:pPr>
    <w:rPr>
      <w:szCs w:val="20"/>
    </w:rPr>
  </w:style>
  <w:style w:type="character" w:customStyle="1" w:styleId="BodyTextIndent3Char">
    <w:name w:val="Body Text Indent 3 Char"/>
    <w:basedOn w:val="DefaultParagraphFont"/>
    <w:link w:val="BodyTextIndent3"/>
    <w:semiHidden/>
    <w:rsid w:val="00F7613C"/>
    <w:rPr>
      <w:rFonts w:ascii="Verdana" w:hAnsi="Verdana"/>
      <w:sz w:val="18"/>
      <w:lang w:val="en-GB" w:eastAsia="es-ES"/>
    </w:rPr>
  </w:style>
  <w:style w:type="paragraph" w:styleId="Caption">
    <w:name w:val="caption"/>
    <w:basedOn w:val="Normal"/>
    <w:next w:val="Normal"/>
    <w:autoRedefine/>
    <w:qFormat/>
    <w:rsid w:val="000C23ED"/>
    <w:pPr>
      <w:spacing w:after="120"/>
      <w:jc w:val="center"/>
    </w:pPr>
    <w:rPr>
      <w:b/>
      <w:i/>
      <w:color w:val="003F87"/>
      <w:sz w:val="16"/>
      <w:szCs w:val="20"/>
    </w:rPr>
  </w:style>
  <w:style w:type="character" w:styleId="CommentReference">
    <w:name w:val="annotation reference"/>
    <w:basedOn w:val="DefaultParagraphFont"/>
    <w:semiHidden/>
    <w:rsid w:val="00F7613C"/>
    <w:rPr>
      <w:rFonts w:ascii="Verdana" w:hAnsi="Verdana"/>
      <w:color w:val="auto"/>
      <w:sz w:val="16"/>
      <w:szCs w:val="16"/>
    </w:rPr>
  </w:style>
  <w:style w:type="paragraph" w:styleId="CommentText">
    <w:name w:val="annotation text"/>
    <w:basedOn w:val="Normal"/>
    <w:link w:val="CommentTextChar"/>
    <w:autoRedefine/>
    <w:semiHidden/>
    <w:rsid w:val="00F7613C"/>
    <w:pPr>
      <w:overflowPunct w:val="0"/>
      <w:autoSpaceDE w:val="0"/>
      <w:autoSpaceDN w:val="0"/>
      <w:adjustRightInd w:val="0"/>
      <w:textAlignment w:val="baseline"/>
    </w:pPr>
    <w:rPr>
      <w:szCs w:val="20"/>
      <w:lang w:val="es-ES_tradnl"/>
    </w:rPr>
  </w:style>
  <w:style w:type="character" w:customStyle="1" w:styleId="CommentTextChar">
    <w:name w:val="Comment Text Char"/>
    <w:basedOn w:val="DefaultParagraphFont"/>
    <w:link w:val="CommentText"/>
    <w:semiHidden/>
    <w:rsid w:val="00F7613C"/>
    <w:rPr>
      <w:rFonts w:ascii="Verdana" w:hAnsi="Verdana"/>
      <w:sz w:val="18"/>
      <w:lang w:eastAsia="es-ES"/>
    </w:rPr>
  </w:style>
  <w:style w:type="paragraph" w:styleId="DocumentMap">
    <w:name w:val="Document Map"/>
    <w:basedOn w:val="Normal"/>
    <w:link w:val="DocumentMapChar"/>
    <w:autoRedefine/>
    <w:semiHidden/>
    <w:rsid w:val="00F7613C"/>
    <w:pPr>
      <w:shd w:val="clear" w:color="auto" w:fill="000080"/>
    </w:pPr>
    <w:rPr>
      <w:rFonts w:cs="Tahoma"/>
      <w:sz w:val="16"/>
    </w:rPr>
  </w:style>
  <w:style w:type="character" w:customStyle="1" w:styleId="DocumentMapChar">
    <w:name w:val="Document Map Char"/>
    <w:basedOn w:val="DefaultParagraphFont"/>
    <w:link w:val="DocumentMap"/>
    <w:semiHidden/>
    <w:rsid w:val="00F7613C"/>
    <w:rPr>
      <w:rFonts w:ascii="Verdana" w:hAnsi="Verdana" w:cs="Tahoma"/>
      <w:sz w:val="16"/>
      <w:szCs w:val="24"/>
      <w:shd w:val="clear" w:color="auto" w:fill="000080"/>
      <w:lang w:val="en-GB" w:eastAsia="es-ES"/>
    </w:rPr>
  </w:style>
  <w:style w:type="paragraph" w:customStyle="1" w:styleId="Equation">
    <w:name w:val="Equation"/>
    <w:basedOn w:val="Normal"/>
    <w:next w:val="Normal"/>
    <w:autoRedefine/>
    <w:rsid w:val="00F7613C"/>
    <w:pPr>
      <w:jc w:val="center"/>
    </w:pPr>
    <w:rPr>
      <w:b/>
      <w:lang w:val="es-ES"/>
    </w:rPr>
  </w:style>
  <w:style w:type="paragraph" w:customStyle="1" w:styleId="FiguresTables">
    <w:name w:val="Figures / Tables"/>
    <w:basedOn w:val="Normal"/>
    <w:autoRedefine/>
    <w:rsid w:val="00461C87"/>
    <w:pPr>
      <w:keepNext/>
      <w:tabs>
        <w:tab w:val="left" w:pos="0"/>
        <w:tab w:val="left" w:pos="567"/>
        <w:tab w:val="left" w:pos="1134"/>
        <w:tab w:val="left" w:pos="1701"/>
        <w:tab w:val="left" w:pos="2268"/>
        <w:tab w:val="left" w:pos="2835"/>
        <w:tab w:val="left" w:pos="3402"/>
        <w:tab w:val="left" w:pos="3969"/>
        <w:tab w:val="left" w:pos="4535"/>
        <w:tab w:val="left" w:pos="5103"/>
        <w:tab w:val="left" w:pos="5669"/>
        <w:tab w:val="left" w:pos="7920"/>
      </w:tabs>
      <w:spacing w:after="120"/>
      <w:jc w:val="center"/>
    </w:pPr>
    <w:rPr>
      <w:b/>
      <w:i/>
      <w:color w:val="003F87"/>
      <w:spacing w:val="-2"/>
      <w:sz w:val="16"/>
      <w:lang w:val="es-ES"/>
    </w:rPr>
  </w:style>
  <w:style w:type="character" w:styleId="FollowedHyperlink">
    <w:name w:val="FollowedHyperlink"/>
    <w:basedOn w:val="DefaultParagraphFont"/>
    <w:semiHidden/>
    <w:rsid w:val="00F7613C"/>
    <w:rPr>
      <w:rFonts w:ascii="Verdana" w:hAnsi="Verdana"/>
      <w:color w:val="800080"/>
      <w:sz w:val="18"/>
      <w:u w:val="single"/>
    </w:rPr>
  </w:style>
  <w:style w:type="paragraph" w:styleId="Footer">
    <w:name w:val="footer"/>
    <w:basedOn w:val="Normal"/>
    <w:link w:val="FooterChar"/>
    <w:autoRedefine/>
    <w:semiHidden/>
    <w:rsid w:val="00F7613C"/>
    <w:pPr>
      <w:tabs>
        <w:tab w:val="center" w:pos="4419"/>
        <w:tab w:val="right" w:pos="8838"/>
      </w:tabs>
    </w:pPr>
  </w:style>
  <w:style w:type="character" w:customStyle="1" w:styleId="FooterChar">
    <w:name w:val="Footer Char"/>
    <w:basedOn w:val="DefaultParagraphFont"/>
    <w:link w:val="Footer"/>
    <w:semiHidden/>
    <w:rsid w:val="00F7613C"/>
    <w:rPr>
      <w:rFonts w:ascii="Verdana" w:hAnsi="Verdana"/>
      <w:sz w:val="18"/>
      <w:szCs w:val="24"/>
      <w:lang w:val="en-GB" w:eastAsia="es-ES"/>
    </w:rPr>
  </w:style>
  <w:style w:type="paragraph" w:styleId="Header">
    <w:name w:val="header"/>
    <w:basedOn w:val="Normal"/>
    <w:link w:val="HeaderChar"/>
    <w:autoRedefine/>
    <w:semiHidden/>
    <w:rsid w:val="00F7613C"/>
    <w:pPr>
      <w:tabs>
        <w:tab w:val="center" w:pos="4419"/>
        <w:tab w:val="right" w:pos="8838"/>
      </w:tabs>
    </w:pPr>
  </w:style>
  <w:style w:type="character" w:customStyle="1" w:styleId="HeaderChar">
    <w:name w:val="Header Char"/>
    <w:basedOn w:val="DefaultParagraphFont"/>
    <w:link w:val="Header"/>
    <w:semiHidden/>
    <w:rsid w:val="00F7613C"/>
    <w:rPr>
      <w:rFonts w:ascii="Verdana" w:hAnsi="Verdana"/>
      <w:sz w:val="18"/>
      <w:szCs w:val="24"/>
      <w:lang w:val="en-GB" w:eastAsia="es-ES"/>
    </w:rPr>
  </w:style>
  <w:style w:type="character" w:styleId="Hyperlink">
    <w:name w:val="Hyperlink"/>
    <w:basedOn w:val="DefaultParagraphFont"/>
    <w:uiPriority w:val="99"/>
    <w:rsid w:val="00F7613C"/>
    <w:rPr>
      <w:rFonts w:ascii="Verdana" w:hAnsi="Verdana"/>
      <w:color w:val="0000FF"/>
      <w:sz w:val="18"/>
      <w:u w:val="single"/>
    </w:rPr>
  </w:style>
  <w:style w:type="paragraph" w:customStyle="1" w:styleId="Indent1withBullet">
    <w:name w:val="Indent 1 with Bullet"/>
    <w:basedOn w:val="Normal"/>
    <w:autoRedefine/>
    <w:rsid w:val="001D2482"/>
    <w:pPr>
      <w:numPr>
        <w:numId w:val="39"/>
      </w:numPr>
      <w:spacing w:after="120"/>
      <w:ind w:left="0" w:firstLine="0"/>
    </w:pPr>
    <w:rPr>
      <w:szCs w:val="18"/>
      <w:lang w:val="en-US" w:eastAsia="pt-PT"/>
    </w:rPr>
  </w:style>
  <w:style w:type="paragraph" w:customStyle="1" w:styleId="Indent1withNumber">
    <w:name w:val="Indent 1 with Number"/>
    <w:basedOn w:val="Normal"/>
    <w:autoRedefine/>
    <w:rsid w:val="00F7613C"/>
    <w:pPr>
      <w:numPr>
        <w:numId w:val="30"/>
      </w:numPr>
      <w:spacing w:after="120"/>
    </w:pPr>
  </w:style>
  <w:style w:type="paragraph" w:customStyle="1" w:styleId="Indent1withoutBullet">
    <w:name w:val="Indent 1 without Bullet"/>
    <w:basedOn w:val="Indent1withBullet"/>
    <w:autoRedefine/>
    <w:rsid w:val="003F77EA"/>
    <w:pPr>
      <w:numPr>
        <w:numId w:val="0"/>
      </w:numPr>
      <w:ind w:left="340"/>
    </w:pPr>
  </w:style>
  <w:style w:type="paragraph" w:customStyle="1" w:styleId="Indent2withBullet">
    <w:name w:val="Indent 2 with Bullet"/>
    <w:basedOn w:val="Normal"/>
    <w:autoRedefine/>
    <w:rsid w:val="00D77C96"/>
    <w:pPr>
      <w:numPr>
        <w:numId w:val="42"/>
      </w:numPr>
      <w:spacing w:after="120"/>
    </w:pPr>
  </w:style>
  <w:style w:type="paragraph" w:customStyle="1" w:styleId="Indent2withNumber">
    <w:name w:val="Indent 2 with Number"/>
    <w:basedOn w:val="Normal"/>
    <w:autoRedefine/>
    <w:rsid w:val="00F7613C"/>
    <w:pPr>
      <w:numPr>
        <w:ilvl w:val="1"/>
        <w:numId w:val="30"/>
      </w:numPr>
    </w:pPr>
  </w:style>
  <w:style w:type="paragraph" w:customStyle="1" w:styleId="Indent2withoutBullet">
    <w:name w:val="Indent 2 without Bullet"/>
    <w:basedOn w:val="Indent2withBullet"/>
    <w:autoRedefine/>
    <w:rsid w:val="00F7613C"/>
    <w:pPr>
      <w:numPr>
        <w:numId w:val="0"/>
      </w:numPr>
      <w:ind w:left="680"/>
    </w:pPr>
  </w:style>
  <w:style w:type="paragraph" w:customStyle="1" w:styleId="Indent3withBullet">
    <w:name w:val="Indent 3 with Bullet"/>
    <w:basedOn w:val="Normal"/>
    <w:autoRedefine/>
    <w:rsid w:val="00F7613C"/>
    <w:pPr>
      <w:numPr>
        <w:numId w:val="29"/>
      </w:numPr>
      <w:spacing w:after="120"/>
    </w:pPr>
  </w:style>
  <w:style w:type="paragraph" w:customStyle="1" w:styleId="Indent3withNumber">
    <w:name w:val="Indent 3 with Number"/>
    <w:basedOn w:val="Normal"/>
    <w:autoRedefine/>
    <w:rsid w:val="00F7613C"/>
    <w:pPr>
      <w:numPr>
        <w:ilvl w:val="2"/>
        <w:numId w:val="30"/>
      </w:numPr>
    </w:pPr>
  </w:style>
  <w:style w:type="paragraph" w:customStyle="1" w:styleId="Indent3withoutbullet">
    <w:name w:val="Indent 3 without bullet"/>
    <w:basedOn w:val="Normal"/>
    <w:autoRedefine/>
    <w:rsid w:val="00F7613C"/>
    <w:pPr>
      <w:spacing w:after="120"/>
      <w:ind w:left="1021"/>
    </w:pPr>
  </w:style>
  <w:style w:type="paragraph" w:customStyle="1" w:styleId="Indent4withbullet">
    <w:name w:val="Indent 4 with bullet"/>
    <w:basedOn w:val="Normal"/>
    <w:autoRedefine/>
    <w:rsid w:val="00F7613C"/>
    <w:pPr>
      <w:numPr>
        <w:numId w:val="31"/>
      </w:numPr>
      <w:spacing w:after="120"/>
    </w:pPr>
  </w:style>
  <w:style w:type="paragraph" w:customStyle="1" w:styleId="Indent4withoutbullet">
    <w:name w:val="Indent 4 without bullet"/>
    <w:basedOn w:val="Normal"/>
    <w:autoRedefine/>
    <w:rsid w:val="00F7613C"/>
    <w:pPr>
      <w:spacing w:after="120"/>
      <w:ind w:left="1361"/>
    </w:pPr>
  </w:style>
  <w:style w:type="paragraph" w:customStyle="1" w:styleId="Indent5withbullet">
    <w:name w:val="Indent 5 with bullet"/>
    <w:basedOn w:val="Normal"/>
    <w:autoRedefine/>
    <w:rsid w:val="00F7613C"/>
    <w:pPr>
      <w:numPr>
        <w:numId w:val="32"/>
      </w:numPr>
      <w:spacing w:after="120"/>
    </w:pPr>
  </w:style>
  <w:style w:type="paragraph" w:customStyle="1" w:styleId="Indent5withoutbullet">
    <w:name w:val="Indent 5 without bullet"/>
    <w:basedOn w:val="Normal"/>
    <w:autoRedefine/>
    <w:rsid w:val="00F7613C"/>
    <w:pPr>
      <w:spacing w:after="120"/>
      <w:ind w:left="1701"/>
    </w:pPr>
  </w:style>
  <w:style w:type="paragraph" w:customStyle="1" w:styleId="IndependentTitle">
    <w:name w:val="Independent Title"/>
    <w:basedOn w:val="Normal"/>
    <w:autoRedefine/>
    <w:rsid w:val="00DF24A2"/>
    <w:pPr>
      <w:spacing w:before="480" w:after="240"/>
      <w:jc w:val="center"/>
    </w:pPr>
    <w:rPr>
      <w:b/>
      <w:sz w:val="28"/>
      <w:szCs w:val="20"/>
    </w:rPr>
  </w:style>
  <w:style w:type="character" w:styleId="IntenseReference">
    <w:name w:val="Intense Reference"/>
    <w:basedOn w:val="DefaultParagraphFont"/>
    <w:uiPriority w:val="32"/>
    <w:qFormat/>
    <w:rsid w:val="00F7613C"/>
    <w:rPr>
      <w:b/>
      <w:bCs/>
      <w:smallCaps/>
      <w:color w:val="F47C00"/>
      <w:spacing w:val="5"/>
      <w:u w:val="single"/>
    </w:rPr>
  </w:style>
  <w:style w:type="table" w:customStyle="1" w:styleId="LightShading-Accent11">
    <w:name w:val="Light Shading - Accent 11"/>
    <w:basedOn w:val="TableNormal"/>
    <w:uiPriority w:val="60"/>
    <w:rsid w:val="00F7613C"/>
    <w:rPr>
      <w:rFonts w:ascii="Verdana" w:hAnsi="Verdana"/>
      <w:color w:val="003F87"/>
      <w:sz w:val="18"/>
      <w:szCs w:val="18"/>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2">
    <w:name w:val="Light Shading - Accent 12"/>
    <w:basedOn w:val="TableNormal"/>
    <w:uiPriority w:val="60"/>
    <w:rsid w:val="00F7613C"/>
    <w:rPr>
      <w:rFonts w:ascii="Verdana" w:hAnsi="Verdana"/>
      <w:color w:val="003F87"/>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F7613C"/>
    <w:rPr>
      <w:rFonts w:ascii="Verdana" w:hAnsi="Verdana"/>
      <w:color w:val="F47C0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Grid2-Accent1">
    <w:name w:val="Medium Grid 2 Accent 1"/>
    <w:basedOn w:val="TableNormal"/>
    <w:uiPriority w:val="68"/>
    <w:rsid w:val="00F7613C"/>
    <w:rPr>
      <w:rFonts w:ascii="Verdana" w:hAnsi="Verdan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F7613C"/>
    <w:rPr>
      <w:rFonts w:ascii="Verdana" w:hAnsi="Verdana"/>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F7613C"/>
    <w:rPr>
      <w:rFonts w:ascii="Verdana" w:hAnsi="Verdana"/>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F7613C"/>
    <w:rPr>
      <w:rFonts w:ascii="Verdana" w:hAnsi="Verdana"/>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F7613C"/>
    <w:rPr>
      <w:rFonts w:ascii="Verdana" w:hAnsi="Verdana"/>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F7613C"/>
    <w:rPr>
      <w:rFonts w:ascii="Verdana" w:hAnsi="Verdana"/>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21">
    <w:name w:val="Medium Grid 21"/>
    <w:basedOn w:val="TableNormal"/>
    <w:uiPriority w:val="68"/>
    <w:rsid w:val="00F7613C"/>
    <w:rPr>
      <w:rFonts w:ascii="Verdana" w:hAnsi="Verdana"/>
      <w:color w:val="000000"/>
      <w:sz w:val="18"/>
      <w:szCs w:val="18"/>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2">
    <w:name w:val="Medium Grid 22"/>
    <w:basedOn w:val="TableNormal"/>
    <w:uiPriority w:val="68"/>
    <w:rsid w:val="00F7613C"/>
    <w:rPr>
      <w:rFonts w:ascii="Verdana" w:hAnsi="Verdana"/>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List2-Accent1">
    <w:name w:val="Medium List 2 Accent 1"/>
    <w:basedOn w:val="TableNormal"/>
    <w:uiPriority w:val="66"/>
    <w:rsid w:val="00F7613C"/>
    <w:rPr>
      <w:rFonts w:ascii="Verdana" w:hAnsi="Verdan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F7613C"/>
    <w:rPr>
      <w:rFonts w:ascii="Verdana" w:hAnsi="Verdana"/>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F7613C"/>
    <w:rPr>
      <w:rFonts w:ascii="Verdana" w:hAnsi="Verdana"/>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F7613C"/>
    <w:rPr>
      <w:rFonts w:ascii="Verdana" w:hAnsi="Verdana"/>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F7613C"/>
    <w:rPr>
      <w:rFonts w:ascii="Verdana" w:hAnsi="Verdana"/>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F7613C"/>
    <w:rPr>
      <w:rFonts w:ascii="Verdana" w:hAnsi="Verdana"/>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List21">
    <w:name w:val="Medium List 21"/>
    <w:basedOn w:val="TableNormal"/>
    <w:uiPriority w:val="66"/>
    <w:rsid w:val="00F7613C"/>
    <w:rPr>
      <w:rFonts w:ascii="Verdana" w:hAnsi="Verdana"/>
      <w:color w:val="000000"/>
      <w:sz w:val="18"/>
      <w:szCs w:val="18"/>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2">
    <w:name w:val="Medium List 22"/>
    <w:basedOn w:val="TableNormal"/>
    <w:uiPriority w:val="66"/>
    <w:rsid w:val="00F7613C"/>
    <w:rPr>
      <w:rFonts w:ascii="Verdana" w:hAnsi="Verdan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paragraph" w:styleId="NoSpacing">
    <w:name w:val="No Spacing"/>
    <w:autoRedefine/>
    <w:uiPriority w:val="1"/>
    <w:qFormat/>
    <w:rsid w:val="00F7613C"/>
    <w:pPr>
      <w:jc w:val="both"/>
    </w:pPr>
    <w:rPr>
      <w:rFonts w:ascii="Verdana" w:hAnsi="Verdana"/>
      <w:sz w:val="18"/>
      <w:szCs w:val="24"/>
      <w:lang w:val="en-GB" w:eastAsia="es-ES"/>
    </w:rPr>
  </w:style>
  <w:style w:type="paragraph" w:styleId="NormalIndent">
    <w:name w:val="Normal Indent"/>
    <w:basedOn w:val="Normal"/>
    <w:autoRedefine/>
    <w:semiHidden/>
    <w:rsid w:val="00F7613C"/>
    <w:pPr>
      <w:tabs>
        <w:tab w:val="left" w:pos="-720"/>
      </w:tabs>
      <w:spacing w:before="240"/>
      <w:ind w:left="567" w:hanging="283"/>
    </w:pPr>
    <w:rPr>
      <w:szCs w:val="20"/>
    </w:rPr>
  </w:style>
  <w:style w:type="character" w:styleId="PageNumber">
    <w:name w:val="page number"/>
    <w:basedOn w:val="DefaultParagraphFont"/>
    <w:semiHidden/>
    <w:rsid w:val="00F7613C"/>
  </w:style>
  <w:style w:type="character" w:styleId="Strong">
    <w:name w:val="Strong"/>
    <w:basedOn w:val="DefaultParagraphFont"/>
    <w:uiPriority w:val="22"/>
    <w:qFormat/>
    <w:rsid w:val="00F7613C"/>
    <w:rPr>
      <w:b/>
      <w:bCs/>
    </w:rPr>
  </w:style>
  <w:style w:type="table" w:customStyle="1" w:styleId="Style1">
    <w:name w:val="Style1"/>
    <w:basedOn w:val="TableNormal"/>
    <w:uiPriority w:val="99"/>
    <w:rsid w:val="00F7613C"/>
    <w:rPr>
      <w:rFonts w:ascii="Verdana" w:hAnsi="Verdana"/>
    </w:rPr>
    <w:tblPr/>
    <w:tblStylePr w:type="firstRow">
      <w:rPr>
        <w:rFonts w:ascii="Tahoma" w:hAnsi="Tahoma"/>
        <w:color w:val="FFFFFF"/>
        <w:sz w:val="18"/>
      </w:rPr>
      <w:tblPr/>
      <w:tcPr>
        <w:shd w:val="clear" w:color="auto" w:fill="003F87"/>
      </w:tcPr>
    </w:tblStylePr>
  </w:style>
  <w:style w:type="paragraph" w:styleId="Subtitle">
    <w:name w:val="Subtitle"/>
    <w:basedOn w:val="Normal"/>
    <w:next w:val="Normal"/>
    <w:link w:val="SubtitleChar"/>
    <w:autoRedefine/>
    <w:uiPriority w:val="11"/>
    <w:qFormat/>
    <w:rsid w:val="00F7613C"/>
    <w:pPr>
      <w:spacing w:after="60"/>
      <w:outlineLvl w:val="1"/>
    </w:pPr>
    <w:rPr>
      <w:b/>
      <w:color w:val="003F87"/>
      <w:sz w:val="24"/>
    </w:rPr>
  </w:style>
  <w:style w:type="character" w:customStyle="1" w:styleId="SubtitleChar">
    <w:name w:val="Subtitle Char"/>
    <w:basedOn w:val="DefaultParagraphFont"/>
    <w:link w:val="Subtitle"/>
    <w:uiPriority w:val="11"/>
    <w:rsid w:val="00F7613C"/>
    <w:rPr>
      <w:rFonts w:ascii="Verdana" w:hAnsi="Verdana"/>
      <w:b/>
      <w:color w:val="003F87"/>
      <w:sz w:val="24"/>
      <w:szCs w:val="24"/>
      <w:lang w:val="en-GB" w:eastAsia="es-ES"/>
    </w:rPr>
  </w:style>
  <w:style w:type="character" w:styleId="SubtleEmphasis">
    <w:name w:val="Subtle Emphasis"/>
    <w:basedOn w:val="DefaultParagraphFont"/>
    <w:uiPriority w:val="19"/>
    <w:qFormat/>
    <w:rsid w:val="00F7613C"/>
    <w:rPr>
      <w:i/>
      <w:iCs/>
      <w:color w:val="808080"/>
    </w:rPr>
  </w:style>
  <w:style w:type="character" w:styleId="SubtleReference">
    <w:name w:val="Subtle Reference"/>
    <w:basedOn w:val="DefaultParagraphFont"/>
    <w:uiPriority w:val="31"/>
    <w:qFormat/>
    <w:rsid w:val="00F7613C"/>
    <w:rPr>
      <w:smallCaps/>
      <w:color w:val="F47C00"/>
      <w:u w:val="single"/>
    </w:rPr>
  </w:style>
  <w:style w:type="table" w:styleId="TableColorful1">
    <w:name w:val="Table Colorful 1"/>
    <w:basedOn w:val="TableNormal"/>
    <w:uiPriority w:val="99"/>
    <w:semiHidden/>
    <w:unhideWhenUsed/>
    <w:rsid w:val="00F7613C"/>
    <w:pPr>
      <w:spacing w:before="120"/>
    </w:pPr>
    <w:rPr>
      <w:rFonts w:ascii="Verdana" w:hAnsi="Verdana"/>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Grid">
    <w:name w:val="Table Grid"/>
    <w:basedOn w:val="TableNormal"/>
    <w:uiPriority w:val="59"/>
    <w:rsid w:val="00F7613C"/>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semiHidden/>
    <w:rsid w:val="00F7613C"/>
    <w:pPr>
      <w:ind w:left="240" w:hanging="240"/>
    </w:pPr>
  </w:style>
  <w:style w:type="paragraph" w:styleId="TableofFigures">
    <w:name w:val="table of figures"/>
    <w:basedOn w:val="Normal"/>
    <w:next w:val="Normal"/>
    <w:uiPriority w:val="99"/>
    <w:rsid w:val="00F7613C"/>
    <w:rPr>
      <w:szCs w:val="20"/>
    </w:rPr>
  </w:style>
  <w:style w:type="table" w:styleId="TableProfessional">
    <w:name w:val="Table Professional"/>
    <w:basedOn w:val="TableNormal"/>
    <w:uiPriority w:val="99"/>
    <w:semiHidden/>
    <w:unhideWhenUsed/>
    <w:rsid w:val="00F7613C"/>
    <w:pPr>
      <w:spacing w:before="120"/>
      <w:jc w:val="both"/>
    </w:pPr>
    <w:rPr>
      <w:rFonts w:ascii="Verdana" w:hAnsi="Verdana"/>
      <w:color w:val="FFFFFF"/>
      <w:sz w:val="18"/>
      <w:szCs w:val="18"/>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003F87"/>
    </w:tcPr>
    <w:tblStylePr w:type="firstRow">
      <w:rPr>
        <w:b/>
        <w:bCs/>
        <w:color w:val="auto"/>
      </w:rPr>
      <w:tblPr/>
      <w:tcPr>
        <w:tcBorders>
          <w:tl2br w:val="none" w:sz="0" w:space="0" w:color="auto"/>
          <w:tr2bl w:val="none" w:sz="0" w:space="0" w:color="auto"/>
        </w:tcBorders>
        <w:shd w:val="solid" w:color="000000" w:fill="FFFFFF"/>
      </w:tcPr>
    </w:tblStylePr>
  </w:style>
  <w:style w:type="table" w:styleId="TableTheme">
    <w:name w:val="Table Theme"/>
    <w:basedOn w:val="TableNormal"/>
    <w:uiPriority w:val="99"/>
    <w:semiHidden/>
    <w:unhideWhenUsed/>
    <w:rsid w:val="00F7613C"/>
    <w:pPr>
      <w:spacing w:before="120"/>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003F87"/>
    </w:tcPr>
  </w:style>
  <w:style w:type="paragraph" w:styleId="Title">
    <w:name w:val="Title"/>
    <w:basedOn w:val="Normal"/>
    <w:next w:val="Normal"/>
    <w:link w:val="TitleChar"/>
    <w:autoRedefine/>
    <w:uiPriority w:val="10"/>
    <w:qFormat/>
    <w:rsid w:val="00F7613C"/>
    <w:pPr>
      <w:spacing w:before="360" w:after="120"/>
      <w:outlineLvl w:val="0"/>
    </w:pPr>
    <w:rPr>
      <w:b/>
      <w:bCs/>
      <w:color w:val="003F87"/>
      <w:kern w:val="28"/>
      <w:sz w:val="28"/>
      <w:szCs w:val="32"/>
      <w:lang w:val="es-ES"/>
    </w:rPr>
  </w:style>
  <w:style w:type="character" w:customStyle="1" w:styleId="TitleChar">
    <w:name w:val="Title Char"/>
    <w:basedOn w:val="DefaultParagraphFont"/>
    <w:link w:val="Title"/>
    <w:uiPriority w:val="10"/>
    <w:rsid w:val="00F7613C"/>
    <w:rPr>
      <w:rFonts w:ascii="Verdana" w:hAnsi="Verdana"/>
      <w:b/>
      <w:bCs/>
      <w:color w:val="003F87"/>
      <w:kern w:val="28"/>
      <w:sz w:val="28"/>
      <w:szCs w:val="32"/>
      <w:lang w:val="es-ES" w:eastAsia="es-ES"/>
    </w:rPr>
  </w:style>
  <w:style w:type="paragraph" w:styleId="TOAHeading">
    <w:name w:val="toa heading"/>
    <w:basedOn w:val="Normal"/>
    <w:next w:val="Normal"/>
    <w:semiHidden/>
    <w:rsid w:val="00F7613C"/>
    <w:rPr>
      <w:rFonts w:ascii="Trebuchet MS" w:hAnsi="Trebuchet MS"/>
      <w:b/>
      <w:bCs/>
    </w:rPr>
  </w:style>
  <w:style w:type="paragraph" w:styleId="TOC1">
    <w:name w:val="toc 1"/>
    <w:basedOn w:val="Normal"/>
    <w:next w:val="Normal"/>
    <w:autoRedefine/>
    <w:uiPriority w:val="39"/>
    <w:qFormat/>
    <w:rsid w:val="00F7613C"/>
    <w:rPr>
      <w:b/>
      <w:bCs/>
    </w:rPr>
  </w:style>
  <w:style w:type="paragraph" w:styleId="TOC2">
    <w:name w:val="toc 2"/>
    <w:basedOn w:val="Normal"/>
    <w:next w:val="Normal"/>
    <w:autoRedefine/>
    <w:uiPriority w:val="39"/>
    <w:qFormat/>
    <w:rsid w:val="00F7613C"/>
    <w:pPr>
      <w:ind w:left="200"/>
    </w:pPr>
    <w:rPr>
      <w:b/>
      <w:szCs w:val="20"/>
    </w:rPr>
  </w:style>
  <w:style w:type="paragraph" w:styleId="TOC3">
    <w:name w:val="toc 3"/>
    <w:basedOn w:val="Normal"/>
    <w:next w:val="Normal"/>
    <w:autoRedefine/>
    <w:uiPriority w:val="39"/>
    <w:qFormat/>
    <w:rsid w:val="00F7613C"/>
    <w:pPr>
      <w:ind w:left="400"/>
    </w:pPr>
    <w:rPr>
      <w:szCs w:val="20"/>
    </w:rPr>
  </w:style>
  <w:style w:type="paragraph" w:styleId="TOC4">
    <w:name w:val="toc 4"/>
    <w:basedOn w:val="Normal"/>
    <w:next w:val="Normal"/>
    <w:autoRedefine/>
    <w:uiPriority w:val="39"/>
    <w:rsid w:val="00F7613C"/>
    <w:pPr>
      <w:ind w:left="600"/>
    </w:pPr>
    <w:rPr>
      <w:szCs w:val="20"/>
    </w:rPr>
  </w:style>
  <w:style w:type="paragraph" w:styleId="TOC5">
    <w:name w:val="toc 5"/>
    <w:basedOn w:val="Normal"/>
    <w:next w:val="Normal"/>
    <w:autoRedefine/>
    <w:uiPriority w:val="39"/>
    <w:rsid w:val="00F7613C"/>
    <w:pPr>
      <w:ind w:left="800"/>
    </w:pPr>
    <w:rPr>
      <w:szCs w:val="20"/>
    </w:rPr>
  </w:style>
  <w:style w:type="paragraph" w:styleId="TOC6">
    <w:name w:val="toc 6"/>
    <w:basedOn w:val="Normal"/>
    <w:next w:val="Normal"/>
    <w:autoRedefine/>
    <w:uiPriority w:val="39"/>
    <w:rsid w:val="00F7613C"/>
    <w:pPr>
      <w:ind w:left="1000"/>
    </w:pPr>
    <w:rPr>
      <w:szCs w:val="20"/>
    </w:rPr>
  </w:style>
  <w:style w:type="paragraph" w:styleId="TOC7">
    <w:name w:val="toc 7"/>
    <w:basedOn w:val="Normal"/>
    <w:next w:val="Normal"/>
    <w:autoRedefine/>
    <w:uiPriority w:val="39"/>
    <w:rsid w:val="00F7613C"/>
    <w:pPr>
      <w:ind w:left="1200"/>
    </w:pPr>
    <w:rPr>
      <w:szCs w:val="20"/>
    </w:rPr>
  </w:style>
  <w:style w:type="paragraph" w:styleId="TOC8">
    <w:name w:val="toc 8"/>
    <w:basedOn w:val="Normal"/>
    <w:next w:val="Normal"/>
    <w:autoRedefine/>
    <w:uiPriority w:val="39"/>
    <w:rsid w:val="00F7613C"/>
    <w:pPr>
      <w:ind w:left="1400"/>
    </w:pPr>
    <w:rPr>
      <w:szCs w:val="20"/>
    </w:rPr>
  </w:style>
  <w:style w:type="paragraph" w:styleId="TOC9">
    <w:name w:val="toc 9"/>
    <w:basedOn w:val="Normal"/>
    <w:next w:val="Normal"/>
    <w:autoRedefine/>
    <w:uiPriority w:val="39"/>
    <w:rsid w:val="00F7613C"/>
    <w:pPr>
      <w:ind w:left="1600"/>
    </w:pPr>
    <w:rPr>
      <w:szCs w:val="20"/>
    </w:rPr>
  </w:style>
  <w:style w:type="paragraph" w:styleId="TOCHeading">
    <w:name w:val="TOC Heading"/>
    <w:basedOn w:val="Heading1"/>
    <w:next w:val="Normal"/>
    <w:autoRedefine/>
    <w:uiPriority w:val="39"/>
    <w:semiHidden/>
    <w:unhideWhenUsed/>
    <w:qFormat/>
    <w:rsid w:val="00F7613C"/>
    <w:pPr>
      <w:pageBreakBefore w:val="0"/>
      <w:numPr>
        <w:numId w:val="0"/>
      </w:numPr>
      <w:spacing w:after="60"/>
      <w:outlineLvl w:val="9"/>
    </w:pPr>
    <w:rPr>
      <w:bCs/>
      <w:caps w:val="0"/>
      <w:kern w:val="32"/>
      <w:szCs w:val="32"/>
    </w:rPr>
  </w:style>
  <w:style w:type="paragraph" w:customStyle="1" w:styleId="Standard">
    <w:name w:val="Standard"/>
    <w:rsid w:val="00F932F3"/>
    <w:pPr>
      <w:suppressAutoHyphens/>
      <w:autoSpaceDN w:val="0"/>
      <w:spacing w:after="120"/>
      <w:jc w:val="both"/>
      <w:textAlignment w:val="baseline"/>
    </w:pPr>
    <w:rPr>
      <w:rFonts w:ascii="Arial" w:hAnsi="Arial"/>
      <w:kern w:val="3"/>
      <w:szCs w:val="24"/>
      <w:lang w:val="en-GB"/>
    </w:rPr>
  </w:style>
  <w:style w:type="paragraph" w:customStyle="1" w:styleId="TableContents">
    <w:name w:val="Table Contents"/>
    <w:basedOn w:val="Standard"/>
    <w:rsid w:val="00F932F3"/>
    <w:pPr>
      <w:suppressLineNumbers/>
      <w:spacing w:after="0"/>
    </w:pPr>
  </w:style>
  <w:style w:type="paragraph" w:customStyle="1" w:styleId="Footnote">
    <w:name w:val="Footnote"/>
    <w:basedOn w:val="Standard"/>
    <w:rsid w:val="009F3E3A"/>
    <w:rPr>
      <w:szCs w:val="20"/>
    </w:rPr>
  </w:style>
  <w:style w:type="character" w:styleId="FootnoteReference">
    <w:name w:val="footnote reference"/>
    <w:basedOn w:val="DefaultParagraphFont"/>
    <w:rsid w:val="009F3E3A"/>
    <w:rPr>
      <w:position w:val="0"/>
      <w:vertAlign w:val="superscript"/>
    </w:rPr>
  </w:style>
  <w:style w:type="paragraph" w:styleId="FootnoteText">
    <w:name w:val="footnote text"/>
    <w:basedOn w:val="Normal"/>
    <w:link w:val="FootnoteTextChar"/>
    <w:uiPriority w:val="99"/>
    <w:unhideWhenUsed/>
    <w:rsid w:val="00347283"/>
    <w:pPr>
      <w:spacing w:before="0"/>
    </w:pPr>
    <w:rPr>
      <w:sz w:val="20"/>
      <w:szCs w:val="20"/>
    </w:rPr>
  </w:style>
  <w:style w:type="character" w:customStyle="1" w:styleId="FootnoteTextChar">
    <w:name w:val="Footnote Text Char"/>
    <w:basedOn w:val="DefaultParagraphFont"/>
    <w:link w:val="FootnoteText"/>
    <w:uiPriority w:val="99"/>
    <w:rsid w:val="00347283"/>
    <w:rPr>
      <w:rFonts w:ascii="Verdana" w:hAnsi="Verdana"/>
      <w:lang w:val="en-GB" w:eastAsia="es-ES"/>
    </w:rPr>
  </w:style>
  <w:style w:type="paragraph" w:customStyle="1" w:styleId="TableHeader">
    <w:name w:val="Table Header"/>
    <w:basedOn w:val="Standard"/>
    <w:rsid w:val="008B10E6"/>
    <w:pPr>
      <w:snapToGrid w:val="0"/>
      <w:jc w:val="center"/>
    </w:pPr>
    <w:rPr>
      <w:b/>
      <w:color w:val="FFFFFF"/>
      <w:sz w:val="18"/>
      <w:szCs w:val="18"/>
    </w:rPr>
  </w:style>
  <w:style w:type="paragraph" w:customStyle="1" w:styleId="Code">
    <w:name w:val="Code"/>
    <w:basedOn w:val="Standard"/>
    <w:rsid w:val="003C7A05"/>
    <w:pPr>
      <w:keepNext/>
      <w:pBdr>
        <w:top w:val="single" w:sz="4" w:space="1" w:color="000000"/>
        <w:left w:val="single" w:sz="4" w:space="4" w:color="000000"/>
        <w:bottom w:val="single" w:sz="4" w:space="1" w:color="000000"/>
        <w:right w:val="single" w:sz="4" w:space="4" w:color="000000"/>
      </w:pBdr>
      <w:spacing w:after="0"/>
      <w:jc w:val="left"/>
    </w:pPr>
    <w:rPr>
      <w:rFonts w:ascii="Courier New" w:hAnsi="Courier New" w:cs="Courier New"/>
      <w:sz w:val="18"/>
      <w:szCs w:val="18"/>
    </w:rPr>
  </w:style>
  <w:style w:type="paragraph" w:customStyle="1" w:styleId="TableHeading">
    <w:name w:val="Table Heading"/>
    <w:basedOn w:val="TableContents"/>
    <w:rsid w:val="00046EE6"/>
    <w:pPr>
      <w:jc w:val="center"/>
    </w:pPr>
    <w:rPr>
      <w:b/>
      <w:bCs/>
    </w:rPr>
  </w:style>
  <w:style w:type="paragraph" w:styleId="CommentSubject">
    <w:name w:val="annotation subject"/>
    <w:basedOn w:val="CommentText"/>
    <w:next w:val="CommentText"/>
    <w:link w:val="CommentSubjectChar"/>
    <w:uiPriority w:val="99"/>
    <w:semiHidden/>
    <w:unhideWhenUsed/>
    <w:rsid w:val="009151A7"/>
    <w:pPr>
      <w:overflowPunct/>
      <w:autoSpaceDE/>
      <w:autoSpaceDN/>
      <w:adjustRightInd/>
      <w:textAlignment w:val="auto"/>
    </w:pPr>
    <w:rPr>
      <w:b/>
      <w:bCs/>
      <w:sz w:val="20"/>
      <w:lang w:val="en-GB"/>
    </w:rPr>
  </w:style>
  <w:style w:type="character" w:customStyle="1" w:styleId="CommentSubjectChar">
    <w:name w:val="Comment Subject Char"/>
    <w:basedOn w:val="CommentTextChar"/>
    <w:link w:val="CommentSubject"/>
    <w:uiPriority w:val="99"/>
    <w:semiHidden/>
    <w:rsid w:val="009151A7"/>
    <w:rPr>
      <w:rFonts w:ascii="Verdana" w:hAnsi="Verdana"/>
      <w:b/>
      <w:bCs/>
      <w:sz w:val="18"/>
      <w:lang w:val="en-GB" w:eastAsia="es-ES"/>
    </w:rPr>
  </w:style>
  <w:style w:type="paragraph" w:styleId="ListParagraph">
    <w:name w:val="List Paragraph"/>
    <w:basedOn w:val="Normal"/>
    <w:uiPriority w:val="34"/>
    <w:qFormat/>
    <w:rsid w:val="00ED2F9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page number" w:uiPriority="0"/>
    <w:lsdException w:name="table of authorities" w:uiPriority="0"/>
    <w:lsdException w:name="toa heading"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5C4F"/>
    <w:pPr>
      <w:spacing w:before="120"/>
      <w:jc w:val="both"/>
    </w:pPr>
    <w:rPr>
      <w:rFonts w:ascii="Verdana" w:hAnsi="Verdana"/>
      <w:sz w:val="18"/>
      <w:szCs w:val="24"/>
      <w:lang w:val="en-GB" w:eastAsia="es-ES"/>
    </w:rPr>
  </w:style>
  <w:style w:type="paragraph" w:styleId="Heading1">
    <w:name w:val="heading 1"/>
    <w:basedOn w:val="Normal"/>
    <w:next w:val="Normal"/>
    <w:autoRedefine/>
    <w:qFormat/>
    <w:rsid w:val="00954E21"/>
    <w:pPr>
      <w:keepNext/>
      <w:pageBreakBefore/>
      <w:numPr>
        <w:numId w:val="24"/>
      </w:numPr>
      <w:spacing w:before="480" w:after="240"/>
      <w:ind w:left="0" w:firstLine="0"/>
      <w:outlineLvl w:val="0"/>
    </w:pPr>
    <w:rPr>
      <w:b/>
      <w:caps/>
      <w:kern w:val="28"/>
      <w:sz w:val="28"/>
      <w:szCs w:val="20"/>
    </w:rPr>
  </w:style>
  <w:style w:type="paragraph" w:styleId="Heading2">
    <w:name w:val="heading 2"/>
    <w:basedOn w:val="Normal"/>
    <w:next w:val="Normal"/>
    <w:autoRedefine/>
    <w:qFormat/>
    <w:rsid w:val="00B5605D"/>
    <w:pPr>
      <w:keepNext/>
      <w:numPr>
        <w:ilvl w:val="1"/>
        <w:numId w:val="24"/>
      </w:numPr>
      <w:spacing w:before="360" w:after="240"/>
      <w:ind w:left="0"/>
      <w:outlineLvl w:val="1"/>
    </w:pPr>
    <w:rPr>
      <w:b/>
      <w:sz w:val="24"/>
      <w:szCs w:val="20"/>
    </w:rPr>
  </w:style>
  <w:style w:type="paragraph" w:styleId="Heading3">
    <w:name w:val="heading 3"/>
    <w:basedOn w:val="Normal"/>
    <w:next w:val="Normal"/>
    <w:autoRedefine/>
    <w:qFormat/>
    <w:rsid w:val="00B5605D"/>
    <w:pPr>
      <w:keepNext/>
      <w:numPr>
        <w:ilvl w:val="2"/>
        <w:numId w:val="24"/>
      </w:numPr>
      <w:spacing w:before="240" w:after="120"/>
      <w:ind w:left="505" w:hanging="505"/>
      <w:outlineLvl w:val="2"/>
    </w:pPr>
    <w:rPr>
      <w:b/>
      <w:i/>
      <w:sz w:val="20"/>
      <w:szCs w:val="20"/>
    </w:rPr>
  </w:style>
  <w:style w:type="paragraph" w:styleId="Heading4">
    <w:name w:val="heading 4"/>
    <w:basedOn w:val="Normal"/>
    <w:next w:val="Normal"/>
    <w:autoRedefine/>
    <w:qFormat/>
    <w:rsid w:val="00B5605D"/>
    <w:pPr>
      <w:keepNext/>
      <w:numPr>
        <w:ilvl w:val="3"/>
        <w:numId w:val="24"/>
      </w:numPr>
      <w:spacing w:before="240" w:after="60"/>
      <w:ind w:left="646" w:hanging="646"/>
      <w:outlineLvl w:val="3"/>
    </w:pPr>
    <w:rPr>
      <w:b/>
      <w:i/>
      <w:sz w:val="20"/>
      <w:szCs w:val="20"/>
      <w:u w:val="single"/>
    </w:rPr>
  </w:style>
  <w:style w:type="paragraph" w:styleId="Heading5">
    <w:name w:val="heading 5"/>
    <w:basedOn w:val="Normal"/>
    <w:next w:val="Normal"/>
    <w:autoRedefine/>
    <w:qFormat/>
    <w:rsid w:val="00C75C4F"/>
    <w:pPr>
      <w:numPr>
        <w:ilvl w:val="4"/>
        <w:numId w:val="24"/>
      </w:numPr>
      <w:spacing w:before="240" w:after="60"/>
      <w:ind w:left="794" w:hanging="794"/>
      <w:outlineLvl w:val="4"/>
    </w:pPr>
    <w:rPr>
      <w:b/>
      <w:i/>
      <w:szCs w:val="20"/>
    </w:rPr>
  </w:style>
  <w:style w:type="paragraph" w:styleId="Heading6">
    <w:name w:val="heading 6"/>
    <w:basedOn w:val="Normal"/>
    <w:next w:val="Normal"/>
    <w:autoRedefine/>
    <w:qFormat/>
    <w:rsid w:val="00275362"/>
    <w:pPr>
      <w:numPr>
        <w:ilvl w:val="5"/>
        <w:numId w:val="24"/>
      </w:numPr>
      <w:spacing w:before="240" w:after="60"/>
      <w:ind w:left="936"/>
      <w:outlineLvl w:val="5"/>
    </w:pPr>
    <w:rPr>
      <w:rFonts w:ascii="Calibri" w:hAnsi="Calibri"/>
      <w:sz w:val="20"/>
      <w:szCs w:val="20"/>
    </w:rPr>
  </w:style>
  <w:style w:type="paragraph" w:styleId="Heading7">
    <w:name w:val="heading 7"/>
    <w:basedOn w:val="Normal"/>
    <w:next w:val="Normal"/>
    <w:autoRedefine/>
    <w:qFormat/>
    <w:rsid w:val="00275362"/>
    <w:pPr>
      <w:numPr>
        <w:ilvl w:val="6"/>
        <w:numId w:val="24"/>
      </w:numPr>
      <w:spacing w:before="240" w:after="60"/>
      <w:ind w:left="1077" w:hanging="1077"/>
      <w:outlineLvl w:val="6"/>
    </w:pPr>
    <w:rPr>
      <w:sz w:val="20"/>
      <w:szCs w:val="20"/>
    </w:rPr>
  </w:style>
  <w:style w:type="paragraph" w:styleId="Heading8">
    <w:name w:val="heading 8"/>
    <w:basedOn w:val="Normal"/>
    <w:next w:val="Normal"/>
    <w:autoRedefine/>
    <w:qFormat/>
    <w:rsid w:val="00275362"/>
    <w:pPr>
      <w:numPr>
        <w:ilvl w:val="7"/>
        <w:numId w:val="24"/>
      </w:numPr>
      <w:spacing w:before="240" w:after="60"/>
      <w:ind w:left="1225" w:hanging="1225"/>
      <w:outlineLvl w:val="7"/>
    </w:pPr>
    <w:rPr>
      <w:sz w:val="20"/>
      <w:szCs w:val="20"/>
    </w:rPr>
  </w:style>
  <w:style w:type="paragraph" w:styleId="Heading9">
    <w:name w:val="heading 9"/>
    <w:basedOn w:val="Normal"/>
    <w:next w:val="Normal"/>
    <w:autoRedefine/>
    <w:qFormat/>
    <w:rsid w:val="00275362"/>
    <w:pPr>
      <w:numPr>
        <w:ilvl w:val="8"/>
        <w:numId w:val="24"/>
      </w:numPr>
      <w:spacing w:before="240" w:after="60"/>
      <w:ind w:left="1440"/>
      <w:outlineLvl w:val="8"/>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613C"/>
    <w:pPr>
      <w:spacing w:before="0"/>
    </w:pPr>
    <w:rPr>
      <w:rFonts w:cs="Tahoma"/>
      <w:sz w:val="14"/>
      <w:szCs w:val="16"/>
    </w:rPr>
  </w:style>
  <w:style w:type="character" w:customStyle="1" w:styleId="BalloonTextChar">
    <w:name w:val="Balloon Text Char"/>
    <w:basedOn w:val="DefaultParagraphFont"/>
    <w:link w:val="BalloonText"/>
    <w:uiPriority w:val="99"/>
    <w:semiHidden/>
    <w:rsid w:val="00F7613C"/>
    <w:rPr>
      <w:rFonts w:ascii="Verdana" w:hAnsi="Verdana" w:cs="Tahoma"/>
      <w:sz w:val="14"/>
      <w:szCs w:val="16"/>
      <w:lang w:val="en-GB" w:eastAsia="es-ES"/>
    </w:rPr>
  </w:style>
  <w:style w:type="paragraph" w:styleId="BodyText">
    <w:name w:val="Body Text"/>
    <w:basedOn w:val="Normal"/>
    <w:link w:val="BodyTextChar"/>
    <w:autoRedefine/>
    <w:semiHidden/>
    <w:rsid w:val="00F7613C"/>
    <w:rPr>
      <w:b/>
      <w:color w:val="003F87"/>
      <w:szCs w:val="20"/>
    </w:rPr>
  </w:style>
  <w:style w:type="character" w:customStyle="1" w:styleId="BodyTextChar">
    <w:name w:val="Body Text Char"/>
    <w:basedOn w:val="DefaultParagraphFont"/>
    <w:link w:val="BodyText"/>
    <w:semiHidden/>
    <w:rsid w:val="00F7613C"/>
    <w:rPr>
      <w:rFonts w:ascii="Verdana" w:hAnsi="Verdana"/>
      <w:b/>
      <w:color w:val="003F87"/>
      <w:sz w:val="18"/>
      <w:lang w:val="en-GB" w:eastAsia="es-ES"/>
    </w:rPr>
  </w:style>
  <w:style w:type="paragraph" w:styleId="BodyText2">
    <w:name w:val="Body Text 2"/>
    <w:basedOn w:val="Normal"/>
    <w:link w:val="BodyText2Char"/>
    <w:autoRedefine/>
    <w:semiHidden/>
    <w:rsid w:val="00F7613C"/>
    <w:rPr>
      <w:szCs w:val="20"/>
    </w:rPr>
  </w:style>
  <w:style w:type="character" w:customStyle="1" w:styleId="BodyText2Char">
    <w:name w:val="Body Text 2 Char"/>
    <w:basedOn w:val="DefaultParagraphFont"/>
    <w:link w:val="BodyText2"/>
    <w:semiHidden/>
    <w:rsid w:val="00F7613C"/>
    <w:rPr>
      <w:rFonts w:ascii="Verdana" w:hAnsi="Verdana"/>
      <w:sz w:val="18"/>
      <w:lang w:val="en-GB" w:eastAsia="es-ES"/>
    </w:rPr>
  </w:style>
  <w:style w:type="paragraph" w:styleId="BodyTextIndent">
    <w:name w:val="Body Text Indent"/>
    <w:basedOn w:val="Normal"/>
    <w:link w:val="BodyTextIndentChar"/>
    <w:autoRedefine/>
    <w:semiHidden/>
    <w:rsid w:val="00F7613C"/>
    <w:pPr>
      <w:ind w:left="360"/>
    </w:pPr>
    <w:rPr>
      <w:szCs w:val="20"/>
    </w:rPr>
  </w:style>
  <w:style w:type="character" w:customStyle="1" w:styleId="BodyTextIndentChar">
    <w:name w:val="Body Text Indent Char"/>
    <w:basedOn w:val="DefaultParagraphFont"/>
    <w:link w:val="BodyTextIndent"/>
    <w:semiHidden/>
    <w:rsid w:val="00F7613C"/>
    <w:rPr>
      <w:rFonts w:ascii="Verdana" w:hAnsi="Verdana"/>
      <w:sz w:val="18"/>
      <w:lang w:val="en-GB" w:eastAsia="es-ES"/>
    </w:rPr>
  </w:style>
  <w:style w:type="paragraph" w:styleId="BodyTextIndent2">
    <w:name w:val="Body Text Indent 2"/>
    <w:basedOn w:val="Normal"/>
    <w:link w:val="BodyTextIndent2Char"/>
    <w:autoRedefine/>
    <w:semiHidden/>
    <w:rsid w:val="00F7613C"/>
    <w:pPr>
      <w:ind w:left="708"/>
    </w:pPr>
    <w:rPr>
      <w:szCs w:val="20"/>
    </w:rPr>
  </w:style>
  <w:style w:type="character" w:customStyle="1" w:styleId="BodyTextIndent2Char">
    <w:name w:val="Body Text Indent 2 Char"/>
    <w:basedOn w:val="DefaultParagraphFont"/>
    <w:link w:val="BodyTextIndent2"/>
    <w:semiHidden/>
    <w:rsid w:val="00F7613C"/>
    <w:rPr>
      <w:rFonts w:ascii="Verdana" w:hAnsi="Verdana"/>
      <w:sz w:val="18"/>
      <w:lang w:val="en-GB" w:eastAsia="es-ES"/>
    </w:rPr>
  </w:style>
  <w:style w:type="paragraph" w:styleId="BodyTextIndent3">
    <w:name w:val="Body Text Indent 3"/>
    <w:basedOn w:val="Normal"/>
    <w:link w:val="BodyTextIndent3Char"/>
    <w:autoRedefine/>
    <w:semiHidden/>
    <w:rsid w:val="00F7613C"/>
    <w:pPr>
      <w:ind w:left="567"/>
    </w:pPr>
    <w:rPr>
      <w:szCs w:val="20"/>
    </w:rPr>
  </w:style>
  <w:style w:type="character" w:customStyle="1" w:styleId="BodyTextIndent3Char">
    <w:name w:val="Body Text Indent 3 Char"/>
    <w:basedOn w:val="DefaultParagraphFont"/>
    <w:link w:val="BodyTextIndent3"/>
    <w:semiHidden/>
    <w:rsid w:val="00F7613C"/>
    <w:rPr>
      <w:rFonts w:ascii="Verdana" w:hAnsi="Verdana"/>
      <w:sz w:val="18"/>
      <w:lang w:val="en-GB" w:eastAsia="es-ES"/>
    </w:rPr>
  </w:style>
  <w:style w:type="paragraph" w:styleId="Caption">
    <w:name w:val="caption"/>
    <w:basedOn w:val="Normal"/>
    <w:next w:val="Normal"/>
    <w:autoRedefine/>
    <w:qFormat/>
    <w:rsid w:val="000C23ED"/>
    <w:pPr>
      <w:spacing w:after="120"/>
      <w:jc w:val="center"/>
    </w:pPr>
    <w:rPr>
      <w:b/>
      <w:i/>
      <w:color w:val="003F87"/>
      <w:sz w:val="16"/>
      <w:szCs w:val="20"/>
    </w:rPr>
  </w:style>
  <w:style w:type="character" w:styleId="CommentReference">
    <w:name w:val="annotation reference"/>
    <w:basedOn w:val="DefaultParagraphFont"/>
    <w:semiHidden/>
    <w:rsid w:val="00F7613C"/>
    <w:rPr>
      <w:rFonts w:ascii="Verdana" w:hAnsi="Verdana"/>
      <w:color w:val="auto"/>
      <w:sz w:val="16"/>
      <w:szCs w:val="16"/>
    </w:rPr>
  </w:style>
  <w:style w:type="paragraph" w:styleId="CommentText">
    <w:name w:val="annotation text"/>
    <w:basedOn w:val="Normal"/>
    <w:link w:val="CommentTextChar"/>
    <w:autoRedefine/>
    <w:semiHidden/>
    <w:rsid w:val="00F7613C"/>
    <w:pPr>
      <w:overflowPunct w:val="0"/>
      <w:autoSpaceDE w:val="0"/>
      <w:autoSpaceDN w:val="0"/>
      <w:adjustRightInd w:val="0"/>
      <w:textAlignment w:val="baseline"/>
    </w:pPr>
    <w:rPr>
      <w:szCs w:val="20"/>
      <w:lang w:val="es-ES_tradnl"/>
    </w:rPr>
  </w:style>
  <w:style w:type="character" w:customStyle="1" w:styleId="CommentTextChar">
    <w:name w:val="Comment Text Char"/>
    <w:basedOn w:val="DefaultParagraphFont"/>
    <w:link w:val="CommentText"/>
    <w:semiHidden/>
    <w:rsid w:val="00F7613C"/>
    <w:rPr>
      <w:rFonts w:ascii="Verdana" w:hAnsi="Verdana"/>
      <w:sz w:val="18"/>
      <w:lang w:eastAsia="es-ES"/>
    </w:rPr>
  </w:style>
  <w:style w:type="paragraph" w:styleId="DocumentMap">
    <w:name w:val="Document Map"/>
    <w:basedOn w:val="Normal"/>
    <w:link w:val="DocumentMapChar"/>
    <w:autoRedefine/>
    <w:semiHidden/>
    <w:rsid w:val="00F7613C"/>
    <w:pPr>
      <w:shd w:val="clear" w:color="auto" w:fill="000080"/>
    </w:pPr>
    <w:rPr>
      <w:rFonts w:cs="Tahoma"/>
      <w:sz w:val="16"/>
    </w:rPr>
  </w:style>
  <w:style w:type="character" w:customStyle="1" w:styleId="DocumentMapChar">
    <w:name w:val="Document Map Char"/>
    <w:basedOn w:val="DefaultParagraphFont"/>
    <w:link w:val="DocumentMap"/>
    <w:semiHidden/>
    <w:rsid w:val="00F7613C"/>
    <w:rPr>
      <w:rFonts w:ascii="Verdana" w:hAnsi="Verdana" w:cs="Tahoma"/>
      <w:sz w:val="16"/>
      <w:szCs w:val="24"/>
      <w:shd w:val="clear" w:color="auto" w:fill="000080"/>
      <w:lang w:val="en-GB" w:eastAsia="es-ES"/>
    </w:rPr>
  </w:style>
  <w:style w:type="paragraph" w:customStyle="1" w:styleId="Equation">
    <w:name w:val="Equation"/>
    <w:basedOn w:val="Normal"/>
    <w:next w:val="Normal"/>
    <w:autoRedefine/>
    <w:rsid w:val="00F7613C"/>
    <w:pPr>
      <w:jc w:val="center"/>
    </w:pPr>
    <w:rPr>
      <w:b/>
      <w:lang w:val="es-ES"/>
    </w:rPr>
  </w:style>
  <w:style w:type="paragraph" w:customStyle="1" w:styleId="FiguresTables">
    <w:name w:val="Figures / Tables"/>
    <w:basedOn w:val="Normal"/>
    <w:autoRedefine/>
    <w:rsid w:val="00461C87"/>
    <w:pPr>
      <w:keepNext/>
      <w:tabs>
        <w:tab w:val="left" w:pos="0"/>
        <w:tab w:val="left" w:pos="567"/>
        <w:tab w:val="left" w:pos="1134"/>
        <w:tab w:val="left" w:pos="1701"/>
        <w:tab w:val="left" w:pos="2268"/>
        <w:tab w:val="left" w:pos="2835"/>
        <w:tab w:val="left" w:pos="3402"/>
        <w:tab w:val="left" w:pos="3969"/>
        <w:tab w:val="left" w:pos="4535"/>
        <w:tab w:val="left" w:pos="5103"/>
        <w:tab w:val="left" w:pos="5669"/>
        <w:tab w:val="left" w:pos="7920"/>
      </w:tabs>
      <w:spacing w:after="120"/>
      <w:jc w:val="center"/>
    </w:pPr>
    <w:rPr>
      <w:b/>
      <w:i/>
      <w:color w:val="003F87"/>
      <w:spacing w:val="-2"/>
      <w:sz w:val="16"/>
      <w:lang w:val="es-ES"/>
    </w:rPr>
  </w:style>
  <w:style w:type="character" w:styleId="FollowedHyperlink">
    <w:name w:val="FollowedHyperlink"/>
    <w:basedOn w:val="DefaultParagraphFont"/>
    <w:semiHidden/>
    <w:rsid w:val="00F7613C"/>
    <w:rPr>
      <w:rFonts w:ascii="Verdana" w:hAnsi="Verdana"/>
      <w:color w:val="800080"/>
      <w:sz w:val="18"/>
      <w:u w:val="single"/>
    </w:rPr>
  </w:style>
  <w:style w:type="paragraph" w:styleId="Footer">
    <w:name w:val="footer"/>
    <w:basedOn w:val="Normal"/>
    <w:link w:val="FooterChar"/>
    <w:autoRedefine/>
    <w:semiHidden/>
    <w:rsid w:val="00F7613C"/>
    <w:pPr>
      <w:tabs>
        <w:tab w:val="center" w:pos="4419"/>
        <w:tab w:val="right" w:pos="8838"/>
      </w:tabs>
    </w:pPr>
  </w:style>
  <w:style w:type="character" w:customStyle="1" w:styleId="FooterChar">
    <w:name w:val="Footer Char"/>
    <w:basedOn w:val="DefaultParagraphFont"/>
    <w:link w:val="Footer"/>
    <w:semiHidden/>
    <w:rsid w:val="00F7613C"/>
    <w:rPr>
      <w:rFonts w:ascii="Verdana" w:hAnsi="Verdana"/>
      <w:sz w:val="18"/>
      <w:szCs w:val="24"/>
      <w:lang w:val="en-GB" w:eastAsia="es-ES"/>
    </w:rPr>
  </w:style>
  <w:style w:type="paragraph" w:styleId="Header">
    <w:name w:val="header"/>
    <w:basedOn w:val="Normal"/>
    <w:link w:val="HeaderChar"/>
    <w:autoRedefine/>
    <w:semiHidden/>
    <w:rsid w:val="00F7613C"/>
    <w:pPr>
      <w:tabs>
        <w:tab w:val="center" w:pos="4419"/>
        <w:tab w:val="right" w:pos="8838"/>
      </w:tabs>
    </w:pPr>
  </w:style>
  <w:style w:type="character" w:customStyle="1" w:styleId="HeaderChar">
    <w:name w:val="Header Char"/>
    <w:basedOn w:val="DefaultParagraphFont"/>
    <w:link w:val="Header"/>
    <w:semiHidden/>
    <w:rsid w:val="00F7613C"/>
    <w:rPr>
      <w:rFonts w:ascii="Verdana" w:hAnsi="Verdana"/>
      <w:sz w:val="18"/>
      <w:szCs w:val="24"/>
      <w:lang w:val="en-GB" w:eastAsia="es-ES"/>
    </w:rPr>
  </w:style>
  <w:style w:type="character" w:styleId="Hyperlink">
    <w:name w:val="Hyperlink"/>
    <w:basedOn w:val="DefaultParagraphFont"/>
    <w:uiPriority w:val="99"/>
    <w:rsid w:val="00F7613C"/>
    <w:rPr>
      <w:rFonts w:ascii="Verdana" w:hAnsi="Verdana"/>
      <w:color w:val="0000FF"/>
      <w:sz w:val="18"/>
      <w:u w:val="single"/>
    </w:rPr>
  </w:style>
  <w:style w:type="paragraph" w:customStyle="1" w:styleId="Indent1withBullet">
    <w:name w:val="Indent 1 with Bullet"/>
    <w:basedOn w:val="Normal"/>
    <w:autoRedefine/>
    <w:rsid w:val="001D2482"/>
    <w:pPr>
      <w:numPr>
        <w:numId w:val="39"/>
      </w:numPr>
      <w:spacing w:after="120"/>
      <w:ind w:left="0" w:firstLine="0"/>
    </w:pPr>
    <w:rPr>
      <w:szCs w:val="18"/>
      <w:lang w:val="en-US" w:eastAsia="pt-PT"/>
    </w:rPr>
  </w:style>
  <w:style w:type="paragraph" w:customStyle="1" w:styleId="Indent1withNumber">
    <w:name w:val="Indent 1 with Number"/>
    <w:basedOn w:val="Normal"/>
    <w:autoRedefine/>
    <w:rsid w:val="00F7613C"/>
    <w:pPr>
      <w:numPr>
        <w:numId w:val="30"/>
      </w:numPr>
      <w:spacing w:after="120"/>
    </w:pPr>
  </w:style>
  <w:style w:type="paragraph" w:customStyle="1" w:styleId="Indent1withoutBullet">
    <w:name w:val="Indent 1 without Bullet"/>
    <w:basedOn w:val="Indent1withBullet"/>
    <w:autoRedefine/>
    <w:rsid w:val="003F77EA"/>
    <w:pPr>
      <w:numPr>
        <w:numId w:val="0"/>
      </w:numPr>
      <w:ind w:left="340"/>
    </w:pPr>
  </w:style>
  <w:style w:type="paragraph" w:customStyle="1" w:styleId="Indent2withBullet">
    <w:name w:val="Indent 2 with Bullet"/>
    <w:basedOn w:val="Normal"/>
    <w:autoRedefine/>
    <w:rsid w:val="00D77C96"/>
    <w:pPr>
      <w:numPr>
        <w:numId w:val="42"/>
      </w:numPr>
      <w:spacing w:after="120"/>
    </w:pPr>
  </w:style>
  <w:style w:type="paragraph" w:customStyle="1" w:styleId="Indent2withNumber">
    <w:name w:val="Indent 2 with Number"/>
    <w:basedOn w:val="Normal"/>
    <w:autoRedefine/>
    <w:rsid w:val="00F7613C"/>
    <w:pPr>
      <w:numPr>
        <w:ilvl w:val="1"/>
        <w:numId w:val="30"/>
      </w:numPr>
    </w:pPr>
  </w:style>
  <w:style w:type="paragraph" w:customStyle="1" w:styleId="Indent2withoutBullet">
    <w:name w:val="Indent 2 without Bullet"/>
    <w:basedOn w:val="Indent2withBullet"/>
    <w:autoRedefine/>
    <w:rsid w:val="00F7613C"/>
    <w:pPr>
      <w:numPr>
        <w:numId w:val="0"/>
      </w:numPr>
      <w:ind w:left="680"/>
    </w:pPr>
  </w:style>
  <w:style w:type="paragraph" w:customStyle="1" w:styleId="Indent3withBullet">
    <w:name w:val="Indent 3 with Bullet"/>
    <w:basedOn w:val="Normal"/>
    <w:autoRedefine/>
    <w:rsid w:val="00F7613C"/>
    <w:pPr>
      <w:numPr>
        <w:numId w:val="29"/>
      </w:numPr>
      <w:spacing w:after="120"/>
    </w:pPr>
  </w:style>
  <w:style w:type="paragraph" w:customStyle="1" w:styleId="Indent3withNumber">
    <w:name w:val="Indent 3 with Number"/>
    <w:basedOn w:val="Normal"/>
    <w:autoRedefine/>
    <w:rsid w:val="00F7613C"/>
    <w:pPr>
      <w:numPr>
        <w:ilvl w:val="2"/>
        <w:numId w:val="30"/>
      </w:numPr>
    </w:pPr>
  </w:style>
  <w:style w:type="paragraph" w:customStyle="1" w:styleId="Indent3withoutbullet">
    <w:name w:val="Indent 3 without bullet"/>
    <w:basedOn w:val="Normal"/>
    <w:autoRedefine/>
    <w:rsid w:val="00F7613C"/>
    <w:pPr>
      <w:spacing w:after="120"/>
      <w:ind w:left="1021"/>
    </w:pPr>
  </w:style>
  <w:style w:type="paragraph" w:customStyle="1" w:styleId="Indent4withbullet">
    <w:name w:val="Indent 4 with bullet"/>
    <w:basedOn w:val="Normal"/>
    <w:autoRedefine/>
    <w:rsid w:val="00F7613C"/>
    <w:pPr>
      <w:numPr>
        <w:numId w:val="31"/>
      </w:numPr>
      <w:spacing w:after="120"/>
    </w:pPr>
  </w:style>
  <w:style w:type="paragraph" w:customStyle="1" w:styleId="Indent4withoutbullet">
    <w:name w:val="Indent 4 without bullet"/>
    <w:basedOn w:val="Normal"/>
    <w:autoRedefine/>
    <w:rsid w:val="00F7613C"/>
    <w:pPr>
      <w:spacing w:after="120"/>
      <w:ind w:left="1361"/>
    </w:pPr>
  </w:style>
  <w:style w:type="paragraph" w:customStyle="1" w:styleId="Indent5withbullet">
    <w:name w:val="Indent 5 with bullet"/>
    <w:basedOn w:val="Normal"/>
    <w:autoRedefine/>
    <w:rsid w:val="00F7613C"/>
    <w:pPr>
      <w:numPr>
        <w:numId w:val="32"/>
      </w:numPr>
      <w:spacing w:after="120"/>
    </w:pPr>
  </w:style>
  <w:style w:type="paragraph" w:customStyle="1" w:styleId="Indent5withoutbullet">
    <w:name w:val="Indent 5 without bullet"/>
    <w:basedOn w:val="Normal"/>
    <w:autoRedefine/>
    <w:rsid w:val="00F7613C"/>
    <w:pPr>
      <w:spacing w:after="120"/>
      <w:ind w:left="1701"/>
    </w:pPr>
  </w:style>
  <w:style w:type="paragraph" w:customStyle="1" w:styleId="IndependentTitle">
    <w:name w:val="Independent Title"/>
    <w:basedOn w:val="Normal"/>
    <w:autoRedefine/>
    <w:rsid w:val="00DF24A2"/>
    <w:pPr>
      <w:spacing w:before="480" w:after="240"/>
      <w:jc w:val="center"/>
    </w:pPr>
    <w:rPr>
      <w:b/>
      <w:sz w:val="28"/>
      <w:szCs w:val="20"/>
    </w:rPr>
  </w:style>
  <w:style w:type="character" w:styleId="IntenseReference">
    <w:name w:val="Intense Reference"/>
    <w:basedOn w:val="DefaultParagraphFont"/>
    <w:uiPriority w:val="32"/>
    <w:qFormat/>
    <w:rsid w:val="00F7613C"/>
    <w:rPr>
      <w:b/>
      <w:bCs/>
      <w:smallCaps/>
      <w:color w:val="F47C00"/>
      <w:spacing w:val="5"/>
      <w:u w:val="single"/>
    </w:rPr>
  </w:style>
  <w:style w:type="table" w:customStyle="1" w:styleId="LightShading-Accent11">
    <w:name w:val="Light Shading - Accent 11"/>
    <w:basedOn w:val="TableNormal"/>
    <w:uiPriority w:val="60"/>
    <w:rsid w:val="00F7613C"/>
    <w:rPr>
      <w:rFonts w:ascii="Verdana" w:hAnsi="Verdana"/>
      <w:color w:val="003F87"/>
      <w:sz w:val="18"/>
      <w:szCs w:val="18"/>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2">
    <w:name w:val="Light Shading - Accent 12"/>
    <w:basedOn w:val="TableNormal"/>
    <w:uiPriority w:val="60"/>
    <w:rsid w:val="00F7613C"/>
    <w:rPr>
      <w:rFonts w:ascii="Verdana" w:hAnsi="Verdana"/>
      <w:color w:val="003F87"/>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F7613C"/>
    <w:rPr>
      <w:rFonts w:ascii="Verdana" w:hAnsi="Verdana"/>
      <w:color w:val="F47C0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Grid2-Accent1">
    <w:name w:val="Medium Grid 2 Accent 1"/>
    <w:basedOn w:val="TableNormal"/>
    <w:uiPriority w:val="68"/>
    <w:rsid w:val="00F7613C"/>
    <w:rPr>
      <w:rFonts w:ascii="Verdana" w:hAnsi="Verdan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F7613C"/>
    <w:rPr>
      <w:rFonts w:ascii="Verdana" w:hAnsi="Verdana"/>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F7613C"/>
    <w:rPr>
      <w:rFonts w:ascii="Verdana" w:hAnsi="Verdana"/>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F7613C"/>
    <w:rPr>
      <w:rFonts w:ascii="Verdana" w:hAnsi="Verdana"/>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F7613C"/>
    <w:rPr>
      <w:rFonts w:ascii="Verdana" w:hAnsi="Verdana"/>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F7613C"/>
    <w:rPr>
      <w:rFonts w:ascii="Verdana" w:hAnsi="Verdana"/>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21">
    <w:name w:val="Medium Grid 21"/>
    <w:basedOn w:val="TableNormal"/>
    <w:uiPriority w:val="68"/>
    <w:rsid w:val="00F7613C"/>
    <w:rPr>
      <w:rFonts w:ascii="Verdana" w:hAnsi="Verdana"/>
      <w:color w:val="000000"/>
      <w:sz w:val="18"/>
      <w:szCs w:val="18"/>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2">
    <w:name w:val="Medium Grid 22"/>
    <w:basedOn w:val="TableNormal"/>
    <w:uiPriority w:val="68"/>
    <w:rsid w:val="00F7613C"/>
    <w:rPr>
      <w:rFonts w:ascii="Verdana" w:hAnsi="Verdana"/>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List2-Accent1">
    <w:name w:val="Medium List 2 Accent 1"/>
    <w:basedOn w:val="TableNormal"/>
    <w:uiPriority w:val="66"/>
    <w:rsid w:val="00F7613C"/>
    <w:rPr>
      <w:rFonts w:ascii="Verdana" w:hAnsi="Verdan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F7613C"/>
    <w:rPr>
      <w:rFonts w:ascii="Verdana" w:hAnsi="Verdana"/>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F7613C"/>
    <w:rPr>
      <w:rFonts w:ascii="Verdana" w:hAnsi="Verdana"/>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F7613C"/>
    <w:rPr>
      <w:rFonts w:ascii="Verdana" w:hAnsi="Verdana"/>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F7613C"/>
    <w:rPr>
      <w:rFonts w:ascii="Verdana" w:hAnsi="Verdana"/>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F7613C"/>
    <w:rPr>
      <w:rFonts w:ascii="Verdana" w:hAnsi="Verdana"/>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List21">
    <w:name w:val="Medium List 21"/>
    <w:basedOn w:val="TableNormal"/>
    <w:uiPriority w:val="66"/>
    <w:rsid w:val="00F7613C"/>
    <w:rPr>
      <w:rFonts w:ascii="Verdana" w:hAnsi="Verdana"/>
      <w:color w:val="000000"/>
      <w:sz w:val="18"/>
      <w:szCs w:val="18"/>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2">
    <w:name w:val="Medium List 22"/>
    <w:basedOn w:val="TableNormal"/>
    <w:uiPriority w:val="66"/>
    <w:rsid w:val="00F7613C"/>
    <w:rPr>
      <w:rFonts w:ascii="Verdana" w:hAnsi="Verdan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paragraph" w:styleId="NoSpacing">
    <w:name w:val="No Spacing"/>
    <w:autoRedefine/>
    <w:uiPriority w:val="1"/>
    <w:qFormat/>
    <w:rsid w:val="00F7613C"/>
    <w:pPr>
      <w:jc w:val="both"/>
    </w:pPr>
    <w:rPr>
      <w:rFonts w:ascii="Verdana" w:hAnsi="Verdana"/>
      <w:sz w:val="18"/>
      <w:szCs w:val="24"/>
      <w:lang w:val="en-GB" w:eastAsia="es-ES"/>
    </w:rPr>
  </w:style>
  <w:style w:type="paragraph" w:styleId="NormalIndent">
    <w:name w:val="Normal Indent"/>
    <w:basedOn w:val="Normal"/>
    <w:autoRedefine/>
    <w:semiHidden/>
    <w:rsid w:val="00F7613C"/>
    <w:pPr>
      <w:tabs>
        <w:tab w:val="left" w:pos="-720"/>
      </w:tabs>
      <w:spacing w:before="240"/>
      <w:ind w:left="567" w:hanging="283"/>
    </w:pPr>
    <w:rPr>
      <w:szCs w:val="20"/>
    </w:rPr>
  </w:style>
  <w:style w:type="character" w:styleId="PageNumber">
    <w:name w:val="page number"/>
    <w:basedOn w:val="DefaultParagraphFont"/>
    <w:semiHidden/>
    <w:rsid w:val="00F7613C"/>
  </w:style>
  <w:style w:type="character" w:styleId="Strong">
    <w:name w:val="Strong"/>
    <w:basedOn w:val="DefaultParagraphFont"/>
    <w:uiPriority w:val="22"/>
    <w:qFormat/>
    <w:rsid w:val="00F7613C"/>
    <w:rPr>
      <w:b/>
      <w:bCs/>
    </w:rPr>
  </w:style>
  <w:style w:type="table" w:customStyle="1" w:styleId="Style1">
    <w:name w:val="Style1"/>
    <w:basedOn w:val="TableNormal"/>
    <w:uiPriority w:val="99"/>
    <w:rsid w:val="00F7613C"/>
    <w:rPr>
      <w:rFonts w:ascii="Verdana" w:hAnsi="Verdana"/>
    </w:rPr>
    <w:tblPr/>
    <w:tblStylePr w:type="firstRow">
      <w:rPr>
        <w:rFonts w:ascii="Tahoma" w:hAnsi="Tahoma"/>
        <w:color w:val="FFFFFF"/>
        <w:sz w:val="18"/>
      </w:rPr>
      <w:tblPr/>
      <w:tcPr>
        <w:shd w:val="clear" w:color="auto" w:fill="003F87"/>
      </w:tcPr>
    </w:tblStylePr>
  </w:style>
  <w:style w:type="paragraph" w:styleId="Subtitle">
    <w:name w:val="Subtitle"/>
    <w:basedOn w:val="Normal"/>
    <w:next w:val="Normal"/>
    <w:link w:val="SubtitleChar"/>
    <w:autoRedefine/>
    <w:uiPriority w:val="11"/>
    <w:qFormat/>
    <w:rsid w:val="00F7613C"/>
    <w:pPr>
      <w:spacing w:after="60"/>
      <w:outlineLvl w:val="1"/>
    </w:pPr>
    <w:rPr>
      <w:b/>
      <w:color w:val="003F87"/>
      <w:sz w:val="24"/>
    </w:rPr>
  </w:style>
  <w:style w:type="character" w:customStyle="1" w:styleId="SubtitleChar">
    <w:name w:val="Subtitle Char"/>
    <w:basedOn w:val="DefaultParagraphFont"/>
    <w:link w:val="Subtitle"/>
    <w:uiPriority w:val="11"/>
    <w:rsid w:val="00F7613C"/>
    <w:rPr>
      <w:rFonts w:ascii="Verdana" w:hAnsi="Verdana"/>
      <w:b/>
      <w:color w:val="003F87"/>
      <w:sz w:val="24"/>
      <w:szCs w:val="24"/>
      <w:lang w:val="en-GB" w:eastAsia="es-ES"/>
    </w:rPr>
  </w:style>
  <w:style w:type="character" w:styleId="SubtleEmphasis">
    <w:name w:val="Subtle Emphasis"/>
    <w:basedOn w:val="DefaultParagraphFont"/>
    <w:uiPriority w:val="19"/>
    <w:qFormat/>
    <w:rsid w:val="00F7613C"/>
    <w:rPr>
      <w:i/>
      <w:iCs/>
      <w:color w:val="808080"/>
    </w:rPr>
  </w:style>
  <w:style w:type="character" w:styleId="SubtleReference">
    <w:name w:val="Subtle Reference"/>
    <w:basedOn w:val="DefaultParagraphFont"/>
    <w:uiPriority w:val="31"/>
    <w:qFormat/>
    <w:rsid w:val="00F7613C"/>
    <w:rPr>
      <w:smallCaps/>
      <w:color w:val="F47C00"/>
      <w:u w:val="single"/>
    </w:rPr>
  </w:style>
  <w:style w:type="table" w:styleId="TableColorful1">
    <w:name w:val="Table Colorful 1"/>
    <w:basedOn w:val="TableNormal"/>
    <w:uiPriority w:val="99"/>
    <w:semiHidden/>
    <w:unhideWhenUsed/>
    <w:rsid w:val="00F7613C"/>
    <w:pPr>
      <w:spacing w:before="120"/>
    </w:pPr>
    <w:rPr>
      <w:rFonts w:ascii="Verdana" w:hAnsi="Verdana"/>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Grid">
    <w:name w:val="Table Grid"/>
    <w:basedOn w:val="TableNormal"/>
    <w:uiPriority w:val="59"/>
    <w:rsid w:val="00F7613C"/>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semiHidden/>
    <w:rsid w:val="00F7613C"/>
    <w:pPr>
      <w:ind w:left="240" w:hanging="240"/>
    </w:pPr>
  </w:style>
  <w:style w:type="paragraph" w:styleId="TableofFigures">
    <w:name w:val="table of figures"/>
    <w:basedOn w:val="Normal"/>
    <w:next w:val="Normal"/>
    <w:uiPriority w:val="99"/>
    <w:rsid w:val="00F7613C"/>
    <w:rPr>
      <w:szCs w:val="20"/>
    </w:rPr>
  </w:style>
  <w:style w:type="table" w:styleId="TableProfessional">
    <w:name w:val="Table Professional"/>
    <w:basedOn w:val="TableNormal"/>
    <w:uiPriority w:val="99"/>
    <w:semiHidden/>
    <w:unhideWhenUsed/>
    <w:rsid w:val="00F7613C"/>
    <w:pPr>
      <w:spacing w:before="120"/>
      <w:jc w:val="both"/>
    </w:pPr>
    <w:rPr>
      <w:rFonts w:ascii="Verdana" w:hAnsi="Verdana"/>
      <w:color w:val="FFFFFF"/>
      <w:sz w:val="18"/>
      <w:szCs w:val="18"/>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003F87"/>
    </w:tcPr>
    <w:tblStylePr w:type="firstRow">
      <w:rPr>
        <w:b/>
        <w:bCs/>
        <w:color w:val="auto"/>
      </w:rPr>
      <w:tblPr/>
      <w:tcPr>
        <w:tcBorders>
          <w:tl2br w:val="none" w:sz="0" w:space="0" w:color="auto"/>
          <w:tr2bl w:val="none" w:sz="0" w:space="0" w:color="auto"/>
        </w:tcBorders>
        <w:shd w:val="solid" w:color="000000" w:fill="FFFFFF"/>
      </w:tcPr>
    </w:tblStylePr>
  </w:style>
  <w:style w:type="table" w:styleId="TableTheme">
    <w:name w:val="Table Theme"/>
    <w:basedOn w:val="TableNormal"/>
    <w:uiPriority w:val="99"/>
    <w:semiHidden/>
    <w:unhideWhenUsed/>
    <w:rsid w:val="00F7613C"/>
    <w:pPr>
      <w:spacing w:before="120"/>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003F87"/>
    </w:tcPr>
  </w:style>
  <w:style w:type="paragraph" w:styleId="Title">
    <w:name w:val="Title"/>
    <w:basedOn w:val="Normal"/>
    <w:next w:val="Normal"/>
    <w:link w:val="TitleChar"/>
    <w:autoRedefine/>
    <w:uiPriority w:val="10"/>
    <w:qFormat/>
    <w:rsid w:val="00F7613C"/>
    <w:pPr>
      <w:spacing w:before="360" w:after="120"/>
      <w:outlineLvl w:val="0"/>
    </w:pPr>
    <w:rPr>
      <w:b/>
      <w:bCs/>
      <w:color w:val="003F87"/>
      <w:kern w:val="28"/>
      <w:sz w:val="28"/>
      <w:szCs w:val="32"/>
      <w:lang w:val="es-ES"/>
    </w:rPr>
  </w:style>
  <w:style w:type="character" w:customStyle="1" w:styleId="TitleChar">
    <w:name w:val="Title Char"/>
    <w:basedOn w:val="DefaultParagraphFont"/>
    <w:link w:val="Title"/>
    <w:uiPriority w:val="10"/>
    <w:rsid w:val="00F7613C"/>
    <w:rPr>
      <w:rFonts w:ascii="Verdana" w:hAnsi="Verdana"/>
      <w:b/>
      <w:bCs/>
      <w:color w:val="003F87"/>
      <w:kern w:val="28"/>
      <w:sz w:val="28"/>
      <w:szCs w:val="32"/>
      <w:lang w:val="es-ES" w:eastAsia="es-ES"/>
    </w:rPr>
  </w:style>
  <w:style w:type="paragraph" w:styleId="TOAHeading">
    <w:name w:val="toa heading"/>
    <w:basedOn w:val="Normal"/>
    <w:next w:val="Normal"/>
    <w:semiHidden/>
    <w:rsid w:val="00F7613C"/>
    <w:rPr>
      <w:rFonts w:ascii="Trebuchet MS" w:hAnsi="Trebuchet MS"/>
      <w:b/>
      <w:bCs/>
    </w:rPr>
  </w:style>
  <w:style w:type="paragraph" w:styleId="TOC1">
    <w:name w:val="toc 1"/>
    <w:basedOn w:val="Normal"/>
    <w:next w:val="Normal"/>
    <w:autoRedefine/>
    <w:uiPriority w:val="39"/>
    <w:qFormat/>
    <w:rsid w:val="00F7613C"/>
    <w:rPr>
      <w:b/>
      <w:bCs/>
    </w:rPr>
  </w:style>
  <w:style w:type="paragraph" w:styleId="TOC2">
    <w:name w:val="toc 2"/>
    <w:basedOn w:val="Normal"/>
    <w:next w:val="Normal"/>
    <w:autoRedefine/>
    <w:uiPriority w:val="39"/>
    <w:qFormat/>
    <w:rsid w:val="00F7613C"/>
    <w:pPr>
      <w:ind w:left="200"/>
    </w:pPr>
    <w:rPr>
      <w:b/>
      <w:szCs w:val="20"/>
    </w:rPr>
  </w:style>
  <w:style w:type="paragraph" w:styleId="TOC3">
    <w:name w:val="toc 3"/>
    <w:basedOn w:val="Normal"/>
    <w:next w:val="Normal"/>
    <w:autoRedefine/>
    <w:uiPriority w:val="39"/>
    <w:qFormat/>
    <w:rsid w:val="00F7613C"/>
    <w:pPr>
      <w:ind w:left="400"/>
    </w:pPr>
    <w:rPr>
      <w:szCs w:val="20"/>
    </w:rPr>
  </w:style>
  <w:style w:type="paragraph" w:styleId="TOC4">
    <w:name w:val="toc 4"/>
    <w:basedOn w:val="Normal"/>
    <w:next w:val="Normal"/>
    <w:autoRedefine/>
    <w:uiPriority w:val="39"/>
    <w:rsid w:val="00F7613C"/>
    <w:pPr>
      <w:ind w:left="600"/>
    </w:pPr>
    <w:rPr>
      <w:szCs w:val="20"/>
    </w:rPr>
  </w:style>
  <w:style w:type="paragraph" w:styleId="TOC5">
    <w:name w:val="toc 5"/>
    <w:basedOn w:val="Normal"/>
    <w:next w:val="Normal"/>
    <w:autoRedefine/>
    <w:uiPriority w:val="39"/>
    <w:rsid w:val="00F7613C"/>
    <w:pPr>
      <w:ind w:left="800"/>
    </w:pPr>
    <w:rPr>
      <w:szCs w:val="20"/>
    </w:rPr>
  </w:style>
  <w:style w:type="paragraph" w:styleId="TOC6">
    <w:name w:val="toc 6"/>
    <w:basedOn w:val="Normal"/>
    <w:next w:val="Normal"/>
    <w:autoRedefine/>
    <w:uiPriority w:val="39"/>
    <w:rsid w:val="00F7613C"/>
    <w:pPr>
      <w:ind w:left="1000"/>
    </w:pPr>
    <w:rPr>
      <w:szCs w:val="20"/>
    </w:rPr>
  </w:style>
  <w:style w:type="paragraph" w:styleId="TOC7">
    <w:name w:val="toc 7"/>
    <w:basedOn w:val="Normal"/>
    <w:next w:val="Normal"/>
    <w:autoRedefine/>
    <w:uiPriority w:val="39"/>
    <w:rsid w:val="00F7613C"/>
    <w:pPr>
      <w:ind w:left="1200"/>
    </w:pPr>
    <w:rPr>
      <w:szCs w:val="20"/>
    </w:rPr>
  </w:style>
  <w:style w:type="paragraph" w:styleId="TOC8">
    <w:name w:val="toc 8"/>
    <w:basedOn w:val="Normal"/>
    <w:next w:val="Normal"/>
    <w:autoRedefine/>
    <w:uiPriority w:val="39"/>
    <w:rsid w:val="00F7613C"/>
    <w:pPr>
      <w:ind w:left="1400"/>
    </w:pPr>
    <w:rPr>
      <w:szCs w:val="20"/>
    </w:rPr>
  </w:style>
  <w:style w:type="paragraph" w:styleId="TOC9">
    <w:name w:val="toc 9"/>
    <w:basedOn w:val="Normal"/>
    <w:next w:val="Normal"/>
    <w:autoRedefine/>
    <w:uiPriority w:val="39"/>
    <w:rsid w:val="00F7613C"/>
    <w:pPr>
      <w:ind w:left="1600"/>
    </w:pPr>
    <w:rPr>
      <w:szCs w:val="20"/>
    </w:rPr>
  </w:style>
  <w:style w:type="paragraph" w:styleId="TOCHeading">
    <w:name w:val="TOC Heading"/>
    <w:basedOn w:val="Heading1"/>
    <w:next w:val="Normal"/>
    <w:autoRedefine/>
    <w:uiPriority w:val="39"/>
    <w:semiHidden/>
    <w:unhideWhenUsed/>
    <w:qFormat/>
    <w:rsid w:val="00F7613C"/>
    <w:pPr>
      <w:pageBreakBefore w:val="0"/>
      <w:numPr>
        <w:numId w:val="0"/>
      </w:numPr>
      <w:spacing w:after="60"/>
      <w:outlineLvl w:val="9"/>
    </w:pPr>
    <w:rPr>
      <w:bCs/>
      <w:caps w:val="0"/>
      <w:kern w:val="32"/>
      <w:szCs w:val="32"/>
    </w:rPr>
  </w:style>
  <w:style w:type="paragraph" w:customStyle="1" w:styleId="Standard">
    <w:name w:val="Standard"/>
    <w:rsid w:val="00F932F3"/>
    <w:pPr>
      <w:suppressAutoHyphens/>
      <w:autoSpaceDN w:val="0"/>
      <w:spacing w:after="120"/>
      <w:jc w:val="both"/>
      <w:textAlignment w:val="baseline"/>
    </w:pPr>
    <w:rPr>
      <w:rFonts w:ascii="Arial" w:hAnsi="Arial"/>
      <w:kern w:val="3"/>
      <w:szCs w:val="24"/>
      <w:lang w:val="en-GB"/>
    </w:rPr>
  </w:style>
  <w:style w:type="paragraph" w:customStyle="1" w:styleId="TableContents">
    <w:name w:val="Table Contents"/>
    <w:basedOn w:val="Standard"/>
    <w:rsid w:val="00F932F3"/>
    <w:pPr>
      <w:suppressLineNumbers/>
      <w:spacing w:after="0"/>
    </w:pPr>
  </w:style>
  <w:style w:type="paragraph" w:customStyle="1" w:styleId="Footnote">
    <w:name w:val="Footnote"/>
    <w:basedOn w:val="Standard"/>
    <w:rsid w:val="009F3E3A"/>
    <w:rPr>
      <w:szCs w:val="20"/>
    </w:rPr>
  </w:style>
  <w:style w:type="character" w:styleId="FootnoteReference">
    <w:name w:val="footnote reference"/>
    <w:basedOn w:val="DefaultParagraphFont"/>
    <w:rsid w:val="009F3E3A"/>
    <w:rPr>
      <w:position w:val="0"/>
      <w:vertAlign w:val="superscript"/>
    </w:rPr>
  </w:style>
  <w:style w:type="paragraph" w:styleId="FootnoteText">
    <w:name w:val="footnote text"/>
    <w:basedOn w:val="Normal"/>
    <w:link w:val="FootnoteTextChar"/>
    <w:uiPriority w:val="99"/>
    <w:unhideWhenUsed/>
    <w:rsid w:val="00347283"/>
    <w:pPr>
      <w:spacing w:before="0"/>
    </w:pPr>
    <w:rPr>
      <w:sz w:val="20"/>
      <w:szCs w:val="20"/>
    </w:rPr>
  </w:style>
  <w:style w:type="character" w:customStyle="1" w:styleId="FootnoteTextChar">
    <w:name w:val="Footnote Text Char"/>
    <w:basedOn w:val="DefaultParagraphFont"/>
    <w:link w:val="FootnoteText"/>
    <w:uiPriority w:val="99"/>
    <w:rsid w:val="00347283"/>
    <w:rPr>
      <w:rFonts w:ascii="Verdana" w:hAnsi="Verdana"/>
      <w:lang w:val="en-GB" w:eastAsia="es-ES"/>
    </w:rPr>
  </w:style>
  <w:style w:type="paragraph" w:customStyle="1" w:styleId="TableHeader">
    <w:name w:val="Table Header"/>
    <w:basedOn w:val="Standard"/>
    <w:rsid w:val="008B10E6"/>
    <w:pPr>
      <w:snapToGrid w:val="0"/>
      <w:jc w:val="center"/>
    </w:pPr>
    <w:rPr>
      <w:b/>
      <w:color w:val="FFFFFF"/>
      <w:sz w:val="18"/>
      <w:szCs w:val="18"/>
    </w:rPr>
  </w:style>
  <w:style w:type="paragraph" w:customStyle="1" w:styleId="Code">
    <w:name w:val="Code"/>
    <w:basedOn w:val="Standard"/>
    <w:rsid w:val="003C7A05"/>
    <w:pPr>
      <w:keepNext/>
      <w:pBdr>
        <w:top w:val="single" w:sz="4" w:space="1" w:color="000000"/>
        <w:left w:val="single" w:sz="4" w:space="4" w:color="000000"/>
        <w:bottom w:val="single" w:sz="4" w:space="1" w:color="000000"/>
        <w:right w:val="single" w:sz="4" w:space="4" w:color="000000"/>
      </w:pBdr>
      <w:spacing w:after="0"/>
      <w:jc w:val="left"/>
    </w:pPr>
    <w:rPr>
      <w:rFonts w:ascii="Courier New" w:hAnsi="Courier New" w:cs="Courier New"/>
      <w:sz w:val="18"/>
      <w:szCs w:val="18"/>
    </w:rPr>
  </w:style>
  <w:style w:type="paragraph" w:customStyle="1" w:styleId="TableHeading">
    <w:name w:val="Table Heading"/>
    <w:basedOn w:val="TableContents"/>
    <w:rsid w:val="00046EE6"/>
    <w:pPr>
      <w:jc w:val="center"/>
    </w:pPr>
    <w:rPr>
      <w:b/>
      <w:bCs/>
    </w:rPr>
  </w:style>
  <w:style w:type="paragraph" w:styleId="CommentSubject">
    <w:name w:val="annotation subject"/>
    <w:basedOn w:val="CommentText"/>
    <w:next w:val="CommentText"/>
    <w:link w:val="CommentSubjectChar"/>
    <w:uiPriority w:val="99"/>
    <w:semiHidden/>
    <w:unhideWhenUsed/>
    <w:rsid w:val="009151A7"/>
    <w:pPr>
      <w:overflowPunct/>
      <w:autoSpaceDE/>
      <w:autoSpaceDN/>
      <w:adjustRightInd/>
      <w:textAlignment w:val="auto"/>
    </w:pPr>
    <w:rPr>
      <w:b/>
      <w:bCs/>
      <w:sz w:val="20"/>
      <w:lang w:val="en-GB"/>
    </w:rPr>
  </w:style>
  <w:style w:type="character" w:customStyle="1" w:styleId="CommentSubjectChar">
    <w:name w:val="Comment Subject Char"/>
    <w:basedOn w:val="CommentTextChar"/>
    <w:link w:val="CommentSubject"/>
    <w:uiPriority w:val="99"/>
    <w:semiHidden/>
    <w:rsid w:val="009151A7"/>
    <w:rPr>
      <w:rFonts w:ascii="Verdana" w:hAnsi="Verdana"/>
      <w:b/>
      <w:bCs/>
      <w:sz w:val="18"/>
      <w:lang w:val="en-GB" w:eastAsia="es-ES"/>
    </w:rPr>
  </w:style>
  <w:style w:type="paragraph" w:styleId="ListParagraph">
    <w:name w:val="List Paragraph"/>
    <w:basedOn w:val="Normal"/>
    <w:uiPriority w:val="34"/>
    <w:qFormat/>
    <w:rsid w:val="00ED2F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eader" Target="header1.xml"/><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5" Type="http://schemas.openxmlformats.org/officeDocument/2006/relationships/image" Target="media/image6.png"/><Relationship Id="rId4" Type="http://schemas.openxmlformats.org/officeDocument/2006/relationships/image" Target="media/image5.png"/></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5" Type="http://schemas.openxmlformats.org/officeDocument/2006/relationships/image" Target="media/image6.png"/><Relationship Id="rId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bf\Documents\Projects\IOCE+\DMG-DQS-SUPTR05-TNO-10-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01B95E-FACD-42D4-9897-FA8807E78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DMG-DQS-SUPTR05-TNO-10-E.dot</Template>
  <TotalTime>137</TotalTime>
  <Pages>145</Pages>
  <Words>34990</Words>
  <Characters>188947</Characters>
  <Application>Microsoft Office Word</Application>
  <DocSecurity>0</DocSecurity>
  <Lines>1574</Lines>
  <Paragraphs>446</Paragraphs>
  <ScaleCrop>false</ScaleCrop>
  <HeadingPairs>
    <vt:vector size="2" baseType="variant">
      <vt:variant>
        <vt:lpstr>Title</vt:lpstr>
      </vt:variant>
      <vt:variant>
        <vt:i4>1</vt:i4>
      </vt:variant>
    </vt:vector>
  </HeadingPairs>
  <TitlesOfParts>
    <vt:vector size="1" baseType="lpstr">
      <vt:lpstr>Technical Note (TNO)</vt:lpstr>
    </vt:vector>
  </TitlesOfParts>
  <Company>DEIMOS Space S.L.</Company>
  <LinksUpToDate>false</LinksUpToDate>
  <CharactersWithSpaces>223491</CharactersWithSpaces>
  <SharedDoc>false</SharedDoc>
  <HLinks>
    <vt:vector size="6" baseType="variant">
      <vt:variant>
        <vt:i4>6291481</vt:i4>
      </vt:variant>
      <vt:variant>
        <vt:i4>0</vt:i4>
      </vt:variant>
      <vt:variant>
        <vt:i4>0</vt:i4>
      </vt:variant>
      <vt:variant>
        <vt:i4>5</vt:i4>
      </vt:variant>
      <vt:variant>
        <vt:lpwstr>mailto:deimos@space.com?subject=Deimos Space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Note (TNO)</dc:title>
  <dc:subject>TNO Template (English)</dc:subject>
  <dc:creator>Ana Friaças</dc:creator>
  <dc:description>© DEIMOS Space S.L.U., 2011</dc:description>
  <cp:lastModifiedBy>Ana Friaças</cp:lastModifiedBy>
  <cp:revision>24</cp:revision>
  <cp:lastPrinted>2016-06-27T09:45:00Z</cp:lastPrinted>
  <dcterms:created xsi:type="dcterms:W3CDTF">2016-06-23T15:09:00Z</dcterms:created>
  <dcterms:modified xsi:type="dcterms:W3CDTF">2016-06-27T09:47:00Z</dcterms:modified>
  <cp:category>Support Form Template (SUP05/TR-Technical Records)</cp:category>
</cp:coreProperties>
</file>